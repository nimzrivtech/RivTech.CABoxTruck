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4230" w14:textId="77777777" w:rsidR="00B3295B" w:rsidRPr="00705D7C" w:rsidRDefault="00B3295B" w:rsidP="00B3295B">
      <w:pPr>
        <w:rPr>
          <w:rFonts w:eastAsia="Arial"/>
          <w:b/>
          <w:color w:val="363435"/>
          <w:spacing w:val="-7"/>
          <w:rPrChange w:id="0" w:author="Carla Marie G. Bersales" w:date="2022-03-03T16:34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bookmarkStart w:id="1" w:name="_Hlk75872121"/>
      <w:r w:rsidRPr="00705D7C">
        <w:rPr>
          <w:rFonts w:eastAsia="Arial"/>
          <w:b/>
          <w:color w:val="363435"/>
          <w:spacing w:val="-7"/>
          <w:rPrChange w:id="2" w:author="Carla Marie G. Bersales" w:date="2022-03-03T16:34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Insured Name</w:t>
      </w:r>
      <w:r w:rsidRPr="00705D7C">
        <w:rPr>
          <w:rFonts w:eastAsia="Arial"/>
          <w:b/>
          <w:color w:val="363435"/>
          <w:spacing w:val="-7"/>
          <w:rPrChange w:id="3" w:author="Carla Marie G. Bersales" w:date="2022-03-03T16:34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4" w:name="InsuredName"/>
      <w:bookmarkEnd w:id="4"/>
      <w:r w:rsidRPr="00705D7C">
        <w:rPr>
          <w:rFonts w:eastAsia="Arial"/>
          <w:b/>
          <w:color w:val="363435"/>
          <w:spacing w:val="-7"/>
          <w:rPrChange w:id="5" w:author="Carla Marie G. Bersales" w:date="2022-03-03T16:34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 xml:space="preserve"> </w:t>
      </w:r>
    </w:p>
    <w:p w14:paraId="192A0CD9" w14:textId="77777777" w:rsidR="00B3295B" w:rsidRPr="00705D7C" w:rsidRDefault="00B3295B" w:rsidP="00B3295B">
      <w:pPr>
        <w:rPr>
          <w:rFonts w:eastAsia="Arial"/>
          <w:b/>
          <w:color w:val="363435"/>
          <w:spacing w:val="-7"/>
          <w:rPrChange w:id="6" w:author="Carla Marie G. Bersales" w:date="2022-03-03T16:34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705D7C">
        <w:rPr>
          <w:rFonts w:eastAsia="Arial"/>
          <w:b/>
          <w:color w:val="363435"/>
          <w:spacing w:val="-7"/>
          <w:rPrChange w:id="7" w:author="Carla Marie G. Bersales" w:date="2022-03-03T16:34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Effective Date</w:t>
      </w:r>
      <w:r w:rsidRPr="00705D7C">
        <w:rPr>
          <w:rFonts w:eastAsia="Arial"/>
          <w:b/>
          <w:color w:val="363435"/>
          <w:spacing w:val="-7"/>
          <w:rPrChange w:id="8" w:author="Carla Marie G. Bersales" w:date="2022-03-03T16:34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9" w:name="EffectiveDate"/>
      <w:bookmarkEnd w:id="9"/>
    </w:p>
    <w:p w14:paraId="7D3B9966" w14:textId="77777777" w:rsidR="00B3295B" w:rsidRPr="00705D7C" w:rsidRDefault="00B3295B" w:rsidP="00B3295B">
      <w:pPr>
        <w:rPr>
          <w:rFonts w:eastAsia="Arial"/>
          <w:b/>
          <w:color w:val="363435"/>
          <w:spacing w:val="-7"/>
          <w:rPrChange w:id="10" w:author="Carla Marie G. Bersales" w:date="2022-03-03T16:34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705D7C">
        <w:rPr>
          <w:rFonts w:eastAsia="Arial"/>
          <w:b/>
          <w:color w:val="363435"/>
          <w:spacing w:val="-7"/>
          <w:rPrChange w:id="11" w:author="Carla Marie G. Bersales" w:date="2022-03-03T16:34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Policy Period</w:t>
      </w:r>
      <w:r w:rsidRPr="00705D7C">
        <w:rPr>
          <w:rFonts w:eastAsia="Arial"/>
          <w:b/>
          <w:color w:val="363435"/>
          <w:spacing w:val="-7"/>
          <w:rPrChange w:id="12" w:author="Carla Marie G. Bersales" w:date="2022-03-03T16:34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13" w:name="PolicyPeriod"/>
      <w:bookmarkEnd w:id="13"/>
    </w:p>
    <w:p w14:paraId="7278E393" w14:textId="77777777" w:rsidR="00B3295B" w:rsidRPr="00705D7C" w:rsidRDefault="00B3295B" w:rsidP="00B3295B">
      <w:pPr>
        <w:rPr>
          <w:rFonts w:eastAsia="Arial"/>
          <w:b/>
          <w:color w:val="363435"/>
          <w:spacing w:val="-7"/>
          <w:rPrChange w:id="14" w:author="Carla Marie G. Bersales" w:date="2022-03-03T16:34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705D7C">
        <w:rPr>
          <w:rFonts w:eastAsia="Arial"/>
          <w:b/>
          <w:color w:val="363435"/>
          <w:spacing w:val="-7"/>
          <w:rPrChange w:id="15" w:author="Carla Marie G. Bersales" w:date="2022-03-03T16:34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Policy Number</w:t>
      </w:r>
      <w:r w:rsidRPr="00705D7C">
        <w:rPr>
          <w:rFonts w:eastAsia="Arial"/>
          <w:b/>
          <w:color w:val="363435"/>
          <w:spacing w:val="-7"/>
          <w:rPrChange w:id="16" w:author="Carla Marie G. Bersales" w:date="2022-03-03T16:34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17" w:name="PolicyNumber"/>
      <w:bookmarkEnd w:id="17"/>
      <w:r w:rsidRPr="00705D7C">
        <w:rPr>
          <w:rFonts w:eastAsia="Arial"/>
          <w:b/>
          <w:color w:val="363435"/>
          <w:spacing w:val="-7"/>
          <w:rPrChange w:id="18" w:author="Carla Marie G. Bersales" w:date="2022-03-03T16:34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 xml:space="preserve">  </w:t>
      </w:r>
    </w:p>
    <w:bookmarkEnd w:id="1"/>
    <w:p w14:paraId="52A278E0" w14:textId="77777777" w:rsidR="00365793" w:rsidRPr="00705D7C" w:rsidRDefault="00365793">
      <w:pPr>
        <w:spacing w:line="200" w:lineRule="exact"/>
      </w:pPr>
    </w:p>
    <w:p w14:paraId="3E0404CA" w14:textId="77777777" w:rsidR="00365793" w:rsidRPr="00705D7C" w:rsidRDefault="00365793">
      <w:pPr>
        <w:spacing w:before="4" w:line="260" w:lineRule="exact"/>
        <w:rPr>
          <w:rPrChange w:id="19" w:author="Carla Marie G. Bersales" w:date="2022-03-03T16:34:00Z">
            <w:rPr>
              <w:sz w:val="26"/>
              <w:szCs w:val="26"/>
            </w:rPr>
          </w:rPrChange>
        </w:rPr>
      </w:pPr>
    </w:p>
    <w:p w14:paraId="3B3883F0" w14:textId="3A6DCC65" w:rsidR="00365793" w:rsidRPr="00705D7C" w:rsidRDefault="00B8769B">
      <w:pPr>
        <w:ind w:right="24"/>
        <w:jc w:val="center"/>
        <w:rPr>
          <w:rFonts w:eastAsia="Arial"/>
          <w:color w:val="232323"/>
          <w:sz w:val="22"/>
          <w:szCs w:val="22"/>
          <w:rPrChange w:id="20" w:author="Carla Marie G. Bersales" w:date="2022-03-03T16:34:00Z">
            <w:rPr>
              <w:rFonts w:ascii="Arial" w:eastAsia="Arial" w:hAnsi="Arial" w:cs="Arial"/>
              <w:color w:val="232323"/>
              <w:sz w:val="22"/>
              <w:szCs w:val="22"/>
            </w:rPr>
          </w:rPrChange>
        </w:rPr>
        <w:pPrChange w:id="21" w:author="Carla Marie G. Bersales" w:date="2022-03-03T16:07:00Z">
          <w:pPr>
            <w:ind w:left="627" w:right="593"/>
            <w:jc w:val="center"/>
          </w:pPr>
        </w:pPrChange>
      </w:pPr>
      <w:r w:rsidRPr="00705D7C">
        <w:rPr>
          <w:rFonts w:eastAsia="Arial"/>
          <w:b/>
          <w:color w:val="232323"/>
          <w:spacing w:val="11"/>
          <w:sz w:val="22"/>
          <w:szCs w:val="22"/>
          <w:rPrChange w:id="22" w:author="Carla Marie G. Bersales" w:date="2022-03-03T16:34:00Z">
            <w:rPr>
              <w:rFonts w:ascii="Arial" w:eastAsia="Arial" w:hAnsi="Arial" w:cs="Arial"/>
              <w:b/>
              <w:color w:val="232323"/>
              <w:spacing w:val="11"/>
              <w:sz w:val="22"/>
              <w:szCs w:val="22"/>
            </w:rPr>
          </w:rPrChange>
        </w:rPr>
        <w:t>THI</w:t>
      </w:r>
      <w:r w:rsidRPr="00705D7C">
        <w:rPr>
          <w:rFonts w:eastAsia="Arial"/>
          <w:b/>
          <w:color w:val="232323"/>
          <w:sz w:val="22"/>
          <w:szCs w:val="22"/>
          <w:rPrChange w:id="23" w:author="Carla Marie G. Bersales" w:date="2022-03-03T16:34:00Z">
            <w:rPr>
              <w:rFonts w:ascii="Arial" w:eastAsia="Arial" w:hAnsi="Arial" w:cs="Arial"/>
              <w:b/>
              <w:color w:val="232323"/>
              <w:sz w:val="22"/>
              <w:szCs w:val="22"/>
            </w:rPr>
          </w:rPrChange>
        </w:rPr>
        <w:t>S</w:t>
      </w:r>
      <w:r w:rsidRPr="00705D7C">
        <w:rPr>
          <w:rFonts w:eastAsia="Arial"/>
          <w:b/>
          <w:color w:val="232323"/>
          <w:spacing w:val="-5"/>
          <w:sz w:val="22"/>
          <w:szCs w:val="22"/>
          <w:rPrChange w:id="24" w:author="Carla Marie G. Bersales" w:date="2022-03-03T16:34:00Z">
            <w:rPr>
              <w:rFonts w:ascii="Arial" w:eastAsia="Arial" w:hAnsi="Arial" w:cs="Arial"/>
              <w:b/>
              <w:color w:val="232323"/>
              <w:spacing w:val="-5"/>
              <w:sz w:val="22"/>
              <w:szCs w:val="22"/>
            </w:rPr>
          </w:rPrChange>
        </w:rPr>
        <w:t xml:space="preserve"> </w:t>
      </w:r>
      <w:r w:rsidRPr="00705D7C">
        <w:rPr>
          <w:rFonts w:eastAsia="Arial"/>
          <w:b/>
          <w:color w:val="232323"/>
          <w:spacing w:val="11"/>
          <w:w w:val="94"/>
          <w:sz w:val="22"/>
          <w:szCs w:val="22"/>
          <w:rPrChange w:id="25" w:author="Carla Marie G. Bersales" w:date="2022-03-03T16:34:00Z">
            <w:rPr>
              <w:rFonts w:ascii="Arial" w:eastAsia="Arial" w:hAnsi="Arial" w:cs="Arial"/>
              <w:b/>
              <w:color w:val="232323"/>
              <w:spacing w:val="11"/>
              <w:w w:val="94"/>
              <w:sz w:val="22"/>
              <w:szCs w:val="22"/>
            </w:rPr>
          </w:rPrChange>
        </w:rPr>
        <w:t>ENDORSEMEN</w:t>
      </w:r>
      <w:r w:rsidRPr="00705D7C">
        <w:rPr>
          <w:rFonts w:eastAsia="Arial"/>
          <w:b/>
          <w:color w:val="232323"/>
          <w:w w:val="94"/>
          <w:sz w:val="22"/>
          <w:szCs w:val="22"/>
          <w:rPrChange w:id="26" w:author="Carla Marie G. Bersales" w:date="2022-03-03T16:34:00Z">
            <w:rPr>
              <w:rFonts w:ascii="Arial" w:eastAsia="Arial" w:hAnsi="Arial" w:cs="Arial"/>
              <w:b/>
              <w:color w:val="232323"/>
              <w:w w:val="94"/>
              <w:sz w:val="22"/>
              <w:szCs w:val="22"/>
            </w:rPr>
          </w:rPrChange>
        </w:rPr>
        <w:t>T</w:t>
      </w:r>
      <w:r w:rsidRPr="00705D7C">
        <w:rPr>
          <w:rFonts w:eastAsia="Arial"/>
          <w:b/>
          <w:color w:val="232323"/>
          <w:spacing w:val="41"/>
          <w:w w:val="94"/>
          <w:sz w:val="22"/>
          <w:szCs w:val="22"/>
          <w:rPrChange w:id="27" w:author="Carla Marie G. Bersales" w:date="2022-03-03T16:34:00Z">
            <w:rPr>
              <w:rFonts w:ascii="Arial" w:eastAsia="Arial" w:hAnsi="Arial" w:cs="Arial"/>
              <w:b/>
              <w:color w:val="232323"/>
              <w:spacing w:val="41"/>
              <w:w w:val="94"/>
              <w:sz w:val="22"/>
              <w:szCs w:val="22"/>
            </w:rPr>
          </w:rPrChange>
        </w:rPr>
        <w:t xml:space="preserve"> </w:t>
      </w:r>
      <w:r w:rsidRPr="00705D7C">
        <w:rPr>
          <w:rFonts w:eastAsia="Arial"/>
          <w:b/>
          <w:color w:val="232323"/>
          <w:spacing w:val="14"/>
          <w:w w:val="94"/>
          <w:sz w:val="22"/>
          <w:szCs w:val="22"/>
          <w:rPrChange w:id="28" w:author="Carla Marie G. Bersales" w:date="2022-03-03T16:34:00Z">
            <w:rPr>
              <w:rFonts w:ascii="Arial" w:eastAsia="Arial" w:hAnsi="Arial" w:cs="Arial"/>
              <w:b/>
              <w:color w:val="232323"/>
              <w:spacing w:val="14"/>
              <w:w w:val="94"/>
              <w:sz w:val="22"/>
              <w:szCs w:val="22"/>
            </w:rPr>
          </w:rPrChange>
        </w:rPr>
        <w:t>CHANGE</w:t>
      </w:r>
      <w:r w:rsidRPr="00705D7C">
        <w:rPr>
          <w:rFonts w:eastAsia="Arial"/>
          <w:b/>
          <w:color w:val="232323"/>
          <w:w w:val="94"/>
          <w:sz w:val="22"/>
          <w:szCs w:val="22"/>
          <w:rPrChange w:id="29" w:author="Carla Marie G. Bersales" w:date="2022-03-03T16:34:00Z">
            <w:rPr>
              <w:rFonts w:ascii="Arial" w:eastAsia="Arial" w:hAnsi="Arial" w:cs="Arial"/>
              <w:b/>
              <w:color w:val="232323"/>
              <w:w w:val="94"/>
              <w:sz w:val="22"/>
              <w:szCs w:val="22"/>
            </w:rPr>
          </w:rPrChange>
        </w:rPr>
        <w:t>S</w:t>
      </w:r>
      <w:r w:rsidRPr="00705D7C">
        <w:rPr>
          <w:rFonts w:eastAsia="Arial"/>
          <w:b/>
          <w:color w:val="232323"/>
          <w:spacing w:val="17"/>
          <w:w w:val="94"/>
          <w:sz w:val="22"/>
          <w:szCs w:val="22"/>
          <w:rPrChange w:id="30" w:author="Carla Marie G. Bersales" w:date="2022-03-03T16:34:00Z">
            <w:rPr>
              <w:rFonts w:ascii="Arial" w:eastAsia="Arial" w:hAnsi="Arial" w:cs="Arial"/>
              <w:b/>
              <w:color w:val="232323"/>
              <w:spacing w:val="17"/>
              <w:w w:val="94"/>
              <w:sz w:val="22"/>
              <w:szCs w:val="22"/>
            </w:rPr>
          </w:rPrChange>
        </w:rPr>
        <w:t xml:space="preserve"> </w:t>
      </w:r>
      <w:r w:rsidRPr="00705D7C">
        <w:rPr>
          <w:rFonts w:eastAsia="Arial"/>
          <w:b/>
          <w:color w:val="232323"/>
          <w:spacing w:val="11"/>
          <w:sz w:val="22"/>
          <w:szCs w:val="22"/>
          <w:rPrChange w:id="31" w:author="Carla Marie G. Bersales" w:date="2022-03-03T16:34:00Z">
            <w:rPr>
              <w:rFonts w:ascii="Arial" w:eastAsia="Arial" w:hAnsi="Arial" w:cs="Arial"/>
              <w:b/>
              <w:color w:val="232323"/>
              <w:spacing w:val="11"/>
              <w:sz w:val="22"/>
              <w:szCs w:val="22"/>
            </w:rPr>
          </w:rPrChange>
        </w:rPr>
        <w:t>TH</w:t>
      </w:r>
      <w:r w:rsidRPr="00705D7C">
        <w:rPr>
          <w:rFonts w:eastAsia="Arial"/>
          <w:b/>
          <w:color w:val="232323"/>
          <w:sz w:val="22"/>
          <w:szCs w:val="22"/>
          <w:rPrChange w:id="32" w:author="Carla Marie G. Bersales" w:date="2022-03-03T16:34:00Z">
            <w:rPr>
              <w:rFonts w:ascii="Arial" w:eastAsia="Arial" w:hAnsi="Arial" w:cs="Arial"/>
              <w:b/>
              <w:color w:val="232323"/>
              <w:sz w:val="22"/>
              <w:szCs w:val="22"/>
            </w:rPr>
          </w:rPrChange>
        </w:rPr>
        <w:t>E</w:t>
      </w:r>
      <w:r w:rsidRPr="00705D7C">
        <w:rPr>
          <w:rFonts w:eastAsia="Arial"/>
          <w:b/>
          <w:color w:val="232323"/>
          <w:spacing w:val="12"/>
          <w:sz w:val="22"/>
          <w:szCs w:val="22"/>
          <w:rPrChange w:id="33" w:author="Carla Marie G. Bersales" w:date="2022-03-03T16:34:00Z">
            <w:rPr>
              <w:rFonts w:ascii="Arial" w:eastAsia="Arial" w:hAnsi="Arial" w:cs="Arial"/>
              <w:b/>
              <w:color w:val="232323"/>
              <w:spacing w:val="12"/>
              <w:sz w:val="22"/>
              <w:szCs w:val="22"/>
            </w:rPr>
          </w:rPrChange>
        </w:rPr>
        <w:t xml:space="preserve"> </w:t>
      </w:r>
      <w:r w:rsidRPr="00705D7C">
        <w:rPr>
          <w:rFonts w:eastAsia="Arial"/>
          <w:b/>
          <w:color w:val="232323"/>
          <w:spacing w:val="9"/>
          <w:sz w:val="22"/>
          <w:szCs w:val="22"/>
          <w:rPrChange w:id="34" w:author="Carla Marie G. Bersales" w:date="2022-03-03T16:34:00Z">
            <w:rPr>
              <w:rFonts w:ascii="Arial" w:eastAsia="Arial" w:hAnsi="Arial" w:cs="Arial"/>
              <w:b/>
              <w:color w:val="232323"/>
              <w:spacing w:val="9"/>
              <w:sz w:val="22"/>
              <w:szCs w:val="22"/>
            </w:rPr>
          </w:rPrChange>
        </w:rPr>
        <w:t>POLICY</w:t>
      </w:r>
      <w:r w:rsidRPr="00705D7C">
        <w:rPr>
          <w:rFonts w:eastAsia="Arial"/>
          <w:b/>
          <w:color w:val="232323"/>
          <w:sz w:val="22"/>
          <w:szCs w:val="22"/>
          <w:rPrChange w:id="35" w:author="Carla Marie G. Bersales" w:date="2022-03-03T16:34:00Z">
            <w:rPr>
              <w:rFonts w:ascii="Arial" w:eastAsia="Arial" w:hAnsi="Arial" w:cs="Arial"/>
              <w:b/>
              <w:color w:val="232323"/>
              <w:sz w:val="22"/>
              <w:szCs w:val="22"/>
            </w:rPr>
          </w:rPrChange>
        </w:rPr>
        <w:t>.</w:t>
      </w:r>
      <w:r w:rsidR="001E451C" w:rsidRPr="00705D7C">
        <w:rPr>
          <w:rFonts w:eastAsia="Arial"/>
          <w:b/>
          <w:color w:val="232323"/>
          <w:spacing w:val="58"/>
          <w:sz w:val="22"/>
          <w:szCs w:val="22"/>
          <w:rPrChange w:id="36" w:author="Carla Marie G. Bersales" w:date="2022-03-03T16:34:00Z">
            <w:rPr>
              <w:rFonts w:ascii="Arial" w:eastAsia="Arial" w:hAnsi="Arial" w:cs="Arial"/>
              <w:b/>
              <w:color w:val="232323"/>
              <w:spacing w:val="58"/>
              <w:sz w:val="22"/>
              <w:szCs w:val="22"/>
            </w:rPr>
          </w:rPrChange>
        </w:rPr>
        <w:t xml:space="preserve"> </w:t>
      </w:r>
      <w:r w:rsidRPr="00705D7C">
        <w:rPr>
          <w:rFonts w:eastAsia="Arial"/>
          <w:b/>
          <w:color w:val="232323"/>
          <w:spacing w:val="8"/>
          <w:sz w:val="22"/>
          <w:szCs w:val="22"/>
          <w:rPrChange w:id="37" w:author="Carla Marie G. Bersales" w:date="2022-03-03T16:34:00Z">
            <w:rPr>
              <w:rFonts w:ascii="Arial" w:eastAsia="Arial" w:hAnsi="Arial" w:cs="Arial"/>
              <w:b/>
              <w:color w:val="232323"/>
              <w:spacing w:val="8"/>
              <w:sz w:val="22"/>
              <w:szCs w:val="22"/>
            </w:rPr>
          </w:rPrChange>
        </w:rPr>
        <w:t>PLEAS</w:t>
      </w:r>
      <w:r w:rsidRPr="00705D7C">
        <w:rPr>
          <w:rFonts w:eastAsia="Arial"/>
          <w:b/>
          <w:color w:val="232323"/>
          <w:sz w:val="22"/>
          <w:szCs w:val="22"/>
          <w:rPrChange w:id="38" w:author="Carla Marie G. Bersales" w:date="2022-03-03T16:34:00Z">
            <w:rPr>
              <w:rFonts w:ascii="Arial" w:eastAsia="Arial" w:hAnsi="Arial" w:cs="Arial"/>
              <w:b/>
              <w:color w:val="232323"/>
              <w:sz w:val="22"/>
              <w:szCs w:val="22"/>
            </w:rPr>
          </w:rPrChange>
        </w:rPr>
        <w:t>E</w:t>
      </w:r>
      <w:r w:rsidRPr="00705D7C">
        <w:rPr>
          <w:rFonts w:eastAsia="Arial"/>
          <w:b/>
          <w:color w:val="232323"/>
          <w:spacing w:val="-3"/>
          <w:sz w:val="22"/>
          <w:szCs w:val="22"/>
          <w:rPrChange w:id="39" w:author="Carla Marie G. Bersales" w:date="2022-03-03T16:34:00Z">
            <w:rPr>
              <w:rFonts w:ascii="Arial" w:eastAsia="Arial" w:hAnsi="Arial" w:cs="Arial"/>
              <w:b/>
              <w:color w:val="232323"/>
              <w:spacing w:val="-3"/>
              <w:sz w:val="22"/>
              <w:szCs w:val="22"/>
            </w:rPr>
          </w:rPrChange>
        </w:rPr>
        <w:t xml:space="preserve"> </w:t>
      </w:r>
      <w:r w:rsidRPr="00705D7C">
        <w:rPr>
          <w:rFonts w:eastAsia="Arial"/>
          <w:b/>
          <w:color w:val="232323"/>
          <w:spacing w:val="7"/>
          <w:sz w:val="22"/>
          <w:szCs w:val="22"/>
          <w:rPrChange w:id="40" w:author="Carla Marie G. Bersales" w:date="2022-03-03T16:34:00Z">
            <w:rPr>
              <w:rFonts w:ascii="Arial" w:eastAsia="Arial" w:hAnsi="Arial" w:cs="Arial"/>
              <w:b/>
              <w:color w:val="232323"/>
              <w:spacing w:val="7"/>
              <w:sz w:val="22"/>
              <w:szCs w:val="22"/>
            </w:rPr>
          </w:rPrChange>
        </w:rPr>
        <w:t>REA</w:t>
      </w:r>
      <w:r w:rsidRPr="00705D7C">
        <w:rPr>
          <w:rFonts w:eastAsia="Arial"/>
          <w:b/>
          <w:color w:val="232323"/>
          <w:sz w:val="22"/>
          <w:szCs w:val="22"/>
          <w:rPrChange w:id="41" w:author="Carla Marie G. Bersales" w:date="2022-03-03T16:34:00Z">
            <w:rPr>
              <w:rFonts w:ascii="Arial" w:eastAsia="Arial" w:hAnsi="Arial" w:cs="Arial"/>
              <w:b/>
              <w:color w:val="232323"/>
              <w:sz w:val="22"/>
              <w:szCs w:val="22"/>
            </w:rPr>
          </w:rPrChange>
        </w:rPr>
        <w:t>D IT</w:t>
      </w:r>
      <w:r w:rsidRPr="00705D7C">
        <w:rPr>
          <w:rFonts w:eastAsia="Arial"/>
          <w:b/>
          <w:color w:val="232323"/>
          <w:spacing w:val="4"/>
          <w:sz w:val="22"/>
          <w:szCs w:val="22"/>
          <w:rPrChange w:id="42" w:author="Carla Marie G. Bersales" w:date="2022-03-03T16:34:00Z">
            <w:rPr>
              <w:rFonts w:ascii="Arial" w:eastAsia="Arial" w:hAnsi="Arial" w:cs="Arial"/>
              <w:b/>
              <w:color w:val="232323"/>
              <w:spacing w:val="4"/>
              <w:sz w:val="22"/>
              <w:szCs w:val="22"/>
            </w:rPr>
          </w:rPrChange>
        </w:rPr>
        <w:t xml:space="preserve"> </w:t>
      </w:r>
      <w:r w:rsidRPr="00705D7C">
        <w:rPr>
          <w:rFonts w:eastAsia="Arial"/>
          <w:b/>
          <w:color w:val="232323"/>
          <w:spacing w:val="12"/>
          <w:w w:val="95"/>
          <w:sz w:val="22"/>
          <w:szCs w:val="22"/>
          <w:rPrChange w:id="43" w:author="Carla Marie G. Bersales" w:date="2022-03-03T16:34:00Z">
            <w:rPr>
              <w:rFonts w:ascii="Arial" w:eastAsia="Arial" w:hAnsi="Arial" w:cs="Arial"/>
              <w:b/>
              <w:color w:val="232323"/>
              <w:spacing w:val="12"/>
              <w:w w:val="95"/>
              <w:sz w:val="22"/>
              <w:szCs w:val="22"/>
            </w:rPr>
          </w:rPrChange>
        </w:rPr>
        <w:t>CAREFULLY.</w:t>
      </w:r>
    </w:p>
    <w:p w14:paraId="022A5DC4" w14:textId="77777777" w:rsidR="00365793" w:rsidRPr="00705D7C" w:rsidRDefault="00365793">
      <w:pPr>
        <w:spacing w:before="5" w:line="200" w:lineRule="exact"/>
        <w:rPr>
          <w:color w:val="232323"/>
          <w:rPrChange w:id="44" w:author="Carla Marie G. Bersales" w:date="2022-03-03T16:34:00Z">
            <w:rPr>
              <w:rFonts w:ascii="Arial" w:hAnsi="Arial" w:cs="Arial"/>
              <w:color w:val="232323"/>
            </w:rPr>
          </w:rPrChange>
        </w:rPr>
      </w:pPr>
    </w:p>
    <w:p w14:paraId="2E5BD7EF" w14:textId="4A6FB1E7" w:rsidR="00365793" w:rsidRPr="00705D7C" w:rsidRDefault="00B8769B">
      <w:pPr>
        <w:ind w:right="24"/>
        <w:jc w:val="center"/>
        <w:rPr>
          <w:rFonts w:eastAsia="Arial"/>
          <w:b/>
          <w:color w:val="232323"/>
          <w:w w:val="90"/>
          <w:sz w:val="32"/>
          <w:szCs w:val="32"/>
          <w:rPrChange w:id="45" w:author="Carla Marie G. Bersales" w:date="2022-03-03T16:34:00Z">
            <w:rPr>
              <w:rFonts w:ascii="Arial" w:eastAsia="Arial" w:hAnsi="Arial" w:cs="Arial"/>
              <w:b/>
              <w:color w:val="232323"/>
              <w:w w:val="90"/>
              <w:sz w:val="32"/>
              <w:szCs w:val="32"/>
            </w:rPr>
          </w:rPrChange>
        </w:rPr>
        <w:pPrChange w:id="46" w:author="Carla Marie G. Bersales" w:date="2022-03-03T16:08:00Z">
          <w:pPr>
            <w:ind w:left="2460" w:right="2323"/>
            <w:jc w:val="center"/>
          </w:pPr>
        </w:pPrChange>
      </w:pPr>
      <w:r w:rsidRPr="00705D7C">
        <w:rPr>
          <w:rFonts w:eastAsia="Arial"/>
          <w:b/>
          <w:color w:val="232323"/>
          <w:spacing w:val="24"/>
          <w:w w:val="92"/>
          <w:sz w:val="32"/>
          <w:szCs w:val="32"/>
          <w:rPrChange w:id="47" w:author="Carla Marie G. Bersales" w:date="2022-03-03T16:34:00Z">
            <w:rPr>
              <w:rFonts w:ascii="Arial" w:eastAsia="Arial" w:hAnsi="Arial" w:cs="Arial"/>
              <w:b/>
              <w:color w:val="232323"/>
              <w:spacing w:val="24"/>
              <w:w w:val="92"/>
              <w:sz w:val="32"/>
              <w:szCs w:val="32"/>
            </w:rPr>
          </w:rPrChange>
        </w:rPr>
        <w:t>UNLISTE</w:t>
      </w:r>
      <w:r w:rsidRPr="00705D7C">
        <w:rPr>
          <w:rFonts w:eastAsia="Arial"/>
          <w:b/>
          <w:color w:val="232323"/>
          <w:w w:val="92"/>
          <w:sz w:val="32"/>
          <w:szCs w:val="32"/>
          <w:rPrChange w:id="48" w:author="Carla Marie G. Bersales" w:date="2022-03-03T16:34:00Z">
            <w:rPr>
              <w:rFonts w:ascii="Arial" w:eastAsia="Arial" w:hAnsi="Arial" w:cs="Arial"/>
              <w:b/>
              <w:color w:val="232323"/>
              <w:w w:val="92"/>
              <w:sz w:val="32"/>
              <w:szCs w:val="32"/>
            </w:rPr>
          </w:rPrChange>
        </w:rPr>
        <w:t>D</w:t>
      </w:r>
      <w:ins w:id="49" w:author="Asllie Ann Sablan" w:date="2021-07-28T18:30:00Z">
        <w:r w:rsidR="000D2940" w:rsidRPr="00705D7C">
          <w:rPr>
            <w:rFonts w:eastAsia="Arial"/>
            <w:b/>
            <w:color w:val="232323"/>
            <w:spacing w:val="68"/>
            <w:w w:val="92"/>
            <w:sz w:val="32"/>
            <w:szCs w:val="32"/>
            <w:rPrChange w:id="50" w:author="Carla Marie G. Bersales" w:date="2022-03-03T16:34:00Z">
              <w:rPr>
                <w:rFonts w:ascii="Arial" w:eastAsia="Arial" w:hAnsi="Arial" w:cs="Arial"/>
                <w:b/>
                <w:color w:val="232323"/>
                <w:spacing w:val="68"/>
                <w:w w:val="92"/>
                <w:sz w:val="32"/>
                <w:szCs w:val="32"/>
              </w:rPr>
            </w:rPrChange>
          </w:rPr>
          <w:t xml:space="preserve"> </w:t>
        </w:r>
      </w:ins>
      <w:del w:id="51" w:author="Asllie Ann Sablan" w:date="2021-07-28T18:30:00Z">
        <w:r w:rsidR="00091913" w:rsidRPr="00705D7C" w:rsidDel="000D2940">
          <w:rPr>
            <w:rFonts w:eastAsia="Arial"/>
            <w:b/>
            <w:color w:val="232323"/>
            <w:spacing w:val="68"/>
            <w:w w:val="92"/>
            <w:sz w:val="32"/>
            <w:szCs w:val="32"/>
            <w:rPrChange w:id="52" w:author="Carla Marie G. Bersales" w:date="2022-03-03T16:34:00Z">
              <w:rPr>
                <w:rFonts w:ascii="Arial" w:eastAsia="Arial" w:hAnsi="Arial" w:cs="Arial"/>
                <w:b/>
                <w:color w:val="232323"/>
                <w:spacing w:val="68"/>
                <w:w w:val="92"/>
                <w:sz w:val="32"/>
                <w:szCs w:val="32"/>
              </w:rPr>
            </w:rPrChange>
          </w:rPr>
          <w:delText xml:space="preserve"> </w:delText>
        </w:r>
      </w:del>
      <w:r w:rsidRPr="00705D7C">
        <w:rPr>
          <w:rFonts w:eastAsia="Arial"/>
          <w:b/>
          <w:color w:val="232323"/>
          <w:spacing w:val="22"/>
          <w:sz w:val="32"/>
          <w:szCs w:val="32"/>
          <w:rPrChange w:id="53" w:author="Carla Marie G. Bersales" w:date="2022-03-03T16:34:00Z">
            <w:rPr>
              <w:rFonts w:ascii="Arial" w:eastAsia="Arial" w:hAnsi="Arial" w:cs="Arial"/>
              <w:b/>
              <w:color w:val="232323"/>
              <w:spacing w:val="22"/>
              <w:sz w:val="32"/>
              <w:szCs w:val="32"/>
            </w:rPr>
          </w:rPrChange>
        </w:rPr>
        <w:t>DRIVE</w:t>
      </w:r>
      <w:r w:rsidRPr="00705D7C">
        <w:rPr>
          <w:rFonts w:eastAsia="Arial"/>
          <w:b/>
          <w:color w:val="232323"/>
          <w:sz w:val="32"/>
          <w:szCs w:val="32"/>
          <w:rPrChange w:id="54" w:author="Carla Marie G. Bersales" w:date="2022-03-03T16:34:00Z">
            <w:rPr>
              <w:rFonts w:ascii="Arial" w:eastAsia="Arial" w:hAnsi="Arial" w:cs="Arial"/>
              <w:b/>
              <w:color w:val="232323"/>
              <w:sz w:val="32"/>
              <w:szCs w:val="32"/>
            </w:rPr>
          </w:rPrChange>
        </w:rPr>
        <w:t>R</w:t>
      </w:r>
      <w:ins w:id="55" w:author="Asllie Ann Sablan" w:date="2021-07-28T18:30:00Z">
        <w:r w:rsidR="000D2940" w:rsidRPr="00705D7C">
          <w:rPr>
            <w:rFonts w:eastAsia="Arial"/>
            <w:b/>
            <w:color w:val="232323"/>
            <w:sz w:val="48"/>
            <w:szCs w:val="48"/>
            <w:rPrChange w:id="56" w:author="Carla Marie G. Bersales" w:date="2022-03-03T16:34:00Z">
              <w:rPr>
                <w:rFonts w:ascii="Arial" w:eastAsia="Arial" w:hAnsi="Arial" w:cs="Arial"/>
                <w:b/>
                <w:color w:val="232323"/>
                <w:sz w:val="32"/>
                <w:szCs w:val="32"/>
              </w:rPr>
            </w:rPrChange>
          </w:rPr>
          <w:t xml:space="preserve"> </w:t>
        </w:r>
      </w:ins>
      <w:del w:id="57" w:author="Asllie Ann Sablan" w:date="2021-07-28T18:30:00Z">
        <w:r w:rsidR="00091913" w:rsidRPr="00705D7C" w:rsidDel="000D2940">
          <w:rPr>
            <w:rFonts w:eastAsia="Arial"/>
            <w:b/>
            <w:color w:val="232323"/>
            <w:spacing w:val="-35"/>
            <w:sz w:val="32"/>
            <w:szCs w:val="32"/>
            <w:rPrChange w:id="58" w:author="Carla Marie G. Bersales" w:date="2022-03-03T16:34:00Z">
              <w:rPr>
                <w:rFonts w:ascii="Arial" w:eastAsia="Arial" w:hAnsi="Arial" w:cs="Arial"/>
                <w:b/>
                <w:color w:val="232323"/>
                <w:spacing w:val="-35"/>
                <w:sz w:val="32"/>
                <w:szCs w:val="32"/>
              </w:rPr>
            </w:rPrChange>
          </w:rPr>
          <w:delText xml:space="preserve"> </w:delText>
        </w:r>
      </w:del>
      <w:r w:rsidRPr="00705D7C">
        <w:rPr>
          <w:rFonts w:eastAsia="Arial"/>
          <w:b/>
          <w:color w:val="232323"/>
          <w:spacing w:val="23"/>
          <w:w w:val="93"/>
          <w:sz w:val="32"/>
          <w:szCs w:val="32"/>
          <w:rPrChange w:id="59" w:author="Carla Marie G. Bersales" w:date="2022-03-03T16:34:00Z">
            <w:rPr>
              <w:rFonts w:ascii="Arial" w:eastAsia="Arial" w:hAnsi="Arial" w:cs="Arial"/>
              <w:b/>
              <w:color w:val="232323"/>
              <w:spacing w:val="23"/>
              <w:w w:val="93"/>
              <w:sz w:val="32"/>
              <w:szCs w:val="32"/>
            </w:rPr>
          </w:rPrChange>
        </w:rPr>
        <w:t>EXCLUSIO</w:t>
      </w:r>
      <w:r w:rsidRPr="00705D7C">
        <w:rPr>
          <w:rFonts w:eastAsia="Arial"/>
          <w:b/>
          <w:color w:val="232323"/>
          <w:w w:val="90"/>
          <w:sz w:val="32"/>
          <w:szCs w:val="32"/>
          <w:rPrChange w:id="60" w:author="Carla Marie G. Bersales" w:date="2022-03-03T16:34:00Z">
            <w:rPr>
              <w:rFonts w:ascii="Arial" w:eastAsia="Arial" w:hAnsi="Arial" w:cs="Arial"/>
              <w:b/>
              <w:color w:val="232323"/>
              <w:w w:val="90"/>
              <w:sz w:val="32"/>
              <w:szCs w:val="32"/>
            </w:rPr>
          </w:rPrChange>
        </w:rPr>
        <w:t>N</w:t>
      </w:r>
    </w:p>
    <w:p w14:paraId="05317B81" w14:textId="77777777" w:rsidR="001E451C" w:rsidRPr="00705D7C" w:rsidRDefault="001E451C">
      <w:pPr>
        <w:ind w:left="2460" w:right="2323"/>
        <w:jc w:val="center"/>
        <w:rPr>
          <w:rFonts w:eastAsia="Arial"/>
          <w:sz w:val="32"/>
          <w:szCs w:val="32"/>
          <w:rPrChange w:id="61" w:author="Carla Marie G. Bersales" w:date="2022-03-03T16:34:00Z">
            <w:rPr>
              <w:rFonts w:ascii="Arial" w:eastAsia="Arial" w:hAnsi="Arial" w:cs="Arial"/>
              <w:sz w:val="32"/>
              <w:szCs w:val="32"/>
            </w:rPr>
          </w:rPrChange>
        </w:rPr>
      </w:pPr>
    </w:p>
    <w:p w14:paraId="34D59C10" w14:textId="77777777" w:rsidR="001E451C" w:rsidRPr="00705D7C" w:rsidRDefault="00B8769B" w:rsidP="00705D7C">
      <w:pPr>
        <w:spacing w:line="220" w:lineRule="exact"/>
        <w:ind w:right="24"/>
        <w:jc w:val="both"/>
        <w:rPr>
          <w:rFonts w:eastAsia="Arial"/>
          <w:color w:val="232323"/>
          <w:spacing w:val="6"/>
        </w:rPr>
        <w:pPrChange w:id="62" w:author="Carla Marie G. Bersales" w:date="2022-03-03T16:35:00Z">
          <w:pPr>
            <w:spacing w:line="220" w:lineRule="exact"/>
            <w:ind w:left="808"/>
          </w:pPr>
        </w:pPrChange>
      </w:pPr>
      <w:r w:rsidRPr="00705D7C">
        <w:rPr>
          <w:rFonts w:eastAsia="Arial"/>
          <w:color w:val="232323"/>
          <w:spacing w:val="4"/>
        </w:rPr>
        <w:t>Thi</w:t>
      </w:r>
      <w:r w:rsidRPr="00705D7C">
        <w:rPr>
          <w:rFonts w:eastAsia="Arial"/>
          <w:color w:val="232323"/>
        </w:rPr>
        <w:t>s</w:t>
      </w:r>
      <w:r w:rsidRPr="00705D7C">
        <w:rPr>
          <w:rFonts w:eastAsia="Arial"/>
          <w:color w:val="232323"/>
          <w:spacing w:val="20"/>
        </w:rPr>
        <w:t xml:space="preserve"> </w:t>
      </w:r>
      <w:r w:rsidRPr="00705D7C">
        <w:rPr>
          <w:rFonts w:eastAsia="Arial"/>
          <w:color w:val="232323"/>
          <w:spacing w:val="7"/>
          <w:w w:val="97"/>
        </w:rPr>
        <w:t>endorsemen</w:t>
      </w:r>
      <w:r w:rsidRPr="00705D7C">
        <w:rPr>
          <w:rFonts w:eastAsia="Arial"/>
          <w:color w:val="232323"/>
          <w:w w:val="97"/>
        </w:rPr>
        <w:t>t</w:t>
      </w:r>
      <w:r w:rsidRPr="00705D7C">
        <w:rPr>
          <w:rFonts w:eastAsia="Arial"/>
          <w:color w:val="232323"/>
          <w:spacing w:val="16"/>
          <w:w w:val="97"/>
        </w:rPr>
        <w:t xml:space="preserve"> </w:t>
      </w:r>
      <w:r w:rsidRPr="00705D7C">
        <w:rPr>
          <w:rFonts w:eastAsia="Arial"/>
          <w:color w:val="232323"/>
          <w:spacing w:val="5"/>
        </w:rPr>
        <w:t>modifie</w:t>
      </w:r>
      <w:r w:rsidRPr="00705D7C">
        <w:rPr>
          <w:rFonts w:eastAsia="Arial"/>
          <w:color w:val="232323"/>
        </w:rPr>
        <w:t>s</w:t>
      </w:r>
      <w:r w:rsidRPr="00705D7C">
        <w:rPr>
          <w:rFonts w:eastAsia="Arial"/>
          <w:color w:val="232323"/>
          <w:spacing w:val="-5"/>
        </w:rPr>
        <w:t xml:space="preserve"> </w:t>
      </w:r>
      <w:r w:rsidRPr="00705D7C">
        <w:rPr>
          <w:rFonts w:eastAsia="Arial"/>
          <w:color w:val="232323"/>
          <w:spacing w:val="7"/>
        </w:rPr>
        <w:t>insuranc</w:t>
      </w:r>
      <w:r w:rsidRPr="00705D7C">
        <w:rPr>
          <w:rFonts w:eastAsia="Arial"/>
          <w:color w:val="232323"/>
        </w:rPr>
        <w:t>e</w:t>
      </w:r>
      <w:r w:rsidRPr="00705D7C">
        <w:rPr>
          <w:rFonts w:eastAsia="Arial"/>
          <w:color w:val="232323"/>
          <w:spacing w:val="-10"/>
        </w:rPr>
        <w:t xml:space="preserve"> </w:t>
      </w:r>
      <w:r w:rsidRPr="00705D7C">
        <w:rPr>
          <w:rFonts w:eastAsia="Arial"/>
          <w:color w:val="232323"/>
          <w:spacing w:val="4"/>
        </w:rPr>
        <w:t>provide</w:t>
      </w:r>
      <w:r w:rsidRPr="00705D7C">
        <w:rPr>
          <w:rFonts w:eastAsia="Arial"/>
          <w:color w:val="232323"/>
        </w:rPr>
        <w:t>d</w:t>
      </w:r>
      <w:r w:rsidRPr="00705D7C">
        <w:rPr>
          <w:rFonts w:eastAsia="Arial"/>
          <w:color w:val="232323"/>
          <w:spacing w:val="-6"/>
        </w:rPr>
        <w:t xml:space="preserve"> </w:t>
      </w:r>
      <w:r w:rsidRPr="00705D7C">
        <w:rPr>
          <w:rFonts w:eastAsia="Arial"/>
          <w:color w:val="232323"/>
          <w:spacing w:val="2"/>
        </w:rPr>
        <w:t>unde</w:t>
      </w:r>
      <w:r w:rsidRPr="00705D7C">
        <w:rPr>
          <w:rFonts w:eastAsia="Arial"/>
          <w:color w:val="232323"/>
        </w:rPr>
        <w:t>r</w:t>
      </w:r>
      <w:r w:rsidRPr="00705D7C">
        <w:rPr>
          <w:rFonts w:eastAsia="Arial"/>
          <w:color w:val="232323"/>
          <w:spacing w:val="8"/>
        </w:rPr>
        <w:t xml:space="preserve"> </w:t>
      </w:r>
      <w:r w:rsidRPr="00705D7C">
        <w:rPr>
          <w:rFonts w:eastAsia="Arial"/>
          <w:color w:val="232323"/>
          <w:spacing w:val="2"/>
        </w:rPr>
        <w:t>th</w:t>
      </w:r>
      <w:r w:rsidRPr="00705D7C">
        <w:rPr>
          <w:rFonts w:eastAsia="Arial"/>
          <w:color w:val="232323"/>
        </w:rPr>
        <w:t>e</w:t>
      </w:r>
      <w:r w:rsidRPr="00705D7C">
        <w:rPr>
          <w:rFonts w:eastAsia="Arial"/>
          <w:color w:val="232323"/>
          <w:spacing w:val="20"/>
        </w:rPr>
        <w:t xml:space="preserve"> </w:t>
      </w:r>
      <w:r w:rsidRPr="00705D7C">
        <w:rPr>
          <w:rFonts w:eastAsia="Arial"/>
          <w:color w:val="232323"/>
          <w:spacing w:val="6"/>
        </w:rPr>
        <w:t xml:space="preserve">following: </w:t>
      </w:r>
    </w:p>
    <w:p w14:paraId="44A2D1B9" w14:textId="77777777" w:rsidR="001E451C" w:rsidRPr="00705D7C" w:rsidRDefault="001E451C" w:rsidP="00705D7C">
      <w:pPr>
        <w:spacing w:line="220" w:lineRule="exact"/>
        <w:ind w:left="808" w:right="24"/>
        <w:jc w:val="both"/>
        <w:rPr>
          <w:rFonts w:eastAsia="Arial"/>
          <w:color w:val="232323"/>
          <w:spacing w:val="6"/>
        </w:rPr>
        <w:pPrChange w:id="63" w:author="Carla Marie G. Bersales" w:date="2022-03-03T16:35:00Z">
          <w:pPr>
            <w:spacing w:line="220" w:lineRule="exact"/>
            <w:ind w:left="808"/>
          </w:pPr>
        </w:pPrChange>
      </w:pPr>
    </w:p>
    <w:p w14:paraId="41D6080B" w14:textId="43686050" w:rsidR="001E451C" w:rsidRPr="00705D7C" w:rsidDel="004C7849" w:rsidRDefault="00B8769B" w:rsidP="00705D7C">
      <w:pPr>
        <w:spacing w:line="220" w:lineRule="exact"/>
        <w:ind w:left="567" w:right="24"/>
        <w:jc w:val="both"/>
        <w:rPr>
          <w:del w:id="64" w:author="Hayden Bernardo" w:date="2021-11-04T00:13:00Z"/>
          <w:rFonts w:eastAsia="Arial"/>
          <w:color w:val="212121"/>
          <w:spacing w:val="9"/>
          <w:w w:val="92"/>
          <w:position w:val="-1"/>
        </w:rPr>
        <w:pPrChange w:id="65" w:author="Carla Marie G. Bersales" w:date="2022-03-03T16:35:00Z">
          <w:pPr>
            <w:spacing w:line="220" w:lineRule="exact"/>
            <w:ind w:left="808"/>
          </w:pPr>
        </w:pPrChange>
      </w:pPr>
      <w:del w:id="66" w:author="Hayden Bernardo" w:date="2021-11-04T00:13:00Z">
        <w:r w:rsidRPr="00705D7C" w:rsidDel="004C7849">
          <w:rPr>
            <w:rFonts w:eastAsia="Arial"/>
            <w:color w:val="212121"/>
            <w:spacing w:val="9"/>
            <w:w w:val="92"/>
            <w:position w:val="-1"/>
          </w:rPr>
          <w:delText>AUTO DEALERS COVERAGE FORM</w:delText>
        </w:r>
        <w:r w:rsidR="00ED7D28" w:rsidRPr="00705D7C" w:rsidDel="004C7849">
          <w:rPr>
            <w:rFonts w:eastAsia="Arial"/>
            <w:color w:val="212121"/>
            <w:spacing w:val="9"/>
            <w:w w:val="92"/>
            <w:position w:val="-1"/>
          </w:rPr>
          <w:delText xml:space="preserve">     </w:delText>
        </w:r>
      </w:del>
    </w:p>
    <w:p w14:paraId="3FD56775" w14:textId="78EECC97" w:rsidR="001E451C" w:rsidRPr="00705D7C" w:rsidRDefault="001E451C" w:rsidP="00705D7C">
      <w:pPr>
        <w:spacing w:line="220" w:lineRule="exact"/>
        <w:ind w:left="567" w:right="24"/>
        <w:jc w:val="both"/>
        <w:rPr>
          <w:rFonts w:eastAsia="Arial"/>
          <w:color w:val="212121"/>
          <w:spacing w:val="9"/>
          <w:w w:val="92"/>
          <w:position w:val="-1"/>
        </w:rPr>
        <w:pPrChange w:id="67" w:author="Carla Marie G. Bersales" w:date="2022-03-03T16:35:00Z">
          <w:pPr>
            <w:spacing w:line="220" w:lineRule="exact"/>
            <w:ind w:left="808"/>
          </w:pPr>
        </w:pPrChange>
      </w:pPr>
      <w:r w:rsidRPr="00705D7C">
        <w:rPr>
          <w:rFonts w:eastAsia="Arial"/>
          <w:color w:val="212121"/>
          <w:spacing w:val="9"/>
          <w:w w:val="92"/>
          <w:position w:val="-1"/>
        </w:rPr>
        <w:t>BUSINESS AUTO COVERAGE FORM</w:t>
      </w:r>
    </w:p>
    <w:p w14:paraId="188D4429" w14:textId="3F25964D" w:rsidR="00365793" w:rsidRPr="00705D7C" w:rsidRDefault="00B8769B" w:rsidP="00705D7C">
      <w:pPr>
        <w:spacing w:line="220" w:lineRule="exact"/>
        <w:ind w:left="567" w:right="24"/>
        <w:jc w:val="both"/>
        <w:rPr>
          <w:rFonts w:eastAsia="Arial"/>
          <w:color w:val="212121"/>
          <w:spacing w:val="9"/>
          <w:w w:val="92"/>
          <w:position w:val="-1"/>
        </w:rPr>
        <w:pPrChange w:id="68" w:author="Carla Marie G. Bersales" w:date="2022-03-03T16:35:00Z">
          <w:pPr>
            <w:spacing w:line="220" w:lineRule="exact"/>
            <w:ind w:left="808"/>
          </w:pPr>
        </w:pPrChange>
      </w:pPr>
      <w:r w:rsidRPr="00705D7C">
        <w:rPr>
          <w:rFonts w:eastAsia="Arial"/>
          <w:color w:val="212121"/>
          <w:spacing w:val="9"/>
          <w:w w:val="92"/>
          <w:position w:val="-1"/>
        </w:rPr>
        <w:t>MOTOR CARRIER COVERAGE FORM</w:t>
      </w:r>
    </w:p>
    <w:p w14:paraId="1C0DF984" w14:textId="161637C7" w:rsidR="001E451C" w:rsidRPr="00705D7C" w:rsidRDefault="001E451C" w:rsidP="00705D7C">
      <w:pPr>
        <w:spacing w:line="200" w:lineRule="exact"/>
        <w:ind w:right="24"/>
        <w:jc w:val="both"/>
        <w:pPrChange w:id="69" w:author="Carla Marie G. Bersales" w:date="2022-03-03T16:35:00Z">
          <w:pPr>
            <w:spacing w:line="200" w:lineRule="exact"/>
          </w:pPr>
        </w:pPrChange>
      </w:pPr>
    </w:p>
    <w:p w14:paraId="6D6687E2" w14:textId="77777777" w:rsidR="001E451C" w:rsidRPr="00705D7C" w:rsidRDefault="001E451C" w:rsidP="00705D7C">
      <w:pPr>
        <w:spacing w:line="200" w:lineRule="exact"/>
        <w:ind w:right="24"/>
        <w:jc w:val="both"/>
        <w:pPrChange w:id="70" w:author="Carla Marie G. Bersales" w:date="2022-03-03T16:35:00Z">
          <w:pPr>
            <w:spacing w:line="200" w:lineRule="exact"/>
          </w:pPr>
        </w:pPrChange>
      </w:pPr>
    </w:p>
    <w:p w14:paraId="07839AE0" w14:textId="1177EAF5" w:rsidR="00365793" w:rsidRPr="00705D7C" w:rsidRDefault="00B8769B" w:rsidP="00705D7C">
      <w:pPr>
        <w:spacing w:line="200" w:lineRule="exact"/>
        <w:ind w:right="24"/>
        <w:jc w:val="both"/>
        <w:rPr>
          <w:rFonts w:eastAsia="Arial"/>
        </w:rPr>
        <w:pPrChange w:id="71" w:author="Carla Marie G. Bersales" w:date="2022-03-03T16:35:00Z">
          <w:pPr>
            <w:spacing w:line="200" w:lineRule="exact"/>
            <w:ind w:left="128" w:right="102" w:hanging="11"/>
          </w:pPr>
        </w:pPrChange>
      </w:pPr>
      <w:r w:rsidRPr="00705D7C">
        <w:rPr>
          <w:rFonts w:eastAsia="Arial"/>
          <w:color w:val="232323"/>
          <w:spacing w:val="-1"/>
        </w:rPr>
        <w:t>Wit</w:t>
      </w:r>
      <w:r w:rsidRPr="00705D7C">
        <w:rPr>
          <w:rFonts w:eastAsia="Arial"/>
          <w:color w:val="232323"/>
        </w:rPr>
        <w:t xml:space="preserve">h </w:t>
      </w:r>
      <w:r w:rsidRPr="00705D7C">
        <w:rPr>
          <w:rFonts w:eastAsia="Arial"/>
          <w:color w:val="232323"/>
          <w:spacing w:val="-1"/>
        </w:rPr>
        <w:t>respec</w:t>
      </w:r>
      <w:r w:rsidRPr="00705D7C">
        <w:rPr>
          <w:rFonts w:eastAsia="Arial"/>
          <w:color w:val="232323"/>
        </w:rPr>
        <w:t>t</w:t>
      </w:r>
      <w:r w:rsidRPr="00705D7C">
        <w:rPr>
          <w:rFonts w:eastAsia="Arial"/>
          <w:color w:val="232323"/>
          <w:spacing w:val="11"/>
        </w:rPr>
        <w:t xml:space="preserve"> </w:t>
      </w:r>
      <w:r w:rsidRPr="00705D7C">
        <w:rPr>
          <w:rFonts w:eastAsia="Arial"/>
          <w:color w:val="232323"/>
          <w:spacing w:val="-11"/>
        </w:rPr>
        <w:t>t</w:t>
      </w:r>
      <w:r w:rsidRPr="00705D7C">
        <w:rPr>
          <w:rFonts w:eastAsia="Arial"/>
          <w:color w:val="232323"/>
        </w:rPr>
        <w:t>o</w:t>
      </w:r>
      <w:r w:rsidRPr="00705D7C">
        <w:rPr>
          <w:rFonts w:eastAsia="Arial"/>
          <w:color w:val="232323"/>
          <w:spacing w:val="17"/>
        </w:rPr>
        <w:t xml:space="preserve"> </w:t>
      </w:r>
      <w:r w:rsidRPr="00705D7C">
        <w:rPr>
          <w:rFonts w:eastAsia="Arial"/>
          <w:color w:val="232323"/>
        </w:rPr>
        <w:t>coverage</w:t>
      </w:r>
      <w:r w:rsidRPr="00705D7C">
        <w:rPr>
          <w:rFonts w:eastAsia="Arial"/>
          <w:color w:val="232323"/>
          <w:spacing w:val="30"/>
        </w:rPr>
        <w:t xml:space="preserve"> </w:t>
      </w:r>
      <w:r w:rsidRPr="00705D7C">
        <w:rPr>
          <w:rFonts w:eastAsia="Arial"/>
          <w:color w:val="232323"/>
          <w:spacing w:val="3"/>
        </w:rPr>
        <w:t>provide</w:t>
      </w:r>
      <w:r w:rsidRPr="00705D7C">
        <w:rPr>
          <w:rFonts w:eastAsia="Arial"/>
          <w:color w:val="232323"/>
        </w:rPr>
        <w:t>d</w:t>
      </w:r>
      <w:r w:rsidRPr="00705D7C">
        <w:rPr>
          <w:rFonts w:eastAsia="Arial"/>
          <w:color w:val="232323"/>
          <w:spacing w:val="3"/>
        </w:rPr>
        <w:t xml:space="preserve"> </w:t>
      </w:r>
      <w:r w:rsidRPr="00705D7C">
        <w:rPr>
          <w:rFonts w:eastAsia="Arial"/>
          <w:color w:val="232323"/>
          <w:spacing w:val="-7"/>
        </w:rPr>
        <w:t>b</w:t>
      </w:r>
      <w:r w:rsidRPr="00705D7C">
        <w:rPr>
          <w:rFonts w:eastAsia="Arial"/>
          <w:color w:val="232323"/>
        </w:rPr>
        <w:t xml:space="preserve">y </w:t>
      </w:r>
      <w:r w:rsidRPr="00705D7C">
        <w:rPr>
          <w:rFonts w:eastAsia="Arial"/>
          <w:color w:val="232323"/>
          <w:spacing w:val="6"/>
        </w:rPr>
        <w:t>thi</w:t>
      </w:r>
      <w:r w:rsidRPr="00705D7C">
        <w:rPr>
          <w:rFonts w:eastAsia="Arial"/>
          <w:color w:val="232323"/>
        </w:rPr>
        <w:t>s</w:t>
      </w:r>
      <w:r w:rsidRPr="00705D7C">
        <w:rPr>
          <w:rFonts w:eastAsia="Arial"/>
          <w:color w:val="232323"/>
          <w:spacing w:val="45"/>
        </w:rPr>
        <w:t xml:space="preserve"> </w:t>
      </w:r>
      <w:r w:rsidRPr="00705D7C">
        <w:rPr>
          <w:rFonts w:eastAsia="Arial"/>
          <w:color w:val="232323"/>
          <w:spacing w:val="5"/>
        </w:rPr>
        <w:t>endorsement</w:t>
      </w:r>
      <w:r w:rsidRPr="00705D7C">
        <w:rPr>
          <w:rFonts w:eastAsia="Arial"/>
          <w:color w:val="232323"/>
        </w:rPr>
        <w:t>,</w:t>
      </w:r>
      <w:r w:rsidRPr="00705D7C">
        <w:rPr>
          <w:rFonts w:eastAsia="Arial"/>
          <w:color w:val="232323"/>
          <w:spacing w:val="51"/>
        </w:rPr>
        <w:t xml:space="preserve"> </w:t>
      </w:r>
      <w:r w:rsidRPr="00705D7C">
        <w:rPr>
          <w:rFonts w:eastAsia="Arial"/>
          <w:color w:val="232323"/>
          <w:spacing w:val="5"/>
        </w:rPr>
        <w:t>th</w:t>
      </w:r>
      <w:r w:rsidRPr="00705D7C">
        <w:rPr>
          <w:rFonts w:eastAsia="Arial"/>
          <w:color w:val="232323"/>
        </w:rPr>
        <w:t xml:space="preserve">e </w:t>
      </w:r>
      <w:r w:rsidRPr="00705D7C">
        <w:rPr>
          <w:rFonts w:eastAsia="Arial"/>
          <w:color w:val="232323"/>
          <w:spacing w:val="2"/>
        </w:rPr>
        <w:t>provision</w:t>
      </w:r>
      <w:r w:rsidRPr="00705D7C">
        <w:rPr>
          <w:rFonts w:eastAsia="Arial"/>
          <w:color w:val="232323"/>
        </w:rPr>
        <w:t>s</w:t>
      </w:r>
      <w:r w:rsidRPr="00705D7C">
        <w:rPr>
          <w:rFonts w:eastAsia="Arial"/>
          <w:color w:val="232323"/>
          <w:spacing w:val="47"/>
        </w:rPr>
        <w:t xml:space="preserve"> </w:t>
      </w:r>
      <w:r w:rsidRPr="00705D7C">
        <w:rPr>
          <w:rFonts w:eastAsia="Arial"/>
          <w:color w:val="232323"/>
          <w:spacing w:val="-14"/>
        </w:rPr>
        <w:t>o</w:t>
      </w:r>
      <w:r w:rsidRPr="00705D7C">
        <w:rPr>
          <w:rFonts w:eastAsia="Arial"/>
          <w:color w:val="232323"/>
        </w:rPr>
        <w:t>f</w:t>
      </w:r>
      <w:r w:rsidRPr="00705D7C">
        <w:rPr>
          <w:rFonts w:eastAsia="Arial"/>
          <w:color w:val="232323"/>
          <w:spacing w:val="17"/>
        </w:rPr>
        <w:t xml:space="preserve"> </w:t>
      </w:r>
      <w:r w:rsidRPr="00705D7C">
        <w:rPr>
          <w:rFonts w:eastAsia="Arial"/>
          <w:color w:val="232323"/>
        </w:rPr>
        <w:t xml:space="preserve">the </w:t>
      </w:r>
      <w:r w:rsidRPr="00705D7C">
        <w:rPr>
          <w:rFonts w:eastAsia="Arial"/>
          <w:color w:val="232323"/>
          <w:spacing w:val="2"/>
        </w:rPr>
        <w:t>Coverag</w:t>
      </w:r>
      <w:r w:rsidRPr="00705D7C">
        <w:rPr>
          <w:rFonts w:eastAsia="Arial"/>
          <w:color w:val="232323"/>
        </w:rPr>
        <w:t>e</w:t>
      </w:r>
      <w:r w:rsidRPr="00705D7C">
        <w:rPr>
          <w:rFonts w:eastAsia="Arial"/>
          <w:color w:val="232323"/>
          <w:spacing w:val="22"/>
        </w:rPr>
        <w:t xml:space="preserve"> </w:t>
      </w:r>
      <w:r w:rsidRPr="00705D7C">
        <w:rPr>
          <w:rFonts w:eastAsia="Arial"/>
          <w:color w:val="232323"/>
          <w:spacing w:val="4"/>
        </w:rPr>
        <w:t>For</w:t>
      </w:r>
      <w:r w:rsidRPr="00705D7C">
        <w:rPr>
          <w:rFonts w:eastAsia="Arial"/>
          <w:color w:val="232323"/>
        </w:rPr>
        <w:t xml:space="preserve">m </w:t>
      </w:r>
      <w:r w:rsidRPr="00705D7C">
        <w:rPr>
          <w:rFonts w:eastAsia="Arial"/>
          <w:color w:val="232323"/>
          <w:spacing w:val="8"/>
        </w:rPr>
        <w:t>appl</w:t>
      </w:r>
      <w:r w:rsidRPr="00705D7C">
        <w:rPr>
          <w:rFonts w:eastAsia="Arial"/>
          <w:color w:val="232323"/>
        </w:rPr>
        <w:t>y</w:t>
      </w:r>
      <w:r w:rsidRPr="00705D7C">
        <w:rPr>
          <w:rFonts w:eastAsia="Arial"/>
          <w:color w:val="232323"/>
          <w:spacing w:val="33"/>
        </w:rPr>
        <w:t xml:space="preserve"> </w:t>
      </w:r>
      <w:r w:rsidRPr="00705D7C">
        <w:rPr>
          <w:rFonts w:eastAsia="Arial"/>
          <w:color w:val="232323"/>
          <w:spacing w:val="6"/>
        </w:rPr>
        <w:t xml:space="preserve">unless </w:t>
      </w:r>
      <w:r w:rsidRPr="00705D7C">
        <w:rPr>
          <w:rFonts w:eastAsia="Arial"/>
          <w:color w:val="232323"/>
          <w:spacing w:val="3"/>
        </w:rPr>
        <w:t>modifie</w:t>
      </w:r>
      <w:r w:rsidRPr="00705D7C">
        <w:rPr>
          <w:rFonts w:eastAsia="Arial"/>
          <w:color w:val="232323"/>
        </w:rPr>
        <w:t>d</w:t>
      </w:r>
      <w:r w:rsidRPr="00705D7C">
        <w:rPr>
          <w:rFonts w:eastAsia="Arial"/>
          <w:color w:val="232323"/>
          <w:spacing w:val="12"/>
        </w:rPr>
        <w:t xml:space="preserve"> </w:t>
      </w:r>
      <w:r w:rsidRPr="00705D7C">
        <w:rPr>
          <w:rFonts w:eastAsia="Arial"/>
          <w:color w:val="232323"/>
          <w:spacing w:val="-4"/>
        </w:rPr>
        <w:t>b</w:t>
      </w:r>
      <w:r w:rsidRPr="00705D7C">
        <w:rPr>
          <w:rFonts w:eastAsia="Arial"/>
          <w:color w:val="232323"/>
        </w:rPr>
        <w:t>y</w:t>
      </w:r>
      <w:r w:rsidRPr="00705D7C">
        <w:rPr>
          <w:rFonts w:eastAsia="Arial"/>
          <w:color w:val="232323"/>
          <w:spacing w:val="9"/>
        </w:rPr>
        <w:t xml:space="preserve"> </w:t>
      </w:r>
      <w:r w:rsidRPr="00705D7C">
        <w:rPr>
          <w:rFonts w:eastAsia="Arial"/>
          <w:color w:val="232323"/>
          <w:spacing w:val="4"/>
        </w:rPr>
        <w:t>th</w:t>
      </w:r>
      <w:r w:rsidRPr="00705D7C">
        <w:rPr>
          <w:rFonts w:eastAsia="Arial"/>
          <w:color w:val="232323"/>
        </w:rPr>
        <w:t>e</w:t>
      </w:r>
      <w:r w:rsidRPr="00705D7C">
        <w:rPr>
          <w:rFonts w:eastAsia="Arial"/>
          <w:color w:val="232323"/>
          <w:spacing w:val="7"/>
        </w:rPr>
        <w:t xml:space="preserve"> </w:t>
      </w:r>
      <w:r w:rsidRPr="00705D7C">
        <w:rPr>
          <w:rFonts w:eastAsia="Arial"/>
          <w:color w:val="232323"/>
          <w:spacing w:val="3"/>
        </w:rPr>
        <w:t>endorsement.</w:t>
      </w:r>
    </w:p>
    <w:p w14:paraId="5ED93AAC" w14:textId="77777777" w:rsidR="00365793" w:rsidRPr="00705D7C" w:rsidDel="00337B57" w:rsidRDefault="00365793" w:rsidP="00705D7C">
      <w:pPr>
        <w:spacing w:line="200" w:lineRule="exact"/>
        <w:ind w:right="24"/>
        <w:jc w:val="both"/>
        <w:rPr>
          <w:del w:id="72" w:author="Carla Marie G. Bersales" w:date="2022-03-03T16:09:00Z"/>
        </w:rPr>
        <w:pPrChange w:id="73" w:author="Carla Marie G. Bersales" w:date="2022-03-03T16:35:00Z">
          <w:pPr>
            <w:spacing w:line="200" w:lineRule="exact"/>
          </w:pPr>
        </w:pPrChange>
      </w:pPr>
    </w:p>
    <w:p w14:paraId="3F472934" w14:textId="77777777" w:rsidR="00365793" w:rsidRPr="00705D7C" w:rsidRDefault="00365793" w:rsidP="00705D7C">
      <w:pPr>
        <w:spacing w:before="16" w:line="280" w:lineRule="exact"/>
        <w:ind w:right="24"/>
        <w:jc w:val="both"/>
        <w:pPrChange w:id="74" w:author="Carla Marie G. Bersales" w:date="2022-03-03T16:35:00Z">
          <w:pPr>
            <w:spacing w:before="16" w:line="280" w:lineRule="exact"/>
          </w:pPr>
        </w:pPrChange>
      </w:pPr>
    </w:p>
    <w:p w14:paraId="28048B3B" w14:textId="6A29DCC5" w:rsidR="00365793" w:rsidRPr="00705D7C" w:rsidRDefault="00B8769B" w:rsidP="00705D7C">
      <w:pPr>
        <w:spacing w:line="200" w:lineRule="exact"/>
        <w:ind w:right="24"/>
        <w:jc w:val="both"/>
        <w:rPr>
          <w:rFonts w:eastAsia="Arial"/>
        </w:rPr>
        <w:pPrChange w:id="75" w:author="Carla Marie G. Bersales" w:date="2022-03-03T16:35:00Z">
          <w:pPr>
            <w:spacing w:line="200" w:lineRule="exact"/>
            <w:ind w:left="117" w:right="120" w:hanging="7"/>
          </w:pPr>
        </w:pPrChange>
      </w:pPr>
      <w:r w:rsidRPr="00705D7C">
        <w:rPr>
          <w:rFonts w:eastAsia="Arial"/>
          <w:color w:val="232323"/>
        </w:rPr>
        <w:t>WE</w:t>
      </w:r>
      <w:r w:rsidRPr="00705D7C">
        <w:rPr>
          <w:rFonts w:eastAsia="Arial"/>
          <w:color w:val="232323"/>
          <w:spacing w:val="43"/>
        </w:rPr>
        <w:t xml:space="preserve"> </w:t>
      </w:r>
      <w:r w:rsidRPr="00705D7C">
        <w:rPr>
          <w:rFonts w:eastAsia="Arial"/>
          <w:color w:val="232323"/>
          <w:spacing w:val="10"/>
        </w:rPr>
        <w:t>WIL</w:t>
      </w:r>
      <w:r w:rsidRPr="00705D7C">
        <w:rPr>
          <w:rFonts w:eastAsia="Arial"/>
          <w:color w:val="232323"/>
        </w:rPr>
        <w:t>L</w:t>
      </w:r>
      <w:r w:rsidRPr="00705D7C">
        <w:rPr>
          <w:rFonts w:eastAsia="Arial"/>
          <w:color w:val="232323"/>
          <w:spacing w:val="16"/>
        </w:rPr>
        <w:t xml:space="preserve"> </w:t>
      </w:r>
      <w:r w:rsidRPr="00705D7C">
        <w:rPr>
          <w:rFonts w:eastAsia="Arial"/>
          <w:color w:val="232323"/>
          <w:spacing w:val="4"/>
        </w:rPr>
        <w:t>NO</w:t>
      </w:r>
      <w:r w:rsidRPr="00705D7C">
        <w:rPr>
          <w:rFonts w:eastAsia="Arial"/>
          <w:color w:val="232323"/>
        </w:rPr>
        <w:t>T</w:t>
      </w:r>
      <w:r w:rsidRPr="00705D7C">
        <w:rPr>
          <w:rFonts w:eastAsia="Arial"/>
          <w:color w:val="232323"/>
          <w:spacing w:val="38"/>
        </w:rPr>
        <w:t xml:space="preserve"> </w:t>
      </w:r>
      <w:r w:rsidRPr="00705D7C">
        <w:rPr>
          <w:rFonts w:eastAsia="Arial"/>
          <w:color w:val="232323"/>
          <w:spacing w:val="11"/>
        </w:rPr>
        <w:t>B</w:t>
      </w:r>
      <w:r w:rsidRPr="00705D7C">
        <w:rPr>
          <w:rFonts w:eastAsia="Arial"/>
          <w:color w:val="232323"/>
        </w:rPr>
        <w:t>E</w:t>
      </w:r>
      <w:r w:rsidRPr="00705D7C">
        <w:rPr>
          <w:rFonts w:eastAsia="Arial"/>
          <w:color w:val="232323"/>
          <w:spacing w:val="20"/>
        </w:rPr>
        <w:t xml:space="preserve"> </w:t>
      </w:r>
      <w:r w:rsidRPr="00705D7C">
        <w:rPr>
          <w:rFonts w:eastAsia="Arial"/>
          <w:color w:val="232323"/>
          <w:spacing w:val="6"/>
        </w:rPr>
        <w:t>LIABL</w:t>
      </w:r>
      <w:r w:rsidRPr="00705D7C">
        <w:rPr>
          <w:rFonts w:eastAsia="Arial"/>
          <w:color w:val="232323"/>
        </w:rPr>
        <w:t>E</w:t>
      </w:r>
      <w:r w:rsidRPr="00705D7C">
        <w:rPr>
          <w:rFonts w:eastAsia="Arial"/>
          <w:color w:val="232323"/>
          <w:spacing w:val="25"/>
        </w:rPr>
        <w:t xml:space="preserve"> </w:t>
      </w:r>
      <w:r w:rsidRPr="00705D7C">
        <w:rPr>
          <w:rFonts w:eastAsia="Arial"/>
          <w:color w:val="232323"/>
          <w:spacing w:val="4"/>
        </w:rPr>
        <w:t>FO</w:t>
      </w:r>
      <w:r w:rsidRPr="00705D7C">
        <w:rPr>
          <w:rFonts w:eastAsia="Arial"/>
          <w:color w:val="232323"/>
        </w:rPr>
        <w:t>R</w:t>
      </w:r>
      <w:r w:rsidRPr="00705D7C">
        <w:rPr>
          <w:rFonts w:eastAsia="Arial"/>
          <w:color w:val="232323"/>
          <w:spacing w:val="23"/>
        </w:rPr>
        <w:t xml:space="preserve"> </w:t>
      </w:r>
      <w:r w:rsidRPr="00705D7C">
        <w:rPr>
          <w:rFonts w:eastAsia="Arial"/>
          <w:color w:val="232323"/>
          <w:spacing w:val="-2"/>
        </w:rPr>
        <w:t>AN</w:t>
      </w:r>
      <w:r w:rsidRPr="00705D7C">
        <w:rPr>
          <w:rFonts w:eastAsia="Arial"/>
          <w:color w:val="232323"/>
        </w:rPr>
        <w:t>Y</w:t>
      </w:r>
      <w:r w:rsidRPr="00705D7C">
        <w:rPr>
          <w:rFonts w:eastAsia="Arial"/>
          <w:color w:val="232323"/>
          <w:spacing w:val="49"/>
        </w:rPr>
        <w:t xml:space="preserve"> </w:t>
      </w:r>
      <w:r w:rsidRPr="00705D7C">
        <w:rPr>
          <w:rFonts w:eastAsia="Arial"/>
          <w:color w:val="232323"/>
          <w:spacing w:val="8"/>
        </w:rPr>
        <w:t>"ACCIDENTS</w:t>
      </w:r>
      <w:r w:rsidRPr="00705D7C">
        <w:rPr>
          <w:rFonts w:eastAsia="Arial"/>
          <w:color w:val="232323"/>
        </w:rPr>
        <w:t>"</w:t>
      </w:r>
      <w:r w:rsidRPr="00705D7C">
        <w:rPr>
          <w:rFonts w:eastAsia="Arial"/>
          <w:color w:val="232323"/>
          <w:spacing w:val="-12"/>
        </w:rPr>
        <w:t xml:space="preserve"> </w:t>
      </w:r>
      <w:r w:rsidRPr="00705D7C">
        <w:rPr>
          <w:rFonts w:eastAsia="Arial"/>
          <w:color w:val="232323"/>
          <w:spacing w:val="7"/>
        </w:rPr>
        <w:t>O</w:t>
      </w:r>
      <w:r w:rsidRPr="00705D7C">
        <w:rPr>
          <w:rFonts w:eastAsia="Arial"/>
          <w:color w:val="232323"/>
        </w:rPr>
        <w:t>R</w:t>
      </w:r>
      <w:r w:rsidRPr="00705D7C">
        <w:rPr>
          <w:rFonts w:eastAsia="Arial"/>
          <w:color w:val="232323"/>
          <w:spacing w:val="38"/>
        </w:rPr>
        <w:t xml:space="preserve"> </w:t>
      </w:r>
      <w:r w:rsidRPr="00705D7C">
        <w:rPr>
          <w:rFonts w:eastAsia="Arial"/>
          <w:color w:val="232323"/>
          <w:spacing w:val="9"/>
        </w:rPr>
        <w:t>"LOSSES</w:t>
      </w:r>
      <w:r w:rsidRPr="00705D7C">
        <w:rPr>
          <w:rFonts w:eastAsia="Arial"/>
          <w:color w:val="232323"/>
        </w:rPr>
        <w:t>"</w:t>
      </w:r>
      <w:r w:rsidRPr="00705D7C">
        <w:rPr>
          <w:rFonts w:eastAsia="Arial"/>
          <w:color w:val="232323"/>
          <w:spacing w:val="-13"/>
        </w:rPr>
        <w:t xml:space="preserve"> </w:t>
      </w:r>
      <w:r w:rsidRPr="00705D7C">
        <w:rPr>
          <w:rFonts w:eastAsia="Arial"/>
          <w:color w:val="232323"/>
          <w:spacing w:val="12"/>
        </w:rPr>
        <w:t>WHIL</w:t>
      </w:r>
      <w:r w:rsidRPr="00705D7C">
        <w:rPr>
          <w:rFonts w:eastAsia="Arial"/>
          <w:color w:val="232323"/>
        </w:rPr>
        <w:t>E</w:t>
      </w:r>
      <w:r w:rsidRPr="00705D7C">
        <w:rPr>
          <w:rFonts w:eastAsia="Arial"/>
          <w:color w:val="232323"/>
          <w:spacing w:val="-9"/>
        </w:rPr>
        <w:t xml:space="preserve"> </w:t>
      </w:r>
      <w:r w:rsidRPr="00705D7C">
        <w:rPr>
          <w:rFonts w:eastAsia="Arial"/>
          <w:color w:val="232323"/>
        </w:rPr>
        <w:t>A</w:t>
      </w:r>
      <w:r w:rsidRPr="00705D7C">
        <w:rPr>
          <w:rFonts w:eastAsia="Arial"/>
          <w:color w:val="232323"/>
          <w:spacing w:val="39"/>
        </w:rPr>
        <w:t xml:space="preserve"> </w:t>
      </w:r>
      <w:r w:rsidRPr="00705D7C">
        <w:rPr>
          <w:rFonts w:eastAsia="Arial"/>
          <w:color w:val="232323"/>
          <w:spacing w:val="7"/>
        </w:rPr>
        <w:t>COVERE</w:t>
      </w:r>
      <w:r w:rsidRPr="00705D7C">
        <w:rPr>
          <w:rFonts w:eastAsia="Arial"/>
          <w:color w:val="232323"/>
        </w:rPr>
        <w:t>D</w:t>
      </w:r>
      <w:r w:rsidRPr="00705D7C">
        <w:rPr>
          <w:rFonts w:eastAsia="Arial"/>
          <w:color w:val="232323"/>
          <w:spacing w:val="22"/>
        </w:rPr>
        <w:t xml:space="preserve"> </w:t>
      </w:r>
      <w:r w:rsidRPr="00705D7C">
        <w:rPr>
          <w:rFonts w:eastAsia="Arial"/>
          <w:color w:val="232323"/>
          <w:spacing w:val="-1"/>
        </w:rPr>
        <w:t>"AUTO</w:t>
      </w:r>
      <w:r w:rsidRPr="00705D7C">
        <w:rPr>
          <w:rFonts w:eastAsia="Arial"/>
          <w:color w:val="232323"/>
        </w:rPr>
        <w:t>"</w:t>
      </w:r>
      <w:r w:rsidRPr="00705D7C">
        <w:rPr>
          <w:rFonts w:eastAsia="Arial"/>
          <w:color w:val="232323"/>
          <w:spacing w:val="15"/>
        </w:rPr>
        <w:t xml:space="preserve"> </w:t>
      </w:r>
      <w:r w:rsidRPr="00705D7C">
        <w:rPr>
          <w:rFonts w:eastAsia="Arial"/>
          <w:color w:val="232323"/>
          <w:spacing w:val="4"/>
        </w:rPr>
        <w:t>I</w:t>
      </w:r>
      <w:r w:rsidRPr="00705D7C">
        <w:rPr>
          <w:rFonts w:eastAsia="Arial"/>
          <w:color w:val="232323"/>
        </w:rPr>
        <w:t>S</w:t>
      </w:r>
      <w:r w:rsidRPr="00705D7C">
        <w:rPr>
          <w:rFonts w:eastAsia="Arial"/>
          <w:color w:val="232323"/>
          <w:spacing w:val="23"/>
        </w:rPr>
        <w:t xml:space="preserve"> </w:t>
      </w:r>
      <w:r w:rsidRPr="00705D7C">
        <w:rPr>
          <w:rFonts w:eastAsia="Arial"/>
          <w:color w:val="232323"/>
          <w:spacing w:val="10"/>
        </w:rPr>
        <w:t xml:space="preserve">DRIVEN </w:t>
      </w:r>
      <w:r w:rsidRPr="00705D7C">
        <w:rPr>
          <w:rFonts w:eastAsia="Arial"/>
          <w:color w:val="232323"/>
          <w:spacing w:val="-4"/>
        </w:rPr>
        <w:t>B</w:t>
      </w:r>
      <w:r w:rsidRPr="00705D7C">
        <w:rPr>
          <w:rFonts w:eastAsia="Arial"/>
          <w:color w:val="232323"/>
        </w:rPr>
        <w:t>Y</w:t>
      </w:r>
      <w:r w:rsidRPr="00705D7C">
        <w:rPr>
          <w:rFonts w:eastAsia="Arial"/>
          <w:color w:val="232323"/>
          <w:spacing w:val="14"/>
        </w:rPr>
        <w:t xml:space="preserve"> </w:t>
      </w:r>
      <w:r w:rsidRPr="00705D7C">
        <w:rPr>
          <w:rFonts w:eastAsia="Arial"/>
          <w:color w:val="232323"/>
        </w:rPr>
        <w:t>ANY</w:t>
      </w:r>
      <w:r w:rsidRPr="00705D7C">
        <w:rPr>
          <w:rFonts w:eastAsia="Arial"/>
          <w:color w:val="232323"/>
          <w:spacing w:val="32"/>
        </w:rPr>
        <w:t xml:space="preserve"> </w:t>
      </w:r>
      <w:r w:rsidRPr="00705D7C">
        <w:rPr>
          <w:rFonts w:eastAsia="Arial"/>
          <w:color w:val="232323"/>
          <w:spacing w:val="10"/>
        </w:rPr>
        <w:t>UNLISTE</w:t>
      </w:r>
      <w:r w:rsidRPr="00705D7C">
        <w:rPr>
          <w:rFonts w:eastAsia="Arial"/>
          <w:color w:val="232323"/>
        </w:rPr>
        <w:t>D</w:t>
      </w:r>
      <w:r w:rsidR="00DB6F97" w:rsidRPr="00705D7C">
        <w:rPr>
          <w:rFonts w:eastAsia="Arial"/>
          <w:color w:val="232323"/>
          <w:spacing w:val="-20"/>
        </w:rPr>
        <w:t xml:space="preserve"> </w:t>
      </w:r>
      <w:r w:rsidRPr="00705D7C">
        <w:rPr>
          <w:rFonts w:eastAsia="Arial"/>
          <w:color w:val="232323"/>
          <w:spacing w:val="9"/>
        </w:rPr>
        <w:t>DRIVER.</w:t>
      </w:r>
    </w:p>
    <w:p w14:paraId="515E1A05" w14:textId="75E5B3D3" w:rsidR="00365793" w:rsidRPr="00705D7C" w:rsidRDefault="00365793">
      <w:pPr>
        <w:spacing w:before="4" w:line="180" w:lineRule="exact"/>
        <w:jc w:val="both"/>
        <w:rPr>
          <w:sz w:val="18"/>
          <w:szCs w:val="18"/>
        </w:rPr>
        <w:pPrChange w:id="76" w:author="Carla Marie G. Bersales" w:date="2022-03-03T16:09:00Z">
          <w:pPr>
            <w:spacing w:before="4" w:line="180" w:lineRule="exact"/>
          </w:pPr>
        </w:pPrChange>
      </w:pPr>
    </w:p>
    <w:p w14:paraId="08309261" w14:textId="4A6C35EE" w:rsidR="00E76DE9" w:rsidRPr="00705D7C" w:rsidRDefault="00E76DE9">
      <w:pPr>
        <w:spacing w:before="4" w:line="180" w:lineRule="exact"/>
        <w:rPr>
          <w:sz w:val="18"/>
          <w:szCs w:val="18"/>
        </w:rPr>
      </w:pPr>
    </w:p>
    <w:p w14:paraId="0CF9860D" w14:textId="5813F789" w:rsidR="00E76DE9" w:rsidRPr="00705D7C" w:rsidRDefault="00E76DE9" w:rsidP="00E76DE9">
      <w:pPr>
        <w:spacing w:line="200" w:lineRule="exact"/>
      </w:pPr>
    </w:p>
    <w:p w14:paraId="110C3770" w14:textId="1CB77B83" w:rsidR="00BA52E2" w:rsidRPr="00705D7C" w:rsidRDefault="00BA52E2" w:rsidP="00E76DE9">
      <w:pPr>
        <w:spacing w:line="200" w:lineRule="exact"/>
      </w:pPr>
    </w:p>
    <w:p w14:paraId="460A106E" w14:textId="0B251C83" w:rsidR="00BA52E2" w:rsidRPr="00705D7C" w:rsidRDefault="00BA52E2" w:rsidP="00E76DE9">
      <w:pPr>
        <w:spacing w:line="200" w:lineRule="exact"/>
      </w:pPr>
    </w:p>
    <w:p w14:paraId="29C38B2F" w14:textId="4DBF4963" w:rsidR="00BA52E2" w:rsidRPr="00705D7C" w:rsidRDefault="00BA52E2" w:rsidP="00E76DE9">
      <w:pPr>
        <w:spacing w:line="200" w:lineRule="exact"/>
      </w:pPr>
    </w:p>
    <w:p w14:paraId="3E6F4776" w14:textId="4E15544E" w:rsidR="00BA52E2" w:rsidRPr="00705D7C" w:rsidRDefault="00BA52E2" w:rsidP="00E76DE9">
      <w:pPr>
        <w:spacing w:line="200" w:lineRule="exact"/>
      </w:pPr>
    </w:p>
    <w:p w14:paraId="23501765" w14:textId="529E361D" w:rsidR="00BA52E2" w:rsidRPr="00705D7C" w:rsidRDefault="00BA52E2" w:rsidP="00E76DE9">
      <w:pPr>
        <w:spacing w:line="200" w:lineRule="exact"/>
      </w:pPr>
    </w:p>
    <w:p w14:paraId="1A8EC7C3" w14:textId="7292336B" w:rsidR="00BA52E2" w:rsidRPr="00705D7C" w:rsidRDefault="00BA52E2" w:rsidP="00E76DE9">
      <w:pPr>
        <w:spacing w:line="200" w:lineRule="exact"/>
      </w:pPr>
    </w:p>
    <w:p w14:paraId="6DCB76D2" w14:textId="319A464F" w:rsidR="00BA52E2" w:rsidRPr="00705D7C" w:rsidRDefault="00BA52E2" w:rsidP="00E76DE9">
      <w:pPr>
        <w:spacing w:line="200" w:lineRule="exact"/>
      </w:pPr>
    </w:p>
    <w:p w14:paraId="06880D75" w14:textId="2C79034B" w:rsidR="00BA52E2" w:rsidRPr="00705D7C" w:rsidRDefault="00BA52E2" w:rsidP="00E76DE9">
      <w:pPr>
        <w:spacing w:line="200" w:lineRule="exact"/>
      </w:pPr>
    </w:p>
    <w:p w14:paraId="39801A28" w14:textId="02783612" w:rsidR="00BA52E2" w:rsidRPr="00705D7C" w:rsidRDefault="00BA52E2" w:rsidP="00E76DE9">
      <w:pPr>
        <w:spacing w:line="200" w:lineRule="exact"/>
      </w:pPr>
    </w:p>
    <w:p w14:paraId="58BEF33B" w14:textId="3085FC19" w:rsidR="00BA52E2" w:rsidRPr="00705D7C" w:rsidRDefault="00BA52E2" w:rsidP="00E76DE9">
      <w:pPr>
        <w:spacing w:line="200" w:lineRule="exact"/>
      </w:pPr>
    </w:p>
    <w:p w14:paraId="1F251783" w14:textId="6D03BA8E" w:rsidR="00BA52E2" w:rsidRPr="00705D7C" w:rsidRDefault="00BA52E2" w:rsidP="00E76DE9">
      <w:pPr>
        <w:spacing w:line="200" w:lineRule="exact"/>
      </w:pPr>
    </w:p>
    <w:p w14:paraId="4318BBBE" w14:textId="26E74011" w:rsidR="00BA52E2" w:rsidRPr="00705D7C" w:rsidRDefault="00BA52E2" w:rsidP="00E76DE9">
      <w:pPr>
        <w:spacing w:line="200" w:lineRule="exact"/>
        <w:rPr>
          <w:ins w:id="77" w:author="Carla Marie G. Bersales" w:date="2022-03-03T16:10:00Z"/>
        </w:rPr>
      </w:pPr>
    </w:p>
    <w:p w14:paraId="70A4F643" w14:textId="77777777" w:rsidR="00AD39CD" w:rsidRPr="00705D7C" w:rsidRDefault="00AD39CD" w:rsidP="00E76DE9">
      <w:pPr>
        <w:spacing w:line="200" w:lineRule="exact"/>
        <w:rPr>
          <w:ins w:id="78" w:author="Carla Marie G. Bersales" w:date="2022-03-03T16:10:00Z"/>
        </w:rPr>
      </w:pPr>
    </w:p>
    <w:p w14:paraId="7C831DB8" w14:textId="77777777" w:rsidR="00AD39CD" w:rsidRPr="00705D7C" w:rsidRDefault="00AD39CD" w:rsidP="00E76DE9">
      <w:pPr>
        <w:spacing w:line="200" w:lineRule="exact"/>
        <w:rPr>
          <w:ins w:id="79" w:author="Carla Marie G. Bersales" w:date="2022-03-03T16:10:00Z"/>
        </w:rPr>
      </w:pPr>
    </w:p>
    <w:p w14:paraId="22F49681" w14:textId="77777777" w:rsidR="00AD39CD" w:rsidRPr="00705D7C" w:rsidRDefault="00AD39CD" w:rsidP="00E76DE9">
      <w:pPr>
        <w:spacing w:line="200" w:lineRule="exact"/>
        <w:rPr>
          <w:ins w:id="80" w:author="Carla Marie G. Bersales" w:date="2022-03-03T16:10:00Z"/>
        </w:rPr>
      </w:pPr>
    </w:p>
    <w:p w14:paraId="7DFD3360" w14:textId="77777777" w:rsidR="00AD39CD" w:rsidRPr="00705D7C" w:rsidRDefault="00AD39CD" w:rsidP="00E76DE9">
      <w:pPr>
        <w:spacing w:line="200" w:lineRule="exact"/>
        <w:rPr>
          <w:ins w:id="81" w:author="Carla Marie G. Bersales" w:date="2022-03-03T16:10:00Z"/>
        </w:rPr>
      </w:pPr>
    </w:p>
    <w:p w14:paraId="5FB8DC2D" w14:textId="77777777" w:rsidR="00AD39CD" w:rsidRPr="00705D7C" w:rsidRDefault="00AD39CD" w:rsidP="00E76DE9">
      <w:pPr>
        <w:spacing w:line="200" w:lineRule="exact"/>
        <w:rPr>
          <w:ins w:id="82" w:author="Carla Marie G. Bersales" w:date="2022-03-03T16:10:00Z"/>
        </w:rPr>
      </w:pPr>
    </w:p>
    <w:p w14:paraId="0A65EE40" w14:textId="77777777" w:rsidR="00AD39CD" w:rsidRPr="00705D7C" w:rsidRDefault="00AD39CD" w:rsidP="00E76DE9">
      <w:pPr>
        <w:spacing w:line="200" w:lineRule="exact"/>
        <w:rPr>
          <w:ins w:id="83" w:author="Carla Marie G. Bersales" w:date="2022-03-03T16:10:00Z"/>
        </w:rPr>
      </w:pPr>
    </w:p>
    <w:p w14:paraId="32EFFB23" w14:textId="77777777" w:rsidR="00AD39CD" w:rsidRPr="00705D7C" w:rsidRDefault="00AD39CD" w:rsidP="00E76DE9">
      <w:pPr>
        <w:spacing w:line="200" w:lineRule="exact"/>
        <w:rPr>
          <w:ins w:id="84" w:author="Carla Marie G. Bersales" w:date="2022-03-03T16:10:00Z"/>
        </w:rPr>
      </w:pPr>
    </w:p>
    <w:p w14:paraId="1604CAC2" w14:textId="77777777" w:rsidR="00AD39CD" w:rsidRPr="00705D7C" w:rsidRDefault="00AD39CD" w:rsidP="00E76DE9">
      <w:pPr>
        <w:spacing w:line="200" w:lineRule="exact"/>
      </w:pPr>
    </w:p>
    <w:p w14:paraId="10919010" w14:textId="3B507F05" w:rsidR="00BA52E2" w:rsidRPr="00705D7C" w:rsidRDefault="00BA52E2" w:rsidP="00E76DE9">
      <w:pPr>
        <w:spacing w:line="200" w:lineRule="exact"/>
      </w:pPr>
    </w:p>
    <w:p w14:paraId="1A25A80E" w14:textId="31ACCE45" w:rsidR="00BA52E2" w:rsidRPr="00705D7C" w:rsidRDefault="00BA52E2" w:rsidP="00E76DE9">
      <w:pPr>
        <w:spacing w:line="200" w:lineRule="exact"/>
      </w:pPr>
    </w:p>
    <w:p w14:paraId="4D71F4D9" w14:textId="27CB031F" w:rsidR="00BA52E2" w:rsidRPr="00705D7C" w:rsidRDefault="00BA52E2" w:rsidP="00E76DE9">
      <w:pPr>
        <w:spacing w:line="200" w:lineRule="exact"/>
      </w:pPr>
    </w:p>
    <w:p w14:paraId="32439162" w14:textId="652D1D43" w:rsidR="00BA52E2" w:rsidRPr="00705D7C" w:rsidRDefault="00BA52E2" w:rsidP="00E76DE9">
      <w:pPr>
        <w:spacing w:line="200" w:lineRule="exact"/>
      </w:pPr>
    </w:p>
    <w:p w14:paraId="0EC88A2E" w14:textId="77777777" w:rsidR="00BA52E2" w:rsidRPr="00705D7C" w:rsidRDefault="00BA52E2" w:rsidP="00E76DE9">
      <w:pPr>
        <w:spacing w:line="200" w:lineRule="exact"/>
      </w:pPr>
    </w:p>
    <w:p w14:paraId="5B9867C1" w14:textId="69B9CF69" w:rsidR="00E76DE9" w:rsidRPr="00705D7C" w:rsidRDefault="00E76DE9" w:rsidP="00E76DE9">
      <w:pPr>
        <w:spacing w:line="200" w:lineRule="exact"/>
      </w:pPr>
    </w:p>
    <w:p w14:paraId="349FA08E" w14:textId="77777777" w:rsidR="00725CB8" w:rsidRPr="00705D7C" w:rsidRDefault="00725CB8" w:rsidP="00725CB8">
      <w:pPr>
        <w:spacing w:line="200" w:lineRule="exact"/>
      </w:pPr>
    </w:p>
    <w:p w14:paraId="6ADF3762" w14:textId="317D538E" w:rsidR="00725CB8" w:rsidRPr="00705D7C" w:rsidDel="00FD2B81" w:rsidRDefault="00AD39CD" w:rsidP="00725CB8">
      <w:pPr>
        <w:spacing w:line="200" w:lineRule="exact"/>
        <w:rPr>
          <w:del w:id="85" w:author="Carla Marie G. Bersales" w:date="2022-03-03T16:10:00Z"/>
        </w:rPr>
      </w:pPr>
      <w:r w:rsidRPr="00705D7C">
        <w:rPr>
          <w:noProof/>
        </w:rPr>
        <w:drawing>
          <wp:anchor distT="0" distB="0" distL="114300" distR="114300" simplePos="0" relativeHeight="251659264" behindDoc="0" locked="0" layoutInCell="1" allowOverlap="1" wp14:anchorId="34EBA49B" wp14:editId="4ED51E2A">
            <wp:simplePos x="0" y="0"/>
            <wp:positionH relativeFrom="margin">
              <wp:posOffset>4277360</wp:posOffset>
            </wp:positionH>
            <wp:positionV relativeFrom="paragraph">
              <wp:posOffset>92075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C959A" w14:textId="2B23F750" w:rsidR="00725CB8" w:rsidRPr="00705D7C" w:rsidDel="00FD2B81" w:rsidRDefault="00725CB8" w:rsidP="00725CB8">
      <w:pPr>
        <w:spacing w:line="200" w:lineRule="exact"/>
        <w:rPr>
          <w:del w:id="86" w:author="Carla Marie G. Bersales" w:date="2022-03-03T16:10:00Z"/>
        </w:rPr>
      </w:pPr>
      <w:bookmarkStart w:id="87" w:name="_Hlk75872018"/>
    </w:p>
    <w:p w14:paraId="4AE3F71B" w14:textId="755AA51E" w:rsidR="00725CB8" w:rsidRPr="00705D7C" w:rsidRDefault="00725CB8" w:rsidP="00725CB8">
      <w:pPr>
        <w:spacing w:line="200" w:lineRule="exact"/>
      </w:pPr>
    </w:p>
    <w:p w14:paraId="268BAF8F" w14:textId="77777777" w:rsidR="00725CB8" w:rsidRPr="00705D7C" w:rsidRDefault="00725CB8" w:rsidP="00725CB8">
      <w:pPr>
        <w:spacing w:line="200" w:lineRule="exact"/>
      </w:pPr>
    </w:p>
    <w:p w14:paraId="57DAD83D" w14:textId="77777777" w:rsidR="00725CB8" w:rsidRPr="00705D7C" w:rsidRDefault="00725CB8" w:rsidP="00725CB8"/>
    <w:p w14:paraId="01A68D75" w14:textId="77777777" w:rsidR="00725CB8" w:rsidRPr="00705D7C" w:rsidRDefault="00725CB8" w:rsidP="00725CB8"/>
    <w:p w14:paraId="6D8D6731" w14:textId="77777777" w:rsidR="00725CB8" w:rsidRPr="00705D7C" w:rsidRDefault="00725CB8" w:rsidP="00725CB8">
      <w:pPr>
        <w:pStyle w:val="BTNoDS"/>
        <w:tabs>
          <w:tab w:val="right" w:pos="2880"/>
        </w:tabs>
      </w:pPr>
      <w:r w:rsidRPr="00705D7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82B3E2" wp14:editId="224F59E0">
                <wp:simplePos x="0" y="0"/>
                <wp:positionH relativeFrom="column">
                  <wp:posOffset>4267200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ABE9C4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pt,19.5pt" to="469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" strokecolor="black [3213]" strokeweight="1.5pt"/>
            </w:pict>
          </mc:Fallback>
        </mc:AlternateContent>
      </w:r>
    </w:p>
    <w:p w14:paraId="64BCAAA7" w14:textId="3B07C0A0" w:rsidR="00725CB8" w:rsidRPr="00705D7C" w:rsidDel="00AD39CD" w:rsidRDefault="00725CB8" w:rsidP="00705D7C">
      <w:pPr>
        <w:pStyle w:val="BTNoDS"/>
        <w:tabs>
          <w:tab w:val="right" w:pos="2880"/>
        </w:tabs>
        <w:ind w:right="24"/>
        <w:jc w:val="right"/>
        <w:rPr>
          <w:del w:id="88" w:author="Carla Marie G. Bersales" w:date="2022-03-03T16:10:00Z"/>
        </w:rPr>
        <w:pPrChange w:id="89" w:author="Carla Marie G. Bersales" w:date="2022-03-03T16:35:00Z">
          <w:pPr>
            <w:pStyle w:val="BTNoDS"/>
            <w:tabs>
              <w:tab w:val="right" w:pos="2880"/>
            </w:tabs>
            <w:jc w:val="right"/>
          </w:pPr>
        </w:pPrChange>
      </w:pPr>
      <w:r w:rsidRPr="00705D7C">
        <w:t>Jeffrey A. Silver</w:t>
      </w:r>
      <w:r w:rsidRPr="00705D7C">
        <w:br/>
        <w:t>(Authorized Representative)</w:t>
      </w:r>
      <w:r w:rsidRPr="00705D7C">
        <w:br/>
        <w:t xml:space="preserve">Date: </w:t>
      </w:r>
      <w:bookmarkStart w:id="90" w:name="IssuanceDate"/>
      <w:bookmarkEnd w:id="90"/>
      <w:del w:id="91" w:author="Krist Iann M. Tablan" w:date="2021-09-22T16:32:00Z">
        <w:r w:rsidRPr="00705D7C" w:rsidDel="005A7175">
          <w:delText xml:space="preserve">[date of issuance] </w:delText>
        </w:r>
      </w:del>
    </w:p>
    <w:bookmarkEnd w:id="87"/>
    <w:p w14:paraId="345DC91F" w14:textId="77777777" w:rsidR="00E76DE9" w:rsidRPr="00705D7C" w:rsidDel="00AD39CD" w:rsidRDefault="00E76DE9" w:rsidP="00705D7C">
      <w:pPr>
        <w:spacing w:before="4" w:line="180" w:lineRule="exact"/>
        <w:ind w:right="24"/>
        <w:rPr>
          <w:del w:id="92" w:author="Carla Marie G. Bersales" w:date="2022-03-03T16:10:00Z"/>
          <w:sz w:val="18"/>
          <w:szCs w:val="18"/>
        </w:rPr>
        <w:pPrChange w:id="93" w:author="Carla Marie G. Bersales" w:date="2022-03-03T16:35:00Z">
          <w:pPr>
            <w:spacing w:before="4" w:line="180" w:lineRule="exact"/>
          </w:pPr>
        </w:pPrChange>
      </w:pPr>
    </w:p>
    <w:p w14:paraId="22190583" w14:textId="4A45F199" w:rsidR="00365793" w:rsidRPr="00705D7C" w:rsidDel="00AD39CD" w:rsidRDefault="00365793" w:rsidP="00705D7C">
      <w:pPr>
        <w:spacing w:line="200" w:lineRule="exact"/>
        <w:ind w:right="24"/>
        <w:rPr>
          <w:del w:id="94" w:author="Carla Marie G. Bersales" w:date="2022-03-03T16:10:00Z"/>
        </w:rPr>
        <w:pPrChange w:id="95" w:author="Carla Marie G. Bersales" w:date="2022-03-03T16:35:00Z">
          <w:pPr>
            <w:spacing w:line="200" w:lineRule="exact"/>
          </w:pPr>
        </w:pPrChange>
      </w:pPr>
    </w:p>
    <w:p w14:paraId="34F5484F" w14:textId="77777777" w:rsidR="00365793" w:rsidRPr="00705D7C" w:rsidDel="00AD39CD" w:rsidRDefault="00365793" w:rsidP="00705D7C">
      <w:pPr>
        <w:spacing w:line="200" w:lineRule="exact"/>
        <w:ind w:right="24"/>
        <w:rPr>
          <w:del w:id="96" w:author="Carla Marie G. Bersales" w:date="2022-03-03T16:10:00Z"/>
        </w:rPr>
        <w:pPrChange w:id="97" w:author="Carla Marie G. Bersales" w:date="2022-03-03T16:35:00Z">
          <w:pPr>
            <w:spacing w:line="200" w:lineRule="exact"/>
          </w:pPr>
        </w:pPrChange>
      </w:pPr>
    </w:p>
    <w:p w14:paraId="40E3D0BF" w14:textId="5A628347" w:rsidR="00365793" w:rsidRPr="00705D7C" w:rsidDel="00AD39CD" w:rsidRDefault="00365793" w:rsidP="00705D7C">
      <w:pPr>
        <w:spacing w:line="200" w:lineRule="exact"/>
        <w:ind w:right="24"/>
        <w:rPr>
          <w:del w:id="98" w:author="Carla Marie G. Bersales" w:date="2022-03-03T16:10:00Z"/>
        </w:rPr>
        <w:pPrChange w:id="99" w:author="Carla Marie G. Bersales" w:date="2022-03-03T16:35:00Z">
          <w:pPr>
            <w:spacing w:line="200" w:lineRule="exact"/>
          </w:pPr>
        </w:pPrChange>
      </w:pPr>
    </w:p>
    <w:p w14:paraId="7ECC0540" w14:textId="72C02BAE" w:rsidR="00365793" w:rsidRPr="00705D7C" w:rsidDel="00AD39CD" w:rsidRDefault="00365793" w:rsidP="00705D7C">
      <w:pPr>
        <w:spacing w:line="200" w:lineRule="exact"/>
        <w:ind w:right="24"/>
        <w:rPr>
          <w:del w:id="100" w:author="Carla Marie G. Bersales" w:date="2022-03-03T16:10:00Z"/>
        </w:rPr>
        <w:pPrChange w:id="101" w:author="Carla Marie G. Bersales" w:date="2022-03-03T16:35:00Z">
          <w:pPr>
            <w:spacing w:line="200" w:lineRule="exact"/>
          </w:pPr>
        </w:pPrChange>
      </w:pPr>
    </w:p>
    <w:p w14:paraId="73F26E98" w14:textId="4D890665" w:rsidR="00365793" w:rsidRPr="00705D7C" w:rsidDel="00AD39CD" w:rsidRDefault="00365793" w:rsidP="00705D7C">
      <w:pPr>
        <w:spacing w:line="200" w:lineRule="exact"/>
        <w:ind w:right="24"/>
        <w:rPr>
          <w:del w:id="102" w:author="Carla Marie G. Bersales" w:date="2022-03-03T16:10:00Z"/>
        </w:rPr>
        <w:pPrChange w:id="103" w:author="Carla Marie G. Bersales" w:date="2022-03-03T16:35:00Z">
          <w:pPr>
            <w:spacing w:line="200" w:lineRule="exact"/>
          </w:pPr>
        </w:pPrChange>
      </w:pPr>
    </w:p>
    <w:p w14:paraId="3689B149" w14:textId="77777777" w:rsidR="00365793" w:rsidRPr="00705D7C" w:rsidRDefault="00365793" w:rsidP="00705D7C">
      <w:pPr>
        <w:pStyle w:val="BTNoDS"/>
        <w:tabs>
          <w:tab w:val="right" w:pos="2880"/>
        </w:tabs>
        <w:ind w:right="24"/>
        <w:jc w:val="right"/>
        <w:pPrChange w:id="104" w:author="Carla Marie G. Bersales" w:date="2022-03-03T16:35:00Z">
          <w:pPr>
            <w:spacing w:line="200" w:lineRule="exact"/>
          </w:pPr>
        </w:pPrChange>
      </w:pPr>
    </w:p>
    <w:sectPr w:rsidR="00365793" w:rsidRPr="00705D7C" w:rsidSect="004351BD">
      <w:headerReference w:type="default" r:id="rId11"/>
      <w:type w:val="continuous"/>
      <w:pgSz w:w="12260" w:h="15860"/>
      <w:pgMar w:top="1440" w:right="1440" w:bottom="1440" w:left="1440" w:header="720" w:footer="720" w:gutter="0"/>
      <w:cols w:space="720"/>
      <w:docGrid w:linePitch="272"/>
      <w:sectPrChange w:id="107" w:author="Carla Marie G. Bersales" w:date="2022-03-03T16:07:00Z">
        <w:sectPr w:rsidR="00365793" w:rsidRPr="00705D7C" w:rsidSect="004351BD">
          <w:pgMar w:top="1140" w:right="1020" w:bottom="280" w:left="98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B9C0C" w14:textId="77777777" w:rsidR="004952E3" w:rsidRDefault="004952E3" w:rsidP="00F230F5">
      <w:r>
        <w:separator/>
      </w:r>
    </w:p>
  </w:endnote>
  <w:endnote w:type="continuationSeparator" w:id="0">
    <w:p w14:paraId="7A228EFF" w14:textId="77777777" w:rsidR="004952E3" w:rsidRDefault="004952E3" w:rsidP="00F23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B0677" w14:textId="77777777" w:rsidR="004952E3" w:rsidRDefault="004952E3" w:rsidP="00F230F5">
      <w:r>
        <w:separator/>
      </w:r>
    </w:p>
  </w:footnote>
  <w:footnote w:type="continuationSeparator" w:id="0">
    <w:p w14:paraId="10C9E0D1" w14:textId="77777777" w:rsidR="004952E3" w:rsidRDefault="004952E3" w:rsidP="00F23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E5536" w14:textId="631894DE" w:rsidR="00F230F5" w:rsidRDefault="00F230F5">
    <w:pPr>
      <w:pStyle w:val="Header"/>
      <w:tabs>
        <w:tab w:val="clear" w:pos="4680"/>
        <w:tab w:val="clear" w:pos="9360"/>
      </w:tabs>
      <w:ind w:right="24"/>
      <w:jc w:val="right"/>
      <w:pPrChange w:id="105" w:author="Carla Marie G. Bersales" w:date="2022-03-03T16:09:00Z">
        <w:pPr>
          <w:pStyle w:val="Header"/>
          <w:jc w:val="right"/>
        </w:pPr>
      </w:pPrChange>
    </w:pPr>
    <w:r>
      <w:ptab w:relativeTo="margin" w:alignment="right" w:leader="none"/>
    </w:r>
    <w:r>
      <w:ptab w:relativeTo="margin" w:alignment="right" w:leader="none"/>
    </w:r>
    <w:r w:rsidR="00725CB8" w:rsidRPr="00725CB8">
      <w:rPr>
        <w:b/>
        <w:bCs/>
      </w:rPr>
      <w:t xml:space="preserve"> </w:t>
    </w:r>
    <w:bookmarkStart w:id="106" w:name="_Hlk75871998"/>
    <w:r w:rsidR="00725CB8" w:rsidRPr="00850631">
      <w:rPr>
        <w:b/>
        <w:bCs/>
      </w:rPr>
      <w:t>Texas Insurance Company Auto Policy</w:t>
    </w:r>
    <w:bookmarkEnd w:id="106"/>
    <w:r>
      <w:rPr>
        <w:b/>
      </w:rPr>
      <w:br/>
      <w:t>FORM RPCA0</w:t>
    </w:r>
    <w:r w:rsidR="00725CB8">
      <w:rPr>
        <w:b/>
      </w:rPr>
      <w:t>08</w:t>
    </w:r>
    <w:r>
      <w:rPr>
        <w:b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07F3D"/>
    <w:multiLevelType w:val="multilevel"/>
    <w:tmpl w:val="19E6D3A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arla Marie G. Bersales">
    <w15:presenceInfo w15:providerId="AD" w15:userId="S::carlamarie.bersales@rivtechglobal.com::45963e67-b83e-43c8-b3d8-b14feb73d99a"/>
  </w15:person>
  <w15:person w15:author="Asllie Ann Sablan">
    <w15:presenceInfo w15:providerId="AD" w15:userId="S::asllie.sablan@rivtechglobal.com::69c61853-3fc0-4bad-aca3-42916db56d69"/>
  </w15:person>
  <w15:person w15:author="Hayden Bernardo">
    <w15:presenceInfo w15:providerId="Windows Live" w15:userId="32feb974afecb5d8"/>
  </w15:person>
  <w15:person w15:author="Krist Iann M. Tablan">
    <w15:presenceInfo w15:providerId="AD" w15:userId="S::krist.tablan@rivtechglobal.com::de7cc426-2783-4b88-a876-09dae25ef9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793"/>
    <w:rsid w:val="00033E1E"/>
    <w:rsid w:val="00037C7C"/>
    <w:rsid w:val="00070A44"/>
    <w:rsid w:val="00091913"/>
    <w:rsid w:val="000D2940"/>
    <w:rsid w:val="001D413C"/>
    <w:rsid w:val="001E451C"/>
    <w:rsid w:val="002303B5"/>
    <w:rsid w:val="002B0D34"/>
    <w:rsid w:val="00337B57"/>
    <w:rsid w:val="00365793"/>
    <w:rsid w:val="003A15B9"/>
    <w:rsid w:val="003D5382"/>
    <w:rsid w:val="00401899"/>
    <w:rsid w:val="004351BD"/>
    <w:rsid w:val="00437556"/>
    <w:rsid w:val="00452457"/>
    <w:rsid w:val="004952E3"/>
    <w:rsid w:val="004C1B28"/>
    <w:rsid w:val="004C7849"/>
    <w:rsid w:val="004F5941"/>
    <w:rsid w:val="00521C95"/>
    <w:rsid w:val="005A7175"/>
    <w:rsid w:val="005C7D8A"/>
    <w:rsid w:val="00705D7C"/>
    <w:rsid w:val="00725CB8"/>
    <w:rsid w:val="00AD39CD"/>
    <w:rsid w:val="00B20FF8"/>
    <w:rsid w:val="00B3295B"/>
    <w:rsid w:val="00B8769B"/>
    <w:rsid w:val="00BA3D55"/>
    <w:rsid w:val="00BA52E2"/>
    <w:rsid w:val="00C51202"/>
    <w:rsid w:val="00DB6F97"/>
    <w:rsid w:val="00E75D1A"/>
    <w:rsid w:val="00E76DE9"/>
    <w:rsid w:val="00ED7D28"/>
    <w:rsid w:val="00F230F5"/>
    <w:rsid w:val="00F462FE"/>
    <w:rsid w:val="00FC0891"/>
    <w:rsid w:val="00FD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48F2"/>
  <w15:docId w15:val="{2B3200D5-1B3A-4728-9C64-02A81DFD1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F230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0F5"/>
  </w:style>
  <w:style w:type="paragraph" w:styleId="Footer">
    <w:name w:val="footer"/>
    <w:basedOn w:val="Normal"/>
    <w:link w:val="FooterChar"/>
    <w:uiPriority w:val="99"/>
    <w:unhideWhenUsed/>
    <w:rsid w:val="00F230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0F5"/>
  </w:style>
  <w:style w:type="paragraph" w:customStyle="1" w:styleId="BTNoDS">
    <w:name w:val="BT No DS"/>
    <w:basedOn w:val="Normal"/>
    <w:rsid w:val="00725CB8"/>
    <w:pPr>
      <w:spacing w:after="240"/>
    </w:pPr>
    <w:rPr>
      <w:rFonts w:eastAsia="PMingLiU"/>
      <w:szCs w:val="22"/>
    </w:rPr>
  </w:style>
  <w:style w:type="paragraph" w:styleId="Revision">
    <w:name w:val="Revision"/>
    <w:hidden/>
    <w:uiPriority w:val="99"/>
    <w:semiHidden/>
    <w:rsid w:val="001D4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2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609F23-1741-460A-86D1-2B1D4697E5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2E6081-20A3-49BE-BB8E-FF68E2BC47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F22435-FC16-4692-9787-60806BB8E2D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Carla Marie G. Bersales</cp:lastModifiedBy>
  <cp:revision>28</cp:revision>
  <dcterms:created xsi:type="dcterms:W3CDTF">2020-03-17T20:50:00Z</dcterms:created>
  <dcterms:modified xsi:type="dcterms:W3CDTF">2022-03-03T08:35:00Z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