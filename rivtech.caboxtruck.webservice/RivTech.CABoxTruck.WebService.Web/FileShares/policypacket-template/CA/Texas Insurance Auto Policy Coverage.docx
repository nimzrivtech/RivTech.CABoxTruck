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7C54E" w14:textId="77777777" w:rsidR="00BB1CE8" w:rsidRPr="003A168A" w:rsidRDefault="00BB1CE8" w:rsidP="00BB1CE8">
      <w:pPr>
        <w:rPr>
          <w:rFonts w:eastAsia="Arial"/>
          <w:b/>
          <w:color w:val="000000"/>
          <w:spacing w:val="-7"/>
          <w:rPrChange w:id="0" w:author="Asllie Ann Sablan" w:date="2021-07-29T09:06:00Z">
            <w:rPr>
              <w:rFonts w:ascii="Arial" w:eastAsia="Arial" w:hAnsi="Arial" w:cs="Arial"/>
              <w:b/>
              <w:color w:val="363435"/>
              <w:spacing w:val="-7"/>
            </w:rPr>
          </w:rPrChange>
        </w:rPr>
      </w:pPr>
      <w:r w:rsidRPr="003A168A">
        <w:rPr>
          <w:rFonts w:eastAsia="Arial"/>
          <w:b/>
          <w:color w:val="000000"/>
          <w:spacing w:val="-7"/>
          <w:rPrChange w:id="1" w:author="Asllie Ann Sablan" w:date="2021-07-29T09:06:00Z">
            <w:rPr>
              <w:rFonts w:ascii="Arial" w:eastAsia="Arial" w:hAnsi="Arial" w:cs="Arial"/>
              <w:b/>
              <w:color w:val="363435"/>
              <w:spacing w:val="-7"/>
            </w:rPr>
          </w:rPrChange>
        </w:rPr>
        <w:t>Insured Name</w:t>
      </w:r>
      <w:r w:rsidRPr="003A168A">
        <w:rPr>
          <w:rFonts w:eastAsia="Arial"/>
          <w:b/>
          <w:color w:val="000000"/>
          <w:spacing w:val="-7"/>
          <w:rPrChange w:id="2" w:author="Asllie Ann Sablan" w:date="2021-07-29T09:06:00Z">
            <w:rPr>
              <w:rFonts w:ascii="Arial" w:eastAsia="Arial" w:hAnsi="Arial" w:cs="Arial"/>
              <w:b/>
              <w:color w:val="363435"/>
              <w:spacing w:val="-7"/>
            </w:rPr>
          </w:rPrChange>
        </w:rPr>
        <w:tab/>
        <w:t xml:space="preserve">: </w:t>
      </w:r>
      <w:bookmarkStart w:id="3" w:name="InsuredName"/>
      <w:bookmarkEnd w:id="3"/>
      <w:r w:rsidRPr="003A168A">
        <w:rPr>
          <w:rFonts w:eastAsia="Arial"/>
          <w:b/>
          <w:color w:val="000000"/>
          <w:spacing w:val="-7"/>
          <w:rPrChange w:id="4" w:author="Asllie Ann Sablan" w:date="2021-07-29T09:06:00Z">
            <w:rPr>
              <w:rFonts w:ascii="Arial" w:eastAsia="Arial" w:hAnsi="Arial" w:cs="Arial"/>
              <w:b/>
              <w:color w:val="363435"/>
              <w:spacing w:val="-7"/>
            </w:rPr>
          </w:rPrChange>
        </w:rPr>
        <w:t xml:space="preserve"> </w:t>
      </w:r>
    </w:p>
    <w:p w14:paraId="5AA8EA2C" w14:textId="77777777" w:rsidR="00BB1CE8" w:rsidRPr="003A168A" w:rsidRDefault="00BB1CE8" w:rsidP="00BB1CE8">
      <w:pPr>
        <w:rPr>
          <w:rFonts w:eastAsia="Arial"/>
          <w:b/>
          <w:color w:val="000000"/>
          <w:spacing w:val="-7"/>
          <w:rPrChange w:id="5" w:author="Asllie Ann Sablan" w:date="2021-07-29T09:06:00Z">
            <w:rPr>
              <w:rFonts w:ascii="Arial" w:eastAsia="Arial" w:hAnsi="Arial" w:cs="Arial"/>
              <w:b/>
              <w:color w:val="363435"/>
              <w:spacing w:val="-7"/>
            </w:rPr>
          </w:rPrChange>
        </w:rPr>
      </w:pPr>
      <w:r w:rsidRPr="003A168A">
        <w:rPr>
          <w:rFonts w:eastAsia="Arial"/>
          <w:b/>
          <w:color w:val="000000"/>
          <w:spacing w:val="-7"/>
          <w:rPrChange w:id="6" w:author="Asllie Ann Sablan" w:date="2021-07-29T09:06:00Z">
            <w:rPr>
              <w:rFonts w:ascii="Arial" w:eastAsia="Arial" w:hAnsi="Arial" w:cs="Arial"/>
              <w:b/>
              <w:color w:val="363435"/>
              <w:spacing w:val="-7"/>
            </w:rPr>
          </w:rPrChange>
        </w:rPr>
        <w:t>Effective Date</w:t>
      </w:r>
      <w:r w:rsidRPr="003A168A">
        <w:rPr>
          <w:rFonts w:eastAsia="Arial"/>
          <w:b/>
          <w:color w:val="000000"/>
          <w:spacing w:val="-7"/>
          <w:rPrChange w:id="7" w:author="Asllie Ann Sablan" w:date="2021-07-29T09:06:00Z">
            <w:rPr>
              <w:rFonts w:ascii="Arial" w:eastAsia="Arial" w:hAnsi="Arial" w:cs="Arial"/>
              <w:b/>
              <w:color w:val="363435"/>
              <w:spacing w:val="-7"/>
            </w:rPr>
          </w:rPrChange>
        </w:rPr>
        <w:tab/>
        <w:t xml:space="preserve">: </w:t>
      </w:r>
      <w:bookmarkStart w:id="8" w:name="EffectiveDate"/>
      <w:bookmarkEnd w:id="8"/>
    </w:p>
    <w:p w14:paraId="1D2C739A" w14:textId="77777777" w:rsidR="00BB1CE8" w:rsidRPr="003A168A" w:rsidRDefault="00BB1CE8" w:rsidP="00BB1CE8">
      <w:pPr>
        <w:rPr>
          <w:rFonts w:eastAsia="Arial"/>
          <w:b/>
          <w:color w:val="000000"/>
          <w:spacing w:val="-7"/>
          <w:rPrChange w:id="9" w:author="Asllie Ann Sablan" w:date="2021-07-29T09:06:00Z">
            <w:rPr>
              <w:rFonts w:ascii="Arial" w:eastAsia="Arial" w:hAnsi="Arial" w:cs="Arial"/>
              <w:b/>
              <w:color w:val="363435"/>
              <w:spacing w:val="-7"/>
            </w:rPr>
          </w:rPrChange>
        </w:rPr>
      </w:pPr>
      <w:r w:rsidRPr="003A168A">
        <w:rPr>
          <w:rFonts w:eastAsia="Arial"/>
          <w:b/>
          <w:color w:val="000000"/>
          <w:spacing w:val="-7"/>
          <w:rPrChange w:id="10" w:author="Asllie Ann Sablan" w:date="2021-07-29T09:06:00Z">
            <w:rPr>
              <w:rFonts w:ascii="Arial" w:eastAsia="Arial" w:hAnsi="Arial" w:cs="Arial"/>
              <w:b/>
              <w:color w:val="363435"/>
              <w:spacing w:val="-7"/>
            </w:rPr>
          </w:rPrChange>
        </w:rPr>
        <w:t>Policy Period</w:t>
      </w:r>
      <w:r w:rsidRPr="003A168A">
        <w:rPr>
          <w:rFonts w:eastAsia="Arial"/>
          <w:b/>
          <w:color w:val="000000"/>
          <w:spacing w:val="-7"/>
          <w:rPrChange w:id="11" w:author="Asllie Ann Sablan" w:date="2021-07-29T09:06:00Z">
            <w:rPr>
              <w:rFonts w:ascii="Arial" w:eastAsia="Arial" w:hAnsi="Arial" w:cs="Arial"/>
              <w:b/>
              <w:color w:val="363435"/>
              <w:spacing w:val="-7"/>
            </w:rPr>
          </w:rPrChange>
        </w:rPr>
        <w:tab/>
        <w:t xml:space="preserve">: </w:t>
      </w:r>
      <w:bookmarkStart w:id="12" w:name="PolicyPeriod"/>
      <w:bookmarkEnd w:id="12"/>
    </w:p>
    <w:p w14:paraId="4D5B97B6" w14:textId="77777777" w:rsidR="00BB1CE8" w:rsidRPr="003A168A" w:rsidRDefault="00BB1CE8" w:rsidP="00BB1CE8">
      <w:pPr>
        <w:rPr>
          <w:rFonts w:eastAsia="Arial"/>
          <w:b/>
          <w:color w:val="000000"/>
          <w:spacing w:val="-7"/>
          <w:rPrChange w:id="13" w:author="Asllie Ann Sablan" w:date="2021-07-29T09:06:00Z">
            <w:rPr>
              <w:rFonts w:ascii="Arial" w:eastAsia="Arial" w:hAnsi="Arial" w:cs="Arial"/>
              <w:b/>
              <w:color w:val="363435"/>
              <w:spacing w:val="-7"/>
            </w:rPr>
          </w:rPrChange>
        </w:rPr>
      </w:pPr>
      <w:r w:rsidRPr="003A168A">
        <w:rPr>
          <w:rFonts w:eastAsia="Arial"/>
          <w:b/>
          <w:color w:val="000000"/>
          <w:spacing w:val="-7"/>
          <w:rPrChange w:id="14" w:author="Asllie Ann Sablan" w:date="2021-07-29T09:06:00Z">
            <w:rPr>
              <w:rFonts w:ascii="Arial" w:eastAsia="Arial" w:hAnsi="Arial" w:cs="Arial"/>
              <w:b/>
              <w:color w:val="363435"/>
              <w:spacing w:val="-7"/>
            </w:rPr>
          </w:rPrChange>
        </w:rPr>
        <w:t>Policy Number</w:t>
      </w:r>
      <w:r w:rsidRPr="003A168A">
        <w:rPr>
          <w:rFonts w:eastAsia="Arial"/>
          <w:b/>
          <w:color w:val="000000"/>
          <w:spacing w:val="-7"/>
          <w:rPrChange w:id="15" w:author="Asllie Ann Sablan" w:date="2021-07-29T09:06:00Z">
            <w:rPr>
              <w:rFonts w:ascii="Arial" w:eastAsia="Arial" w:hAnsi="Arial" w:cs="Arial"/>
              <w:b/>
              <w:color w:val="363435"/>
              <w:spacing w:val="-7"/>
            </w:rPr>
          </w:rPrChange>
        </w:rPr>
        <w:tab/>
        <w:t xml:space="preserve">: </w:t>
      </w:r>
      <w:bookmarkStart w:id="16" w:name="PolicyNumber"/>
      <w:bookmarkEnd w:id="16"/>
      <w:r w:rsidRPr="003A168A">
        <w:rPr>
          <w:rFonts w:eastAsia="Arial"/>
          <w:b/>
          <w:color w:val="000000"/>
          <w:spacing w:val="-7"/>
          <w:rPrChange w:id="17" w:author="Asllie Ann Sablan" w:date="2021-07-29T09:06:00Z">
            <w:rPr>
              <w:rFonts w:ascii="Arial" w:eastAsia="Arial" w:hAnsi="Arial" w:cs="Arial"/>
              <w:b/>
              <w:color w:val="363435"/>
              <w:spacing w:val="-7"/>
            </w:rPr>
          </w:rPrChange>
        </w:rPr>
        <w:t xml:space="preserve">  </w:t>
      </w:r>
    </w:p>
    <w:p w14:paraId="44A60D59" w14:textId="6AE1D098" w:rsidR="00BB1CE8" w:rsidRPr="003A168A" w:rsidRDefault="00BB1CE8" w:rsidP="00001DD5">
      <w:pPr>
        <w:pStyle w:val="Title"/>
        <w:rPr>
          <w:rFonts w:eastAsia="Arial"/>
          <w:color w:val="000000"/>
          <w:spacing w:val="0"/>
          <w:rPrChange w:id="18" w:author="Asllie Ann Sablan" w:date="2021-07-29T09:06:00Z">
            <w:rPr>
              <w:rFonts w:eastAsia="Arial"/>
              <w:spacing w:val="0"/>
            </w:rPr>
          </w:rPrChange>
        </w:rPr>
      </w:pPr>
    </w:p>
    <w:p w14:paraId="740C3630" w14:textId="77777777" w:rsidR="00BB1CE8" w:rsidRPr="00BB1CE8" w:rsidRDefault="00BB1CE8" w:rsidP="00BB1CE8"/>
    <w:p w14:paraId="28AA4FB8" w14:textId="140A5168" w:rsidR="00B57592" w:rsidRPr="00BB1CE8" w:rsidRDefault="004C3707" w:rsidP="00BB1CE8">
      <w:pPr>
        <w:pStyle w:val="Title"/>
        <w:rPr>
          <w:rFonts w:eastAsia="Arial"/>
          <w:spacing w:val="0"/>
        </w:rPr>
      </w:pPr>
      <w:r>
        <w:rPr>
          <w:rFonts w:eastAsia="Arial"/>
          <w:spacing w:val="0"/>
        </w:rPr>
        <w:t>TEXAS INSURANCE COMPANY</w:t>
      </w:r>
      <w:r w:rsidR="00001DD5" w:rsidRPr="00A16C87">
        <w:rPr>
          <w:rFonts w:eastAsia="Arial"/>
          <w:spacing w:val="0"/>
        </w:rPr>
        <w:t xml:space="preserve"> AUTO POLICY COVERAGE</w:t>
      </w:r>
    </w:p>
    <w:p w14:paraId="20B70F16" w14:textId="134E153C" w:rsidR="00001DD5" w:rsidRPr="00A16C87" w:rsidRDefault="00001DD5">
      <w:pPr>
        <w:pStyle w:val="BTNoInd"/>
        <w:jc w:val="both"/>
        <w:pPrChange w:id="19" w:author="Carla Marie G. Bersales" w:date="2022-03-03T15:21:00Z">
          <w:pPr>
            <w:pStyle w:val="BTNoInd"/>
          </w:pPr>
        </w:pPrChange>
      </w:pPr>
      <w:r w:rsidRPr="00A16C87">
        <w:t>Various provisions in this policy restrict coverage. Read the entire policy carefully to determine rights</w:t>
      </w:r>
      <w:r w:rsidR="009A787F">
        <w:t>,</w:t>
      </w:r>
      <w:r w:rsidRPr="00A16C87">
        <w:t xml:space="preserve"> duties and what is and is not covered.</w:t>
      </w:r>
      <w:r w:rsidR="00B57592">
        <w:t xml:space="preserve"> </w:t>
      </w:r>
      <w:r w:rsidRPr="00A16C87">
        <w:t xml:space="preserve">Throughout this policy the words </w:t>
      </w:r>
      <w:r w:rsidR="009A787F">
        <w:t>“</w:t>
      </w:r>
      <w:r w:rsidRPr="00A16C87">
        <w:t>you</w:t>
      </w:r>
      <w:r w:rsidR="009A787F">
        <w:t>”</w:t>
      </w:r>
      <w:r w:rsidRPr="00A16C87">
        <w:t xml:space="preserve"> and </w:t>
      </w:r>
      <w:r w:rsidR="009A787F">
        <w:t>“</w:t>
      </w:r>
      <w:r w:rsidRPr="00A16C87">
        <w:t>your</w:t>
      </w:r>
      <w:r w:rsidR="009A787F">
        <w:t>”</w:t>
      </w:r>
      <w:r w:rsidRPr="00A16C87">
        <w:t xml:space="preserve"> refer to the Named Insured shown in the Declarations. The words </w:t>
      </w:r>
      <w:r w:rsidR="009A787F">
        <w:t>“</w:t>
      </w:r>
      <w:r w:rsidRPr="00A16C87">
        <w:t>we</w:t>
      </w:r>
      <w:r w:rsidR="009A787F">
        <w:t>”,</w:t>
      </w:r>
      <w:r w:rsidRPr="00A16C87">
        <w:t xml:space="preserve"> </w:t>
      </w:r>
      <w:r w:rsidR="009A787F">
        <w:t>“</w:t>
      </w:r>
      <w:r w:rsidRPr="00A16C87">
        <w:t>us</w:t>
      </w:r>
      <w:r w:rsidR="009A787F">
        <w:t>”</w:t>
      </w:r>
      <w:r w:rsidRPr="00A16C87">
        <w:t xml:space="preserve"> and </w:t>
      </w:r>
      <w:r w:rsidR="009A787F">
        <w:t>“</w:t>
      </w:r>
      <w:r w:rsidRPr="00A16C87">
        <w:t>our</w:t>
      </w:r>
      <w:r w:rsidR="009A787F">
        <w:t>”</w:t>
      </w:r>
      <w:r w:rsidRPr="00A16C87">
        <w:t xml:space="preserve"> refer to the Company providing this insurance.</w:t>
      </w:r>
    </w:p>
    <w:p w14:paraId="29CA74B8" w14:textId="77777777" w:rsidR="00001DD5" w:rsidRPr="00A16C87" w:rsidRDefault="00001DD5">
      <w:pPr>
        <w:pStyle w:val="BTNoInd"/>
        <w:jc w:val="both"/>
        <w:pPrChange w:id="20" w:author="Carla Marie G. Bersales" w:date="2022-03-03T15:21:00Z">
          <w:pPr>
            <w:pStyle w:val="BTNoInd"/>
          </w:pPr>
        </w:pPrChange>
      </w:pPr>
      <w:r w:rsidRPr="00A16C87">
        <w:t>Other words and phrases that appear in quotation</w:t>
      </w:r>
      <w:r w:rsidRPr="00A16C87">
        <w:rPr>
          <w:color w:val="307BD1"/>
        </w:rPr>
        <w:t xml:space="preserve"> </w:t>
      </w:r>
      <w:r w:rsidRPr="00A16C87">
        <w:t>marks have special meaning. Refer to Section VI – Definitions.</w:t>
      </w:r>
    </w:p>
    <w:p w14:paraId="56EC7362" w14:textId="77777777" w:rsidR="00001DD5" w:rsidRPr="00A16C87" w:rsidRDefault="00001DD5">
      <w:pPr>
        <w:pStyle w:val="BTNoInd"/>
        <w:jc w:val="both"/>
        <w:pPrChange w:id="21" w:author="Carla Marie G. Bersales" w:date="2022-03-03T15:21:00Z">
          <w:pPr>
            <w:pStyle w:val="BTNoInd"/>
          </w:pPr>
        </w:pPrChange>
      </w:pPr>
      <w:r w:rsidRPr="00A16C87">
        <w:rPr>
          <w:b/>
        </w:rPr>
        <w:t>NOTE</w:t>
      </w:r>
      <w:r w:rsidRPr="00A16C87">
        <w:t>:</w:t>
      </w:r>
      <w:r w:rsidRPr="00A16C87">
        <w:rPr>
          <w:rFonts w:eastAsia="Garamond"/>
          <w:i/>
          <w:color w:val="307BD1"/>
          <w:w w:val="95"/>
        </w:rPr>
        <w:tab/>
      </w:r>
    </w:p>
    <w:p w14:paraId="48136DD0" w14:textId="04496C14" w:rsidR="00001DD5" w:rsidRPr="00A16C87" w:rsidRDefault="00001DD5">
      <w:pPr>
        <w:pStyle w:val="BTNoInd"/>
        <w:jc w:val="both"/>
        <w:rPr>
          <w:b/>
        </w:rPr>
        <w:pPrChange w:id="22" w:author="Carla Marie G. Bersales" w:date="2022-03-03T15:21:00Z">
          <w:pPr>
            <w:pStyle w:val="BTNoInd"/>
          </w:pPr>
        </w:pPrChange>
      </w:pPr>
      <w:r w:rsidRPr="00A16C87">
        <w:rPr>
          <w:b/>
        </w:rPr>
        <w:t xml:space="preserve">The insurance policy is issued by </w:t>
      </w:r>
      <w:ins w:id="23" w:author="Asllie Ann Sablan" w:date="2021-08-17T14:12:00Z">
        <w:r w:rsidR="00C270A7" w:rsidRPr="00C270A7">
          <w:rPr>
            <w:rFonts w:eastAsia="Arial"/>
            <w:b/>
            <w:bCs/>
            <w:rPrChange w:id="24" w:author="Asllie Ann Sablan" w:date="2021-08-17T14:12:00Z">
              <w:rPr>
                <w:rFonts w:eastAsia="Arial"/>
              </w:rPr>
            </w:rPrChange>
          </w:rPr>
          <w:t>TEXAS INSURANCE COMPANY</w:t>
        </w:r>
        <w:r w:rsidR="00C270A7" w:rsidRPr="00A16C87">
          <w:rPr>
            <w:rFonts w:eastAsia="Arial"/>
          </w:rPr>
          <w:t xml:space="preserve"> </w:t>
        </w:r>
      </w:ins>
      <w:del w:id="25" w:author="Asllie Ann Sablan" w:date="2021-08-17T14:12:00Z">
        <w:r w:rsidR="00BD036A" w:rsidDel="00C270A7">
          <w:rPr>
            <w:b/>
          </w:rPr>
          <w:delText>UNITED SPECIALTY</w:delText>
        </w:r>
        <w:r w:rsidRPr="00A16C87" w:rsidDel="00C270A7">
          <w:rPr>
            <w:b/>
          </w:rPr>
          <w:delText xml:space="preserve"> INSURANCE COMPANY </w:delText>
        </w:r>
      </w:del>
      <w:r w:rsidRPr="00A16C87">
        <w:rPr>
          <w:b/>
        </w:rPr>
        <w:t xml:space="preserve">and may not be subject to </w:t>
      </w:r>
      <w:proofErr w:type="gramStart"/>
      <w:r w:rsidRPr="00A16C87">
        <w:rPr>
          <w:b/>
        </w:rPr>
        <w:t>all of</w:t>
      </w:r>
      <w:proofErr w:type="gramEnd"/>
      <w:r w:rsidRPr="00A16C87">
        <w:rPr>
          <w:b/>
        </w:rPr>
        <w:t xml:space="preserve"> the insurance laws or regulations of your State. State insurance insolvency guaranty funds are not available. Read your policy and its coverage conditions thoroughly.</w:t>
      </w:r>
    </w:p>
    <w:p w14:paraId="2C689E07" w14:textId="77777777" w:rsidR="00001DD5" w:rsidRPr="00A16C87" w:rsidRDefault="00001DD5">
      <w:pPr>
        <w:pStyle w:val="Title"/>
        <w:jc w:val="both"/>
        <w:rPr>
          <w:rFonts w:eastAsia="Arial"/>
          <w:spacing w:val="0"/>
          <w:sz w:val="22"/>
        </w:rPr>
        <w:pPrChange w:id="26" w:author="Carla Marie G. Bersales" w:date="2022-03-03T15:21:00Z">
          <w:pPr>
            <w:pStyle w:val="Title"/>
            <w:jc w:val="left"/>
          </w:pPr>
        </w:pPrChange>
      </w:pPr>
      <w:r w:rsidRPr="00A16C87">
        <w:rPr>
          <w:rFonts w:eastAsia="Arial"/>
          <w:spacing w:val="0"/>
          <w:sz w:val="22"/>
        </w:rPr>
        <w:t>SECTION I - COVERED AUTOS</w:t>
      </w:r>
    </w:p>
    <w:p w14:paraId="448347BD" w14:textId="77777777" w:rsidR="00001DD5" w:rsidRPr="00A16C87" w:rsidRDefault="00001DD5">
      <w:pPr>
        <w:pStyle w:val="BTNoInd"/>
        <w:jc w:val="both"/>
        <w:pPrChange w:id="27" w:author="Carla Marie G. Bersales" w:date="2022-03-03T15:21:00Z">
          <w:pPr>
            <w:pStyle w:val="BTNoInd"/>
          </w:pPr>
        </w:pPrChange>
      </w:pPr>
      <w:r w:rsidRPr="00A16C87">
        <w:t xml:space="preserve">Item Two of the Declarations shows the </w:t>
      </w:r>
      <w:r w:rsidR="009A787F">
        <w:t>“</w:t>
      </w:r>
      <w:r w:rsidRPr="00A16C87">
        <w:t>autos</w:t>
      </w:r>
      <w:r w:rsidR="009A787F">
        <w:t>”</w:t>
      </w:r>
      <w:r w:rsidRPr="00A16C87">
        <w:t xml:space="preserve"> that are covered </w:t>
      </w:r>
      <w:r w:rsidR="009A787F">
        <w:t>“</w:t>
      </w:r>
      <w:r w:rsidRPr="00A16C87">
        <w:t>autos</w:t>
      </w:r>
      <w:r w:rsidR="009A787F">
        <w:t>”</w:t>
      </w:r>
      <w:r w:rsidRPr="00A16C87">
        <w:t xml:space="preserve"> for each of your coverages. The following numerical symbols describe the </w:t>
      </w:r>
      <w:r w:rsidR="009A787F">
        <w:t>“</w:t>
      </w:r>
      <w:r w:rsidRPr="00A16C87">
        <w:t>autos</w:t>
      </w:r>
      <w:r w:rsidR="009A787F">
        <w:t>”</w:t>
      </w:r>
      <w:r w:rsidRPr="00A16C87">
        <w:t xml:space="preserve"> that may be covered </w:t>
      </w:r>
      <w:r w:rsidR="009A787F">
        <w:t>“</w:t>
      </w:r>
      <w:r w:rsidRPr="00A16C87">
        <w:t>autos</w:t>
      </w:r>
      <w:r w:rsidR="009A787F">
        <w:t>”</w:t>
      </w:r>
      <w:r w:rsidRPr="00A16C87">
        <w:t xml:space="preserve">. The symbols entered next to a Coverage on the Declarations designate the only </w:t>
      </w:r>
      <w:r w:rsidR="009A787F">
        <w:t>“</w:t>
      </w:r>
      <w:r w:rsidRPr="00A16C87">
        <w:t>autos</w:t>
      </w:r>
      <w:r w:rsidR="009A787F">
        <w:t>”</w:t>
      </w:r>
      <w:r w:rsidRPr="00A16C87">
        <w:t xml:space="preserve"> that are covered </w:t>
      </w:r>
      <w:r w:rsidR="009A787F">
        <w:t>“</w:t>
      </w:r>
      <w:r w:rsidRPr="00A16C87">
        <w:t>autos</w:t>
      </w:r>
      <w:r w:rsidR="009A787F">
        <w:t>”</w:t>
      </w:r>
      <w:r w:rsidRPr="00A16C87">
        <w:t xml:space="preserve">. It is further agreed and understood that You </w:t>
      </w:r>
      <w:proofErr w:type="gramStart"/>
      <w:r w:rsidRPr="00A16C87">
        <w:t>have to</w:t>
      </w:r>
      <w:proofErr w:type="gramEnd"/>
      <w:r w:rsidRPr="00A16C87">
        <w:t xml:space="preserve"> advise the Company and receive written confirmation prior to effecting coverage for any covered automobiles to be scheduled as a covered automobile.</w:t>
      </w:r>
    </w:p>
    <w:p w14:paraId="7B63E54A" w14:textId="77777777" w:rsidR="00001DD5" w:rsidRPr="00A16C87" w:rsidRDefault="00001DD5" w:rsidP="002F1EA7">
      <w:pPr>
        <w:pStyle w:val="BTNoDS"/>
        <w:spacing w:after="0" w:line="480" w:lineRule="auto"/>
        <w:rPr>
          <w:b/>
        </w:rPr>
      </w:pPr>
      <w:r w:rsidRPr="00A16C87">
        <w:rPr>
          <w:b/>
        </w:rPr>
        <w:t>A. Description of Covered Auto Designation Symbols:</w:t>
      </w:r>
    </w:p>
    <w:tbl>
      <w:tblPr>
        <w:tblStyle w:val="TableGrid"/>
        <w:tblW w:w="9356" w:type="dxa"/>
        <w:tblInd w:w="-5" w:type="dxa"/>
        <w:tblLayout w:type="fixed"/>
        <w:tblLook w:val="04A0" w:firstRow="1" w:lastRow="0" w:firstColumn="1" w:lastColumn="0" w:noHBand="0" w:noVBand="1"/>
        <w:tblPrChange w:id="28" w:author="Carla Marie G. Bersales" w:date="2022-03-03T15:24:00Z">
          <w:tblPr>
            <w:tblStyle w:val="TableGrid"/>
            <w:tblW w:w="0" w:type="auto"/>
            <w:tblInd w:w="91" w:type="dxa"/>
            <w:tblLayout w:type="fixed"/>
            <w:tblLook w:val="04A0" w:firstRow="1" w:lastRow="0" w:firstColumn="1" w:lastColumn="0" w:noHBand="0" w:noVBand="1"/>
          </w:tblPr>
        </w:tblPrChange>
      </w:tblPr>
      <w:tblGrid>
        <w:gridCol w:w="1013"/>
        <w:gridCol w:w="1620"/>
        <w:gridCol w:w="6723"/>
        <w:tblGridChange w:id="29">
          <w:tblGrid>
            <w:gridCol w:w="917"/>
            <w:gridCol w:w="1620"/>
            <w:gridCol w:w="6948"/>
          </w:tblGrid>
        </w:tblGridChange>
      </w:tblGrid>
      <w:tr w:rsidR="00001DD5" w:rsidRPr="00A16C87" w14:paraId="691FD96C" w14:textId="77777777" w:rsidTr="00A854EB">
        <w:tc>
          <w:tcPr>
            <w:tcW w:w="1013" w:type="dxa"/>
            <w:tcPrChange w:id="30" w:author="Carla Marie G. Bersales" w:date="2022-03-03T15:24:00Z">
              <w:tcPr>
                <w:tcW w:w="917" w:type="dxa"/>
              </w:tcPr>
            </w:tcPrChange>
          </w:tcPr>
          <w:p w14:paraId="42603A99" w14:textId="77777777" w:rsidR="00001DD5" w:rsidRPr="00A16C87" w:rsidRDefault="00001DD5" w:rsidP="00E04578">
            <w:pPr>
              <w:jc w:val="center"/>
              <w:rPr>
                <w:b/>
              </w:rPr>
            </w:pPr>
            <w:r w:rsidRPr="00A16C87">
              <w:rPr>
                <w:b/>
              </w:rPr>
              <w:t>Symbol</w:t>
            </w:r>
          </w:p>
        </w:tc>
        <w:tc>
          <w:tcPr>
            <w:tcW w:w="1620" w:type="dxa"/>
            <w:tcPrChange w:id="31" w:author="Carla Marie G. Bersales" w:date="2022-03-03T15:24:00Z">
              <w:tcPr>
                <w:tcW w:w="1620" w:type="dxa"/>
              </w:tcPr>
            </w:tcPrChange>
          </w:tcPr>
          <w:p w14:paraId="00B4DD06" w14:textId="77777777" w:rsidR="00001DD5" w:rsidRPr="00A16C87" w:rsidRDefault="00001DD5" w:rsidP="00E04578">
            <w:pPr>
              <w:jc w:val="center"/>
              <w:rPr>
                <w:b/>
              </w:rPr>
            </w:pPr>
          </w:p>
        </w:tc>
        <w:tc>
          <w:tcPr>
            <w:tcW w:w="6723" w:type="dxa"/>
            <w:vAlign w:val="bottom"/>
            <w:tcPrChange w:id="32" w:author="Carla Marie G. Bersales" w:date="2022-03-03T15:24:00Z">
              <w:tcPr>
                <w:tcW w:w="6948" w:type="dxa"/>
                <w:vAlign w:val="bottom"/>
              </w:tcPr>
            </w:tcPrChange>
          </w:tcPr>
          <w:p w14:paraId="358FCFB3" w14:textId="77777777" w:rsidR="00001DD5" w:rsidRPr="00A16C87" w:rsidRDefault="00001DD5" w:rsidP="00E04578">
            <w:pPr>
              <w:jc w:val="center"/>
              <w:rPr>
                <w:b/>
              </w:rPr>
            </w:pPr>
            <w:r w:rsidRPr="00A16C87">
              <w:rPr>
                <w:b/>
              </w:rPr>
              <w:t>Description of Covered Autos Designation Symbols</w:t>
            </w:r>
          </w:p>
        </w:tc>
      </w:tr>
      <w:tr w:rsidR="00001DD5" w:rsidRPr="00A16C87" w14:paraId="3FBFFA3B" w14:textId="77777777" w:rsidTr="00A854EB">
        <w:tc>
          <w:tcPr>
            <w:tcW w:w="1013" w:type="dxa"/>
            <w:tcPrChange w:id="33" w:author="Carla Marie G. Bersales" w:date="2022-03-03T15:24:00Z">
              <w:tcPr>
                <w:tcW w:w="917" w:type="dxa"/>
              </w:tcPr>
            </w:tcPrChange>
          </w:tcPr>
          <w:p w14:paraId="05E4EFE9" w14:textId="77777777" w:rsidR="00001DD5" w:rsidRPr="00A16C87" w:rsidRDefault="00001DD5" w:rsidP="00E04578">
            <w:pPr>
              <w:jc w:val="center"/>
            </w:pPr>
            <w:r w:rsidRPr="00A16C87">
              <w:t>1</w:t>
            </w:r>
          </w:p>
        </w:tc>
        <w:tc>
          <w:tcPr>
            <w:tcW w:w="1620" w:type="dxa"/>
            <w:tcPrChange w:id="34" w:author="Carla Marie G. Bersales" w:date="2022-03-03T15:24:00Z">
              <w:tcPr>
                <w:tcW w:w="1620" w:type="dxa"/>
              </w:tcPr>
            </w:tcPrChange>
          </w:tcPr>
          <w:p w14:paraId="3AD471CC" w14:textId="77777777" w:rsidR="00001DD5" w:rsidRPr="00A16C87" w:rsidRDefault="00001DD5" w:rsidP="00E04578">
            <w:pPr>
              <w:jc w:val="center"/>
            </w:pPr>
            <w:r w:rsidRPr="00A16C87">
              <w:t xml:space="preserve">Any </w:t>
            </w:r>
            <w:r w:rsidR="009A787F">
              <w:t>“</w:t>
            </w:r>
            <w:r w:rsidRPr="00A16C87">
              <w:t>Autos</w:t>
            </w:r>
            <w:r w:rsidR="009A787F">
              <w:t>”</w:t>
            </w:r>
          </w:p>
        </w:tc>
        <w:tc>
          <w:tcPr>
            <w:tcW w:w="6723" w:type="dxa"/>
            <w:tcPrChange w:id="35" w:author="Carla Marie G. Bersales" w:date="2022-03-03T15:24:00Z">
              <w:tcPr>
                <w:tcW w:w="6948" w:type="dxa"/>
              </w:tcPr>
            </w:tcPrChange>
          </w:tcPr>
          <w:p w14:paraId="031E62C6" w14:textId="77777777" w:rsidR="00001DD5" w:rsidRPr="00A16C87" w:rsidRDefault="00001DD5">
            <w:pPr>
              <w:jc w:val="both"/>
              <w:pPrChange w:id="36" w:author="Carla Marie G. Bersales" w:date="2022-03-03T15:21:00Z">
                <w:pPr/>
              </w:pPrChange>
            </w:pPr>
            <w:r w:rsidRPr="00A16C87">
              <w:t xml:space="preserve">You must notify prior to and receive written confirmation from the Company for coverage to be </w:t>
            </w:r>
            <w:proofErr w:type="gramStart"/>
            <w:r w:rsidRPr="00A16C87">
              <w:t>effected</w:t>
            </w:r>
            <w:proofErr w:type="gramEnd"/>
            <w:r w:rsidRPr="00A16C87">
              <w:t>.</w:t>
            </w:r>
          </w:p>
        </w:tc>
      </w:tr>
      <w:tr w:rsidR="00001DD5" w:rsidRPr="00A16C87" w14:paraId="11C20240" w14:textId="77777777" w:rsidTr="00A854EB">
        <w:tc>
          <w:tcPr>
            <w:tcW w:w="1013" w:type="dxa"/>
            <w:tcPrChange w:id="37" w:author="Carla Marie G. Bersales" w:date="2022-03-03T15:24:00Z">
              <w:tcPr>
                <w:tcW w:w="917" w:type="dxa"/>
              </w:tcPr>
            </w:tcPrChange>
          </w:tcPr>
          <w:p w14:paraId="42EF7B08" w14:textId="77777777" w:rsidR="00001DD5" w:rsidRPr="00A16C87" w:rsidRDefault="00001DD5" w:rsidP="00E04578">
            <w:pPr>
              <w:jc w:val="center"/>
            </w:pPr>
            <w:r w:rsidRPr="00A16C87">
              <w:t>2</w:t>
            </w:r>
          </w:p>
        </w:tc>
        <w:tc>
          <w:tcPr>
            <w:tcW w:w="1620" w:type="dxa"/>
            <w:tcPrChange w:id="38" w:author="Carla Marie G. Bersales" w:date="2022-03-03T15:24:00Z">
              <w:tcPr>
                <w:tcW w:w="1620" w:type="dxa"/>
              </w:tcPr>
            </w:tcPrChange>
          </w:tcPr>
          <w:p w14:paraId="784FCB54" w14:textId="77777777" w:rsidR="00001DD5" w:rsidRPr="00A16C87" w:rsidRDefault="00001DD5" w:rsidP="00E04578">
            <w:pPr>
              <w:jc w:val="center"/>
            </w:pPr>
            <w:r w:rsidRPr="00A16C87">
              <w:t xml:space="preserve">Owned </w:t>
            </w:r>
            <w:r w:rsidR="009A787F">
              <w:t>“</w:t>
            </w:r>
            <w:r w:rsidRPr="00A16C87">
              <w:t>Autos</w:t>
            </w:r>
            <w:r w:rsidR="009A787F">
              <w:t>”</w:t>
            </w:r>
            <w:r w:rsidRPr="00A16C87">
              <w:t xml:space="preserve"> Only</w:t>
            </w:r>
          </w:p>
        </w:tc>
        <w:tc>
          <w:tcPr>
            <w:tcW w:w="6723" w:type="dxa"/>
            <w:tcPrChange w:id="39" w:author="Carla Marie G. Bersales" w:date="2022-03-03T15:24:00Z">
              <w:tcPr>
                <w:tcW w:w="6948" w:type="dxa"/>
              </w:tcPr>
            </w:tcPrChange>
          </w:tcPr>
          <w:p w14:paraId="28384529" w14:textId="77777777" w:rsidR="00001DD5" w:rsidRPr="00A16C87" w:rsidRDefault="00001DD5">
            <w:pPr>
              <w:jc w:val="both"/>
              <w:pPrChange w:id="40" w:author="Carla Marie G. Bersales" w:date="2022-03-03T15:21:00Z">
                <w:pPr/>
              </w:pPrChange>
            </w:pPr>
            <w:r w:rsidRPr="00A16C87">
              <w:t xml:space="preserve">Only those </w:t>
            </w:r>
            <w:r w:rsidR="009A787F">
              <w:t>“</w:t>
            </w:r>
            <w:r w:rsidRPr="00A16C87">
              <w:t>autos</w:t>
            </w:r>
            <w:r w:rsidR="009A787F">
              <w:t>”</w:t>
            </w:r>
            <w:r w:rsidRPr="00A16C87">
              <w:t xml:space="preserve"> you own and any </w:t>
            </w:r>
            <w:r w:rsidR="009A787F">
              <w:t>“</w:t>
            </w:r>
            <w:r w:rsidRPr="00A16C87">
              <w:t>trailers</w:t>
            </w:r>
            <w:r w:rsidR="009A787F">
              <w:t>”</w:t>
            </w:r>
            <w:r w:rsidRPr="00A16C87">
              <w:t xml:space="preserve"> you don</w:t>
            </w:r>
            <w:r w:rsidR="009A787F">
              <w:t>’</w:t>
            </w:r>
            <w:r w:rsidRPr="00A16C87">
              <w:t xml:space="preserve">t own while attached to power units you own. This includes those </w:t>
            </w:r>
            <w:r w:rsidR="009A787F">
              <w:t>“</w:t>
            </w:r>
            <w:r w:rsidRPr="00A16C87">
              <w:t>autos</w:t>
            </w:r>
            <w:r w:rsidR="009A787F">
              <w:t>”</w:t>
            </w:r>
            <w:r w:rsidRPr="00A16C87">
              <w:t xml:space="preserve"> you acquire ownership of after the policy begins.</w:t>
            </w:r>
          </w:p>
        </w:tc>
      </w:tr>
      <w:tr w:rsidR="00001DD5" w:rsidRPr="00A16C87" w14:paraId="00805CC4" w14:textId="77777777" w:rsidTr="00A854EB">
        <w:tc>
          <w:tcPr>
            <w:tcW w:w="1013" w:type="dxa"/>
            <w:tcPrChange w:id="41" w:author="Carla Marie G. Bersales" w:date="2022-03-03T15:24:00Z">
              <w:tcPr>
                <w:tcW w:w="917" w:type="dxa"/>
              </w:tcPr>
            </w:tcPrChange>
          </w:tcPr>
          <w:p w14:paraId="5ADD083F" w14:textId="77777777" w:rsidR="00001DD5" w:rsidRPr="00A16C87" w:rsidRDefault="00001DD5" w:rsidP="00E04578">
            <w:pPr>
              <w:jc w:val="center"/>
            </w:pPr>
            <w:r w:rsidRPr="00A16C87">
              <w:t>3</w:t>
            </w:r>
          </w:p>
        </w:tc>
        <w:tc>
          <w:tcPr>
            <w:tcW w:w="1620" w:type="dxa"/>
            <w:tcPrChange w:id="42" w:author="Carla Marie G. Bersales" w:date="2022-03-03T15:24:00Z">
              <w:tcPr>
                <w:tcW w:w="1620" w:type="dxa"/>
              </w:tcPr>
            </w:tcPrChange>
          </w:tcPr>
          <w:p w14:paraId="6C923F29" w14:textId="77777777" w:rsidR="00001DD5" w:rsidRPr="00A16C87" w:rsidRDefault="00001DD5" w:rsidP="00E04578">
            <w:pPr>
              <w:jc w:val="center"/>
            </w:pPr>
            <w:r w:rsidRPr="00A16C87">
              <w:t xml:space="preserve">Owned Private Passenger </w:t>
            </w:r>
            <w:r w:rsidR="009A787F">
              <w:t>“</w:t>
            </w:r>
            <w:r w:rsidRPr="00A16C87">
              <w:t>Autos</w:t>
            </w:r>
            <w:r w:rsidR="009A787F">
              <w:t>”</w:t>
            </w:r>
            <w:r w:rsidRPr="00A16C87">
              <w:t xml:space="preserve"> Only</w:t>
            </w:r>
          </w:p>
        </w:tc>
        <w:tc>
          <w:tcPr>
            <w:tcW w:w="6723" w:type="dxa"/>
            <w:tcPrChange w:id="43" w:author="Carla Marie G. Bersales" w:date="2022-03-03T15:24:00Z">
              <w:tcPr>
                <w:tcW w:w="6948" w:type="dxa"/>
              </w:tcPr>
            </w:tcPrChange>
          </w:tcPr>
          <w:p w14:paraId="418E05C6" w14:textId="77777777" w:rsidR="00001DD5" w:rsidRPr="00A16C87" w:rsidRDefault="00001DD5">
            <w:pPr>
              <w:jc w:val="both"/>
              <w:pPrChange w:id="44" w:author="Carla Marie G. Bersales" w:date="2022-03-03T15:21:00Z">
                <w:pPr/>
              </w:pPrChange>
            </w:pPr>
            <w:r w:rsidRPr="00A16C87">
              <w:t xml:space="preserve">Only the private passenger </w:t>
            </w:r>
            <w:r w:rsidR="009A787F">
              <w:t>“</w:t>
            </w:r>
            <w:r w:rsidRPr="00A16C87">
              <w:t>autos</w:t>
            </w:r>
            <w:r w:rsidR="009A787F">
              <w:t>”</w:t>
            </w:r>
            <w:r w:rsidRPr="00A16C87">
              <w:t xml:space="preserve"> you own. This includes those private passenger </w:t>
            </w:r>
            <w:r w:rsidR="009A787F">
              <w:t>“</w:t>
            </w:r>
            <w:r w:rsidRPr="00A16C87">
              <w:t>autos</w:t>
            </w:r>
            <w:r w:rsidR="009A787F">
              <w:t>”</w:t>
            </w:r>
            <w:r w:rsidRPr="00A16C87">
              <w:t xml:space="preserve"> you acquire ownership of after the policy begins.</w:t>
            </w:r>
          </w:p>
        </w:tc>
      </w:tr>
      <w:tr w:rsidR="00001DD5" w:rsidRPr="00A16C87" w14:paraId="731F8243" w14:textId="77777777" w:rsidTr="00A854EB">
        <w:tc>
          <w:tcPr>
            <w:tcW w:w="1013" w:type="dxa"/>
            <w:tcPrChange w:id="45" w:author="Carla Marie G. Bersales" w:date="2022-03-03T15:24:00Z">
              <w:tcPr>
                <w:tcW w:w="917" w:type="dxa"/>
              </w:tcPr>
            </w:tcPrChange>
          </w:tcPr>
          <w:p w14:paraId="57738AE4" w14:textId="77777777" w:rsidR="00001DD5" w:rsidRPr="00A16C87" w:rsidRDefault="00001DD5" w:rsidP="00E04578">
            <w:pPr>
              <w:jc w:val="center"/>
            </w:pPr>
            <w:r w:rsidRPr="00A16C87">
              <w:t>4</w:t>
            </w:r>
          </w:p>
        </w:tc>
        <w:tc>
          <w:tcPr>
            <w:tcW w:w="1620" w:type="dxa"/>
            <w:tcPrChange w:id="46" w:author="Carla Marie G. Bersales" w:date="2022-03-03T15:24:00Z">
              <w:tcPr>
                <w:tcW w:w="1620" w:type="dxa"/>
              </w:tcPr>
            </w:tcPrChange>
          </w:tcPr>
          <w:p w14:paraId="06A435CF" w14:textId="77777777" w:rsidR="00001DD5" w:rsidRPr="00A16C87" w:rsidRDefault="00001DD5" w:rsidP="00E04578">
            <w:pPr>
              <w:jc w:val="center"/>
            </w:pPr>
            <w:r w:rsidRPr="00A16C87">
              <w:t xml:space="preserve">Owned </w:t>
            </w:r>
            <w:r w:rsidR="009A787F">
              <w:t>“</w:t>
            </w:r>
            <w:r w:rsidRPr="00A16C87">
              <w:t>Autos</w:t>
            </w:r>
            <w:r w:rsidR="009A787F">
              <w:t>”</w:t>
            </w:r>
            <w:r w:rsidRPr="00A16C87">
              <w:t xml:space="preserve"> Other Than Private Passenger </w:t>
            </w:r>
            <w:r w:rsidR="009A787F">
              <w:t>“</w:t>
            </w:r>
            <w:r w:rsidRPr="00A16C87">
              <w:t>Autos</w:t>
            </w:r>
            <w:r w:rsidR="009A787F">
              <w:t>”</w:t>
            </w:r>
            <w:r w:rsidRPr="00A16C87">
              <w:t xml:space="preserve"> Only</w:t>
            </w:r>
          </w:p>
        </w:tc>
        <w:tc>
          <w:tcPr>
            <w:tcW w:w="6723" w:type="dxa"/>
            <w:tcPrChange w:id="47" w:author="Carla Marie G. Bersales" w:date="2022-03-03T15:24:00Z">
              <w:tcPr>
                <w:tcW w:w="6948" w:type="dxa"/>
              </w:tcPr>
            </w:tcPrChange>
          </w:tcPr>
          <w:p w14:paraId="64B0F122" w14:textId="77777777" w:rsidR="00001DD5" w:rsidRPr="00A16C87" w:rsidRDefault="00001DD5">
            <w:pPr>
              <w:jc w:val="both"/>
              <w:pPrChange w:id="48" w:author="Carla Marie G. Bersales" w:date="2022-03-03T15:21:00Z">
                <w:pPr/>
              </w:pPrChange>
            </w:pPr>
            <w:r w:rsidRPr="00A16C87">
              <w:t xml:space="preserve">Only those </w:t>
            </w:r>
            <w:r w:rsidR="009A787F">
              <w:t>“</w:t>
            </w:r>
            <w:r w:rsidRPr="00A16C87">
              <w:t>autos</w:t>
            </w:r>
            <w:r w:rsidR="009A787F">
              <w:t>”</w:t>
            </w:r>
            <w:r w:rsidRPr="00A16C87">
              <w:t xml:space="preserve"> you own that are not of the private passenger type (and for Liability Coverage any </w:t>
            </w:r>
            <w:r w:rsidR="009A787F">
              <w:t>“</w:t>
            </w:r>
            <w:r w:rsidRPr="00A16C87">
              <w:t>trailers</w:t>
            </w:r>
            <w:r w:rsidR="009A787F">
              <w:t>”</w:t>
            </w:r>
            <w:r w:rsidRPr="00A16C87">
              <w:t xml:space="preserve"> you don</w:t>
            </w:r>
            <w:r w:rsidR="009A787F">
              <w:t>’</w:t>
            </w:r>
            <w:r w:rsidRPr="00A16C87">
              <w:t xml:space="preserve">t own while attached to power units you own). This includes those </w:t>
            </w:r>
            <w:r w:rsidR="009A787F">
              <w:t>“</w:t>
            </w:r>
            <w:r w:rsidRPr="00A16C87">
              <w:t>autos</w:t>
            </w:r>
            <w:r w:rsidR="009A787F">
              <w:t>”</w:t>
            </w:r>
            <w:r w:rsidRPr="00A16C87">
              <w:t xml:space="preserve"> not of the private passenger type you acquire ownership of after the policy begins.</w:t>
            </w:r>
          </w:p>
        </w:tc>
      </w:tr>
      <w:tr w:rsidR="00001DD5" w:rsidRPr="00A16C87" w14:paraId="5DE0C4DF" w14:textId="77777777" w:rsidTr="00A854EB">
        <w:tc>
          <w:tcPr>
            <w:tcW w:w="1013" w:type="dxa"/>
            <w:tcPrChange w:id="49" w:author="Carla Marie G. Bersales" w:date="2022-03-03T15:24:00Z">
              <w:tcPr>
                <w:tcW w:w="917" w:type="dxa"/>
              </w:tcPr>
            </w:tcPrChange>
          </w:tcPr>
          <w:p w14:paraId="1AD5272C" w14:textId="77777777" w:rsidR="00001DD5" w:rsidRPr="00A16C87" w:rsidRDefault="00001DD5" w:rsidP="00E04578">
            <w:pPr>
              <w:jc w:val="center"/>
            </w:pPr>
            <w:r w:rsidRPr="00A16C87">
              <w:lastRenderedPageBreak/>
              <w:t>5</w:t>
            </w:r>
          </w:p>
        </w:tc>
        <w:tc>
          <w:tcPr>
            <w:tcW w:w="1620" w:type="dxa"/>
            <w:tcPrChange w:id="50" w:author="Carla Marie G. Bersales" w:date="2022-03-03T15:24:00Z">
              <w:tcPr>
                <w:tcW w:w="1620" w:type="dxa"/>
              </w:tcPr>
            </w:tcPrChange>
          </w:tcPr>
          <w:p w14:paraId="7E4C8CEF" w14:textId="77777777" w:rsidR="00001DD5" w:rsidRPr="00A16C87" w:rsidRDefault="00001DD5" w:rsidP="00E04578">
            <w:pPr>
              <w:jc w:val="center"/>
            </w:pPr>
            <w:r w:rsidRPr="00A16C87">
              <w:t xml:space="preserve">Owned </w:t>
            </w:r>
            <w:r w:rsidR="009A787F">
              <w:t>“</w:t>
            </w:r>
            <w:r w:rsidRPr="00A16C87">
              <w:t>Autos</w:t>
            </w:r>
            <w:r w:rsidR="009A787F">
              <w:t>”</w:t>
            </w:r>
            <w:r w:rsidRPr="00A16C87">
              <w:t xml:space="preserve"> Subject To No- Fault</w:t>
            </w:r>
          </w:p>
        </w:tc>
        <w:tc>
          <w:tcPr>
            <w:tcW w:w="6723" w:type="dxa"/>
            <w:tcPrChange w:id="51" w:author="Carla Marie G. Bersales" w:date="2022-03-03T15:24:00Z">
              <w:tcPr>
                <w:tcW w:w="6948" w:type="dxa"/>
              </w:tcPr>
            </w:tcPrChange>
          </w:tcPr>
          <w:p w14:paraId="59C7B7BD" w14:textId="1031D002" w:rsidR="00001DD5" w:rsidRPr="00A16C87" w:rsidRDefault="00001DD5">
            <w:pPr>
              <w:jc w:val="both"/>
              <w:pPrChange w:id="52" w:author="Carla Marie G. Bersales" w:date="2022-03-03T15:21:00Z">
                <w:pPr>
                  <w:jc w:val="center"/>
                </w:pPr>
              </w:pPrChange>
            </w:pPr>
            <w:r w:rsidRPr="00A16C87">
              <w:t xml:space="preserve">Only those </w:t>
            </w:r>
            <w:r w:rsidR="009A787F">
              <w:t>“</w:t>
            </w:r>
            <w:r w:rsidRPr="00A16C87">
              <w:t>autos</w:t>
            </w:r>
            <w:r w:rsidR="009A787F">
              <w:t>”</w:t>
            </w:r>
            <w:r w:rsidRPr="00A16C87">
              <w:t xml:space="preserve"> you own that are required to have No-Fault benefits in the state where they are licensed or principally garaged. This includes those </w:t>
            </w:r>
            <w:r w:rsidR="009A787F">
              <w:t>“</w:t>
            </w:r>
            <w:r w:rsidRPr="00A16C87">
              <w:t>autos</w:t>
            </w:r>
            <w:r w:rsidR="009A787F">
              <w:t>”</w:t>
            </w:r>
            <w:r w:rsidRPr="00A16C87">
              <w:t xml:space="preserve"> you acquire ownership of after the policy begins </w:t>
            </w:r>
            <w:del w:id="53" w:author="Carla Marie G. Bersales" w:date="2022-03-03T15:22:00Z">
              <w:r w:rsidRPr="00A16C87" w:rsidDel="00E85713">
                <w:delText>provided</w:delText>
              </w:r>
            </w:del>
            <w:ins w:id="54" w:author="Carla Marie G. Bersales" w:date="2022-03-03T15:22:00Z">
              <w:r w:rsidR="00E85713" w:rsidRPr="00A16C87">
                <w:t>provided,</w:t>
              </w:r>
            </w:ins>
            <w:r w:rsidRPr="00A16C87">
              <w:t xml:space="preserve"> they are required to have No-Fault benefits in the state where they are licensed or principally garaged.</w:t>
            </w:r>
          </w:p>
        </w:tc>
      </w:tr>
      <w:tr w:rsidR="00001DD5" w:rsidRPr="00A16C87" w14:paraId="7E6B56D7" w14:textId="77777777" w:rsidTr="00A854EB">
        <w:tc>
          <w:tcPr>
            <w:tcW w:w="1013" w:type="dxa"/>
            <w:tcPrChange w:id="55" w:author="Carla Marie G. Bersales" w:date="2022-03-03T15:24:00Z">
              <w:tcPr>
                <w:tcW w:w="917" w:type="dxa"/>
              </w:tcPr>
            </w:tcPrChange>
          </w:tcPr>
          <w:p w14:paraId="12ED787B" w14:textId="77777777" w:rsidR="00001DD5" w:rsidRPr="00A16C87" w:rsidRDefault="00001DD5" w:rsidP="00E04578">
            <w:pPr>
              <w:jc w:val="center"/>
            </w:pPr>
            <w:r w:rsidRPr="00A16C87">
              <w:t>6</w:t>
            </w:r>
          </w:p>
        </w:tc>
        <w:tc>
          <w:tcPr>
            <w:tcW w:w="1620" w:type="dxa"/>
            <w:tcPrChange w:id="56" w:author="Carla Marie G. Bersales" w:date="2022-03-03T15:24:00Z">
              <w:tcPr>
                <w:tcW w:w="1620" w:type="dxa"/>
              </w:tcPr>
            </w:tcPrChange>
          </w:tcPr>
          <w:p w14:paraId="3B33B584" w14:textId="77777777" w:rsidR="00001DD5" w:rsidRPr="00A16C87" w:rsidRDefault="00001DD5" w:rsidP="00E04578">
            <w:pPr>
              <w:jc w:val="center"/>
            </w:pPr>
            <w:r w:rsidRPr="00A16C87">
              <w:t xml:space="preserve">Owned </w:t>
            </w:r>
            <w:r w:rsidR="009A787F">
              <w:t>“</w:t>
            </w:r>
            <w:r w:rsidRPr="00A16C87">
              <w:t>Autos</w:t>
            </w:r>
            <w:r w:rsidR="009A787F">
              <w:t>”</w:t>
            </w:r>
            <w:r w:rsidRPr="00A16C87">
              <w:t xml:space="preserve"> Subject To A Compulsory Uninsured Motorists Law</w:t>
            </w:r>
          </w:p>
        </w:tc>
        <w:tc>
          <w:tcPr>
            <w:tcW w:w="6723" w:type="dxa"/>
            <w:tcPrChange w:id="57" w:author="Carla Marie G. Bersales" w:date="2022-03-03T15:24:00Z">
              <w:tcPr>
                <w:tcW w:w="6948" w:type="dxa"/>
              </w:tcPr>
            </w:tcPrChange>
          </w:tcPr>
          <w:p w14:paraId="49C75096" w14:textId="69108643" w:rsidR="00001DD5" w:rsidRPr="00A16C87" w:rsidRDefault="00001DD5">
            <w:pPr>
              <w:jc w:val="both"/>
              <w:pPrChange w:id="58" w:author="Carla Marie G. Bersales" w:date="2022-03-03T15:21:00Z">
                <w:pPr/>
              </w:pPrChange>
            </w:pPr>
            <w:r w:rsidRPr="00A16C87">
              <w:t xml:space="preserve">Only those </w:t>
            </w:r>
            <w:r w:rsidR="009A787F">
              <w:t>“</w:t>
            </w:r>
            <w:r w:rsidRPr="00A16C87">
              <w:t>autos</w:t>
            </w:r>
            <w:r w:rsidR="009A787F">
              <w:t>”</w:t>
            </w:r>
            <w:r w:rsidRPr="00A16C87">
              <w:t xml:space="preserve"> you own that because of the law in the state where they are licensed or principally garaged are required to have and cannot reject Uninsured Motorists Coverage. This includes those </w:t>
            </w:r>
            <w:r w:rsidR="009A787F">
              <w:t>“</w:t>
            </w:r>
            <w:r w:rsidRPr="00A16C87">
              <w:t>autos</w:t>
            </w:r>
            <w:r w:rsidR="009A787F">
              <w:t>”</w:t>
            </w:r>
            <w:r w:rsidRPr="00A16C87">
              <w:t xml:space="preserve"> you acquire ownership of after the policy begins </w:t>
            </w:r>
            <w:del w:id="59" w:author="Carla Marie G. Bersales" w:date="2022-03-03T15:22:00Z">
              <w:r w:rsidRPr="00A16C87" w:rsidDel="00E85713">
                <w:delText>provided</w:delText>
              </w:r>
            </w:del>
            <w:ins w:id="60" w:author="Carla Marie G. Bersales" w:date="2022-03-03T15:22:00Z">
              <w:r w:rsidR="00E85713" w:rsidRPr="00A16C87">
                <w:t>provided,</w:t>
              </w:r>
            </w:ins>
            <w:r w:rsidRPr="00A16C87">
              <w:t xml:space="preserve"> they are subject to the same state uninsured motorists requirement.</w:t>
            </w:r>
          </w:p>
        </w:tc>
      </w:tr>
      <w:tr w:rsidR="00001DD5" w:rsidRPr="00A16C87" w14:paraId="6BF7B053" w14:textId="77777777" w:rsidTr="00A854EB">
        <w:tc>
          <w:tcPr>
            <w:tcW w:w="1013" w:type="dxa"/>
            <w:tcPrChange w:id="61" w:author="Carla Marie G. Bersales" w:date="2022-03-03T15:24:00Z">
              <w:tcPr>
                <w:tcW w:w="917" w:type="dxa"/>
              </w:tcPr>
            </w:tcPrChange>
          </w:tcPr>
          <w:p w14:paraId="76EF79D4" w14:textId="77777777" w:rsidR="00001DD5" w:rsidRPr="00A16C87" w:rsidRDefault="00001DD5" w:rsidP="00E04578">
            <w:pPr>
              <w:jc w:val="center"/>
            </w:pPr>
            <w:r w:rsidRPr="00A16C87">
              <w:t>7</w:t>
            </w:r>
          </w:p>
        </w:tc>
        <w:tc>
          <w:tcPr>
            <w:tcW w:w="1620" w:type="dxa"/>
            <w:tcPrChange w:id="62" w:author="Carla Marie G. Bersales" w:date="2022-03-03T15:24:00Z">
              <w:tcPr>
                <w:tcW w:w="1620" w:type="dxa"/>
              </w:tcPr>
            </w:tcPrChange>
          </w:tcPr>
          <w:p w14:paraId="5C21A071" w14:textId="77777777" w:rsidR="00001DD5" w:rsidRPr="00A16C87" w:rsidRDefault="009A787F" w:rsidP="00E04578">
            <w:pPr>
              <w:jc w:val="center"/>
            </w:pPr>
            <w:r>
              <w:t>“</w:t>
            </w:r>
            <w:r w:rsidR="00001DD5" w:rsidRPr="00A16C87">
              <w:t>Autos</w:t>
            </w:r>
            <w:r>
              <w:t>”</w:t>
            </w:r>
            <w:r w:rsidR="00001DD5" w:rsidRPr="00A16C87">
              <w:t xml:space="preserve"> Specified On Schedule</w:t>
            </w:r>
          </w:p>
        </w:tc>
        <w:tc>
          <w:tcPr>
            <w:tcW w:w="6723" w:type="dxa"/>
            <w:tcPrChange w:id="63" w:author="Carla Marie G. Bersales" w:date="2022-03-03T15:24:00Z">
              <w:tcPr>
                <w:tcW w:w="6948" w:type="dxa"/>
              </w:tcPr>
            </w:tcPrChange>
          </w:tcPr>
          <w:p w14:paraId="1114F495" w14:textId="77777777" w:rsidR="00001DD5" w:rsidRPr="00A16C87" w:rsidRDefault="00001DD5">
            <w:pPr>
              <w:jc w:val="both"/>
              <w:pPrChange w:id="64" w:author="Carla Marie G. Bersales" w:date="2022-03-03T15:21:00Z">
                <w:pPr/>
              </w:pPrChange>
            </w:pPr>
            <w:r w:rsidRPr="00A16C87">
              <w:t xml:space="preserve">Only those </w:t>
            </w:r>
            <w:r w:rsidR="009A787F">
              <w:t>“</w:t>
            </w:r>
            <w:r w:rsidRPr="00A16C87">
              <w:t>autos</w:t>
            </w:r>
            <w:r w:rsidR="009A787F">
              <w:t>”</w:t>
            </w:r>
            <w:r w:rsidRPr="00A16C87">
              <w:t xml:space="preserve"> described on the schedule and any </w:t>
            </w:r>
            <w:r w:rsidR="009A787F">
              <w:t>“</w:t>
            </w:r>
            <w:r w:rsidRPr="00A16C87">
              <w:t>trailers</w:t>
            </w:r>
            <w:r w:rsidR="009A787F">
              <w:t>”</w:t>
            </w:r>
            <w:r w:rsidRPr="00A16C87">
              <w:t xml:space="preserve"> you don</w:t>
            </w:r>
            <w:r w:rsidR="009A787F">
              <w:t>’</w:t>
            </w:r>
            <w:r w:rsidRPr="00A16C87">
              <w:t xml:space="preserve">t own while attached to power units you own. You must notify prior to and receive written confirmation from the Company for coverage to be </w:t>
            </w:r>
            <w:proofErr w:type="gramStart"/>
            <w:r w:rsidRPr="00A16C87">
              <w:t>effected</w:t>
            </w:r>
            <w:proofErr w:type="gramEnd"/>
            <w:r w:rsidRPr="00A16C87">
              <w:t>.</w:t>
            </w:r>
          </w:p>
        </w:tc>
      </w:tr>
      <w:tr w:rsidR="00001DD5" w:rsidRPr="00A16C87" w14:paraId="444E2F61" w14:textId="77777777" w:rsidTr="00A854EB">
        <w:tc>
          <w:tcPr>
            <w:tcW w:w="1013" w:type="dxa"/>
            <w:tcPrChange w:id="65" w:author="Carla Marie G. Bersales" w:date="2022-03-03T15:24:00Z">
              <w:tcPr>
                <w:tcW w:w="917" w:type="dxa"/>
              </w:tcPr>
            </w:tcPrChange>
          </w:tcPr>
          <w:p w14:paraId="183442D6" w14:textId="77777777" w:rsidR="00001DD5" w:rsidRPr="00A16C87" w:rsidRDefault="00001DD5" w:rsidP="00E04578">
            <w:pPr>
              <w:jc w:val="center"/>
            </w:pPr>
            <w:r w:rsidRPr="00A16C87">
              <w:t>8</w:t>
            </w:r>
          </w:p>
        </w:tc>
        <w:tc>
          <w:tcPr>
            <w:tcW w:w="1620" w:type="dxa"/>
            <w:tcPrChange w:id="66" w:author="Carla Marie G. Bersales" w:date="2022-03-03T15:24:00Z">
              <w:tcPr>
                <w:tcW w:w="1620" w:type="dxa"/>
              </w:tcPr>
            </w:tcPrChange>
          </w:tcPr>
          <w:p w14:paraId="27F4C7C3" w14:textId="77777777" w:rsidR="00001DD5" w:rsidRPr="00A16C87" w:rsidRDefault="00001DD5" w:rsidP="00E04578">
            <w:pPr>
              <w:jc w:val="center"/>
            </w:pPr>
            <w:r w:rsidRPr="00A16C87">
              <w:t xml:space="preserve">Hired </w:t>
            </w:r>
            <w:r w:rsidR="009A787F">
              <w:t>“</w:t>
            </w:r>
            <w:r w:rsidRPr="00A16C87">
              <w:t>Autos</w:t>
            </w:r>
            <w:r w:rsidR="009A787F">
              <w:t>”</w:t>
            </w:r>
            <w:r w:rsidRPr="00A16C87">
              <w:t xml:space="preserve"> Only</w:t>
            </w:r>
          </w:p>
        </w:tc>
        <w:tc>
          <w:tcPr>
            <w:tcW w:w="6723" w:type="dxa"/>
            <w:tcPrChange w:id="67" w:author="Carla Marie G. Bersales" w:date="2022-03-03T15:24:00Z">
              <w:tcPr>
                <w:tcW w:w="6948" w:type="dxa"/>
              </w:tcPr>
            </w:tcPrChange>
          </w:tcPr>
          <w:p w14:paraId="74A04A45" w14:textId="77777777" w:rsidR="00001DD5" w:rsidRPr="00A16C87" w:rsidRDefault="00001DD5">
            <w:pPr>
              <w:jc w:val="both"/>
              <w:pPrChange w:id="68" w:author="Carla Marie G. Bersales" w:date="2022-03-03T15:21:00Z">
                <w:pPr/>
              </w:pPrChange>
            </w:pPr>
            <w:r w:rsidRPr="00A16C87">
              <w:t xml:space="preserve">Only those </w:t>
            </w:r>
            <w:r w:rsidR="009A787F">
              <w:t>“</w:t>
            </w:r>
            <w:r w:rsidRPr="00A16C87">
              <w:t>autos</w:t>
            </w:r>
            <w:r w:rsidR="009A787F">
              <w:t>”</w:t>
            </w:r>
            <w:r w:rsidRPr="00A16C87">
              <w:t xml:space="preserve"> you lease</w:t>
            </w:r>
            <w:r w:rsidR="009A787F">
              <w:t>,</w:t>
            </w:r>
            <w:r w:rsidRPr="00A16C87">
              <w:t xml:space="preserve"> hire</w:t>
            </w:r>
            <w:r w:rsidR="009A787F">
              <w:t>,</w:t>
            </w:r>
            <w:r w:rsidRPr="00A16C87">
              <w:t xml:space="preserve"> rent or borrow.  This does not include any </w:t>
            </w:r>
            <w:r w:rsidR="009A787F">
              <w:t>“</w:t>
            </w:r>
            <w:r w:rsidRPr="00A16C87">
              <w:t>auto</w:t>
            </w:r>
            <w:r w:rsidR="009A787F">
              <w:t>”</w:t>
            </w:r>
            <w:r w:rsidRPr="00A16C87">
              <w:t xml:space="preserve"> you lease</w:t>
            </w:r>
            <w:r w:rsidR="009A787F">
              <w:t>,</w:t>
            </w:r>
            <w:r w:rsidRPr="00A16C87">
              <w:t xml:space="preserve"> hire</w:t>
            </w:r>
            <w:r w:rsidR="009A787F">
              <w:t>,</w:t>
            </w:r>
            <w:r w:rsidRPr="00A16C87">
              <w:t xml:space="preserve"> rent</w:t>
            </w:r>
            <w:r w:rsidR="009A787F">
              <w:t>,</w:t>
            </w:r>
            <w:r w:rsidRPr="00A16C87">
              <w:t xml:space="preserve"> or borrow from any of your </w:t>
            </w:r>
            <w:r w:rsidR="009A787F">
              <w:t>“</w:t>
            </w:r>
            <w:r w:rsidRPr="00A16C87">
              <w:t>employees</w:t>
            </w:r>
            <w:r w:rsidR="009A787F">
              <w:t>”,</w:t>
            </w:r>
            <w:r w:rsidRPr="00A16C87">
              <w:t xml:space="preserve"> partners (if you are a partnership)</w:t>
            </w:r>
            <w:r w:rsidR="009A787F">
              <w:t>,</w:t>
            </w:r>
            <w:r w:rsidRPr="00A16C87">
              <w:t xml:space="preserve"> members (if you are a limited liability company) or members of their households.</w:t>
            </w:r>
          </w:p>
        </w:tc>
      </w:tr>
      <w:tr w:rsidR="00001DD5" w:rsidRPr="00A16C87" w14:paraId="38B9169A" w14:textId="77777777" w:rsidTr="00A854EB">
        <w:tc>
          <w:tcPr>
            <w:tcW w:w="1013" w:type="dxa"/>
            <w:tcPrChange w:id="69" w:author="Carla Marie G. Bersales" w:date="2022-03-03T15:24:00Z">
              <w:tcPr>
                <w:tcW w:w="917" w:type="dxa"/>
              </w:tcPr>
            </w:tcPrChange>
          </w:tcPr>
          <w:p w14:paraId="067C6EE3" w14:textId="77777777" w:rsidR="00001DD5" w:rsidRPr="00A16C87" w:rsidRDefault="00001DD5" w:rsidP="00E04578">
            <w:pPr>
              <w:jc w:val="center"/>
            </w:pPr>
            <w:r w:rsidRPr="00A16C87">
              <w:t>9</w:t>
            </w:r>
          </w:p>
        </w:tc>
        <w:tc>
          <w:tcPr>
            <w:tcW w:w="1620" w:type="dxa"/>
            <w:tcPrChange w:id="70" w:author="Carla Marie G. Bersales" w:date="2022-03-03T15:24:00Z">
              <w:tcPr>
                <w:tcW w:w="1620" w:type="dxa"/>
              </w:tcPr>
            </w:tcPrChange>
          </w:tcPr>
          <w:p w14:paraId="6EB6BB5A" w14:textId="77777777" w:rsidR="00001DD5" w:rsidRPr="00A16C87" w:rsidRDefault="00001DD5" w:rsidP="00E04578">
            <w:pPr>
              <w:jc w:val="center"/>
            </w:pPr>
            <w:r w:rsidRPr="00A16C87">
              <w:t xml:space="preserve">Non-owned </w:t>
            </w:r>
            <w:r w:rsidR="009A787F">
              <w:t>“</w:t>
            </w:r>
            <w:r w:rsidRPr="00A16C87">
              <w:t>Autos</w:t>
            </w:r>
            <w:r w:rsidR="009A787F">
              <w:t>”</w:t>
            </w:r>
            <w:r w:rsidRPr="00A16C87">
              <w:t xml:space="preserve"> Only</w:t>
            </w:r>
          </w:p>
        </w:tc>
        <w:tc>
          <w:tcPr>
            <w:tcW w:w="6723" w:type="dxa"/>
            <w:tcPrChange w:id="71" w:author="Carla Marie G. Bersales" w:date="2022-03-03T15:24:00Z">
              <w:tcPr>
                <w:tcW w:w="6948" w:type="dxa"/>
              </w:tcPr>
            </w:tcPrChange>
          </w:tcPr>
          <w:p w14:paraId="733E5112" w14:textId="77777777" w:rsidR="00001DD5" w:rsidRPr="00A16C87" w:rsidRDefault="00001DD5">
            <w:pPr>
              <w:jc w:val="both"/>
              <w:pPrChange w:id="72" w:author="Carla Marie G. Bersales" w:date="2022-03-03T15:21:00Z">
                <w:pPr/>
              </w:pPrChange>
            </w:pPr>
            <w:r w:rsidRPr="00A16C87">
              <w:t xml:space="preserve">Only those </w:t>
            </w:r>
            <w:r w:rsidR="009A787F">
              <w:t>“</w:t>
            </w:r>
            <w:r w:rsidRPr="00A16C87">
              <w:t>autos</w:t>
            </w:r>
            <w:r w:rsidR="009A787F">
              <w:t>”</w:t>
            </w:r>
            <w:r w:rsidRPr="00A16C87">
              <w:t xml:space="preserve"> you do not own</w:t>
            </w:r>
            <w:r w:rsidR="009A787F">
              <w:t>,</w:t>
            </w:r>
            <w:r w:rsidRPr="00A16C87">
              <w:t xml:space="preserve"> lease</w:t>
            </w:r>
            <w:r w:rsidR="009A787F">
              <w:t>,</w:t>
            </w:r>
            <w:r w:rsidRPr="00A16C87">
              <w:t xml:space="preserve"> hire</w:t>
            </w:r>
            <w:r w:rsidR="009A787F">
              <w:t>,</w:t>
            </w:r>
            <w:r w:rsidRPr="00A16C87">
              <w:t xml:space="preserve"> rent or borrow that are used in connection with your business. This includes </w:t>
            </w:r>
            <w:r w:rsidR="009A787F">
              <w:t>“</w:t>
            </w:r>
            <w:r w:rsidRPr="00A16C87">
              <w:t>autos</w:t>
            </w:r>
            <w:r w:rsidR="009A787F">
              <w:t>”</w:t>
            </w:r>
            <w:r w:rsidRPr="00A16C87">
              <w:t xml:space="preserve"> owned by your </w:t>
            </w:r>
            <w:r w:rsidR="009A787F">
              <w:t>“</w:t>
            </w:r>
            <w:r w:rsidRPr="00A16C87">
              <w:t>employees</w:t>
            </w:r>
            <w:r w:rsidR="009A787F">
              <w:t>”,</w:t>
            </w:r>
            <w:r w:rsidRPr="00A16C87">
              <w:t xml:space="preserve"> partners (if you are a partnership)</w:t>
            </w:r>
            <w:r w:rsidR="009A787F">
              <w:t>,</w:t>
            </w:r>
            <w:r w:rsidRPr="00A16C87">
              <w:t xml:space="preserve"> members (if you are a limited liability company)</w:t>
            </w:r>
            <w:r w:rsidR="009A787F">
              <w:t>,</w:t>
            </w:r>
            <w:r w:rsidRPr="00A16C87">
              <w:t xml:space="preserve"> or members of their households but only while used in your business.</w:t>
            </w:r>
          </w:p>
        </w:tc>
      </w:tr>
    </w:tbl>
    <w:p w14:paraId="2FA4DD8D" w14:textId="77777777" w:rsidR="00001DD5" w:rsidRPr="00A16C87" w:rsidRDefault="00001DD5" w:rsidP="00001DD5"/>
    <w:p w14:paraId="62D42843" w14:textId="77777777" w:rsidR="00001DD5" w:rsidRPr="00A16C87" w:rsidRDefault="00001DD5" w:rsidP="002F1EA7">
      <w:pPr>
        <w:pStyle w:val="BTNoInd"/>
        <w:rPr>
          <w:b/>
        </w:rPr>
      </w:pPr>
      <w:r w:rsidRPr="00A16C87">
        <w:rPr>
          <w:b/>
        </w:rPr>
        <w:t>B.  Owned Autos You Acquire After the Policy Begins</w:t>
      </w:r>
    </w:p>
    <w:p w14:paraId="00197B78" w14:textId="77777777" w:rsidR="00001DD5" w:rsidRPr="00A16C87" w:rsidRDefault="00001DD5">
      <w:pPr>
        <w:pStyle w:val="BTNoInd"/>
        <w:ind w:right="4"/>
        <w:jc w:val="both"/>
        <w:pPrChange w:id="73" w:author="Carla Marie G. Bersales" w:date="2022-03-03T15:23:00Z">
          <w:pPr>
            <w:pStyle w:val="BTNoInd"/>
          </w:pPr>
        </w:pPrChange>
      </w:pPr>
      <w:r w:rsidRPr="00A16C87">
        <w:t>If Symbols 1</w:t>
      </w:r>
      <w:r w:rsidR="009A787F">
        <w:t>,</w:t>
      </w:r>
      <w:r w:rsidRPr="00A16C87">
        <w:t xml:space="preserve"> 2</w:t>
      </w:r>
      <w:r w:rsidR="009A787F">
        <w:t>,</w:t>
      </w:r>
      <w:r w:rsidRPr="00A16C87">
        <w:t xml:space="preserve"> 3</w:t>
      </w:r>
      <w:r w:rsidR="009A787F">
        <w:t>,</w:t>
      </w:r>
      <w:r w:rsidRPr="00A16C87">
        <w:t xml:space="preserve"> 4</w:t>
      </w:r>
      <w:r w:rsidR="009A787F">
        <w:t>,</w:t>
      </w:r>
      <w:r w:rsidRPr="00A16C87">
        <w:t xml:space="preserve"> 5</w:t>
      </w:r>
      <w:r w:rsidR="009A787F">
        <w:t>,</w:t>
      </w:r>
      <w:r w:rsidRPr="00A16C87">
        <w:t xml:space="preserve"> or 6 are entered next to a coverage in Item Two of the Declarations</w:t>
      </w:r>
      <w:r w:rsidR="009A787F">
        <w:t>,</w:t>
      </w:r>
      <w:r w:rsidRPr="00A16C87">
        <w:t xml:space="preserve"> then you have coverage for </w:t>
      </w:r>
      <w:r w:rsidR="009A787F">
        <w:t>“</w:t>
      </w:r>
      <w:r w:rsidRPr="00A16C87">
        <w:t>autos</w:t>
      </w:r>
      <w:r w:rsidR="009A787F">
        <w:t>”</w:t>
      </w:r>
      <w:r w:rsidRPr="00A16C87">
        <w:t xml:space="preserve"> that you acquire of the type described for the remainder of the policy period.</w:t>
      </w:r>
    </w:p>
    <w:p w14:paraId="6CA257FF" w14:textId="77777777" w:rsidR="00001DD5" w:rsidRPr="00A16C87" w:rsidRDefault="00001DD5" w:rsidP="002F1EA7">
      <w:pPr>
        <w:pStyle w:val="BTNoInd"/>
        <w:rPr>
          <w:b/>
        </w:rPr>
      </w:pPr>
      <w:r w:rsidRPr="00A16C87">
        <w:rPr>
          <w:b/>
        </w:rPr>
        <w:t>C.  Temporary Substitute Autos</w:t>
      </w:r>
    </w:p>
    <w:p w14:paraId="2B16D4B0" w14:textId="77777777" w:rsidR="00001DD5" w:rsidRPr="00A16C87" w:rsidRDefault="00001DD5">
      <w:pPr>
        <w:pStyle w:val="BTNoInd"/>
        <w:ind w:right="4"/>
        <w:jc w:val="both"/>
        <w:pPrChange w:id="74" w:author="Carla Marie G. Bersales" w:date="2022-03-03T15:22:00Z">
          <w:pPr>
            <w:pStyle w:val="BTNoInd"/>
          </w:pPr>
        </w:pPrChange>
      </w:pPr>
      <w:r w:rsidRPr="00A16C87">
        <w:t>If Liability Coverage is provided by this Coverage Form</w:t>
      </w:r>
      <w:r w:rsidR="009A787F">
        <w:t>,</w:t>
      </w:r>
      <w:r w:rsidRPr="00A16C87">
        <w:t xml:space="preserve"> the following types of vehicles are also covered </w:t>
      </w:r>
      <w:r w:rsidR="009A787F">
        <w:t>“</w:t>
      </w:r>
      <w:r w:rsidRPr="00A16C87">
        <w:t>autos</w:t>
      </w:r>
      <w:r w:rsidR="009A787F">
        <w:t>”</w:t>
      </w:r>
      <w:r w:rsidRPr="00A16C87">
        <w:t xml:space="preserve"> for Liability Coverage:</w:t>
      </w:r>
    </w:p>
    <w:p w14:paraId="25EA3F94" w14:textId="77777777" w:rsidR="00001DD5" w:rsidRPr="00A16C87" w:rsidRDefault="00001DD5">
      <w:pPr>
        <w:pStyle w:val="BTNoInd"/>
        <w:ind w:left="720" w:right="4"/>
        <w:jc w:val="both"/>
        <w:pPrChange w:id="75" w:author="Carla Marie G. Bersales" w:date="2022-03-03T15:22:00Z">
          <w:pPr>
            <w:pStyle w:val="BTNoInd"/>
            <w:ind w:left="720"/>
          </w:pPr>
        </w:pPrChange>
      </w:pPr>
      <w:r w:rsidRPr="00A16C87">
        <w:t xml:space="preserve">Any </w:t>
      </w:r>
      <w:r w:rsidR="009A787F">
        <w:t>“</w:t>
      </w:r>
      <w:r w:rsidRPr="00A16C87">
        <w:t>auto</w:t>
      </w:r>
      <w:r w:rsidR="009A787F">
        <w:t>”</w:t>
      </w:r>
      <w:r w:rsidRPr="00A16C87">
        <w:t xml:space="preserve"> you own while used as a temporary substitute for a covered </w:t>
      </w:r>
      <w:r w:rsidR="009A787F">
        <w:t>“</w:t>
      </w:r>
      <w:r w:rsidRPr="00A16C87">
        <w:t>auto</w:t>
      </w:r>
      <w:r w:rsidR="009A787F">
        <w:t>”</w:t>
      </w:r>
      <w:r w:rsidRPr="00A16C87">
        <w:t xml:space="preserve"> you own that is out of service because of its:  Breakdown</w:t>
      </w:r>
      <w:r w:rsidR="009A787F">
        <w:t>,</w:t>
      </w:r>
      <w:r w:rsidRPr="00A16C87">
        <w:t xml:space="preserve"> Repair</w:t>
      </w:r>
      <w:r w:rsidR="009A787F">
        <w:t>,</w:t>
      </w:r>
      <w:r w:rsidRPr="00A16C87">
        <w:t xml:space="preserve"> Servicing or </w:t>
      </w:r>
      <w:r w:rsidR="009A787F">
        <w:t>“</w:t>
      </w:r>
      <w:r w:rsidRPr="00A16C87">
        <w:t>Loss</w:t>
      </w:r>
      <w:r w:rsidR="009A787F">
        <w:t>”</w:t>
      </w:r>
      <w:r w:rsidRPr="00A16C87">
        <w:t xml:space="preserve"> or Destruction.</w:t>
      </w:r>
    </w:p>
    <w:p w14:paraId="2695C9DD" w14:textId="77777777" w:rsidR="00001DD5" w:rsidRPr="00A16C87" w:rsidRDefault="00001DD5">
      <w:pPr>
        <w:pStyle w:val="BTNoInd"/>
        <w:jc w:val="both"/>
        <w:rPr>
          <w:b/>
        </w:rPr>
        <w:pPrChange w:id="76" w:author="Carla Marie G. Bersales" w:date="2022-03-03T15:23:00Z">
          <w:pPr>
            <w:pStyle w:val="BTNoInd"/>
          </w:pPr>
        </w:pPrChange>
      </w:pPr>
      <w:r w:rsidRPr="00A16C87">
        <w:rPr>
          <w:b/>
        </w:rPr>
        <w:t>SECTION II - LIABILITY COVERAGE</w:t>
      </w:r>
    </w:p>
    <w:p w14:paraId="5B6DE67F" w14:textId="77777777" w:rsidR="00001DD5" w:rsidRPr="00A16C87" w:rsidRDefault="00001DD5">
      <w:pPr>
        <w:pStyle w:val="BTNoInd"/>
        <w:jc w:val="both"/>
        <w:rPr>
          <w:b/>
        </w:rPr>
        <w:pPrChange w:id="77" w:author="Carla Marie G. Bersales" w:date="2022-03-03T15:23:00Z">
          <w:pPr>
            <w:pStyle w:val="BTNoInd"/>
          </w:pPr>
        </w:pPrChange>
      </w:pPr>
      <w:r w:rsidRPr="00A16C87">
        <w:rPr>
          <w:b/>
        </w:rPr>
        <w:t>A. Coverage</w:t>
      </w:r>
    </w:p>
    <w:p w14:paraId="22306D5B" w14:textId="77777777" w:rsidR="00001DD5" w:rsidRPr="00A16C87" w:rsidRDefault="00001DD5">
      <w:pPr>
        <w:pStyle w:val="BTNoInd"/>
        <w:jc w:val="both"/>
        <w:pPrChange w:id="78" w:author="Carla Marie G. Bersales" w:date="2022-03-03T15:23:00Z">
          <w:pPr>
            <w:pStyle w:val="BTNoInd"/>
          </w:pPr>
        </w:pPrChange>
      </w:pPr>
      <w:r w:rsidRPr="00A16C87">
        <w:t xml:space="preserve">We will pay all sums an </w:t>
      </w:r>
      <w:r w:rsidR="009A787F">
        <w:t>“</w:t>
      </w:r>
      <w:r w:rsidRPr="00A16C87">
        <w:t>insured</w:t>
      </w:r>
      <w:r w:rsidR="009A787F">
        <w:t>”</w:t>
      </w:r>
      <w:r w:rsidRPr="00A16C87">
        <w:t xml:space="preserve"> legally must pay as damages because of </w:t>
      </w:r>
      <w:r w:rsidR="009A787F">
        <w:t>“</w:t>
      </w:r>
      <w:r w:rsidRPr="00A16C87">
        <w:t>bodily injury</w:t>
      </w:r>
      <w:r w:rsidR="009A787F">
        <w:t>”</w:t>
      </w:r>
      <w:r w:rsidRPr="00A16C87">
        <w:t xml:space="preserve"> or </w:t>
      </w:r>
      <w:r w:rsidR="009A787F">
        <w:t>“</w:t>
      </w:r>
      <w:r w:rsidRPr="00A16C87">
        <w:t>property damage</w:t>
      </w:r>
      <w:r w:rsidR="009A787F">
        <w:t>”</w:t>
      </w:r>
      <w:r w:rsidRPr="00A16C87">
        <w:t xml:space="preserve"> to which this insurance applies</w:t>
      </w:r>
      <w:r w:rsidR="009A787F">
        <w:t>,</w:t>
      </w:r>
      <w:r w:rsidRPr="00A16C87">
        <w:t xml:space="preserve"> caused by an </w:t>
      </w:r>
      <w:r w:rsidR="009A787F">
        <w:t>“</w:t>
      </w:r>
      <w:r w:rsidRPr="00A16C87">
        <w:t>accident</w:t>
      </w:r>
      <w:r w:rsidR="009A787F">
        <w:t>”</w:t>
      </w:r>
      <w:r w:rsidRPr="00A16C87">
        <w:t xml:space="preserve"> and resulting from the ownership</w:t>
      </w:r>
      <w:r w:rsidR="009A787F">
        <w:t>,</w:t>
      </w:r>
      <w:r w:rsidRPr="00A16C87">
        <w:t xml:space="preserve"> </w:t>
      </w:r>
      <w:proofErr w:type="gramStart"/>
      <w:r w:rsidRPr="00A16C87">
        <w:t>maintenance</w:t>
      </w:r>
      <w:proofErr w:type="gramEnd"/>
      <w:r w:rsidRPr="00A16C87">
        <w:t xml:space="preserve"> or use of a covered </w:t>
      </w:r>
      <w:r w:rsidR="009A787F">
        <w:t>“</w:t>
      </w:r>
      <w:r w:rsidRPr="00A16C87">
        <w:t>auto</w:t>
      </w:r>
      <w:r w:rsidR="009A787F">
        <w:t>”</w:t>
      </w:r>
      <w:r w:rsidRPr="00A16C87">
        <w:t>.</w:t>
      </w:r>
    </w:p>
    <w:p w14:paraId="36E00005" w14:textId="21934C59" w:rsidR="00001DD5" w:rsidRPr="00A16C87" w:rsidRDefault="00001DD5">
      <w:pPr>
        <w:pStyle w:val="BTNoInd"/>
        <w:jc w:val="both"/>
        <w:pPrChange w:id="79" w:author="Carla Marie G. Bersales" w:date="2022-03-03T15:23:00Z">
          <w:pPr>
            <w:pStyle w:val="BTNoInd"/>
          </w:pPr>
        </w:pPrChange>
      </w:pPr>
      <w:r w:rsidRPr="00A16C87">
        <w:t xml:space="preserve">We will also pay all sums an </w:t>
      </w:r>
      <w:r w:rsidR="009A787F">
        <w:t>“</w:t>
      </w:r>
      <w:r w:rsidRPr="00A16C87">
        <w:t>insured</w:t>
      </w:r>
      <w:r w:rsidR="009A787F">
        <w:t>”</w:t>
      </w:r>
      <w:r w:rsidRPr="00A16C87">
        <w:t xml:space="preserve"> legally must pay as a </w:t>
      </w:r>
      <w:r w:rsidR="009A787F">
        <w:t>“</w:t>
      </w:r>
      <w:r w:rsidRPr="00A16C87">
        <w:t>covered pollution cost or expense</w:t>
      </w:r>
      <w:r w:rsidR="009A787F">
        <w:t>”</w:t>
      </w:r>
      <w:r w:rsidRPr="00A16C87">
        <w:t xml:space="preserve"> to which this insurance applies caused by an </w:t>
      </w:r>
      <w:r w:rsidR="009A787F">
        <w:t>“</w:t>
      </w:r>
      <w:r w:rsidRPr="00A16C87">
        <w:t>accident</w:t>
      </w:r>
      <w:r w:rsidR="009A787F">
        <w:t>”</w:t>
      </w:r>
      <w:r w:rsidRPr="00A16C87">
        <w:t xml:space="preserve"> and resulting from the ownership</w:t>
      </w:r>
      <w:r w:rsidR="009A787F">
        <w:t>,</w:t>
      </w:r>
      <w:r w:rsidRPr="00A16C87">
        <w:t xml:space="preserve"> </w:t>
      </w:r>
      <w:proofErr w:type="gramStart"/>
      <w:r w:rsidRPr="00A16C87">
        <w:t>maintenance</w:t>
      </w:r>
      <w:proofErr w:type="gramEnd"/>
      <w:r w:rsidRPr="00A16C87">
        <w:t xml:space="preserve"> or use of covered </w:t>
      </w:r>
      <w:r w:rsidR="009A787F">
        <w:t>“</w:t>
      </w:r>
      <w:r w:rsidRPr="00A16C87">
        <w:t>autos</w:t>
      </w:r>
      <w:r w:rsidR="009A787F">
        <w:t>”</w:t>
      </w:r>
      <w:r w:rsidRPr="00A16C87">
        <w:t xml:space="preserve">. </w:t>
      </w:r>
      <w:del w:id="80" w:author="Carla Marie G. Bersales" w:date="2022-03-03T15:23:00Z">
        <w:r w:rsidRPr="00A16C87" w:rsidDel="00A854EB">
          <w:delText>However</w:delText>
        </w:r>
      </w:del>
      <w:ins w:id="81" w:author="Carla Marie G. Bersales" w:date="2022-03-03T15:23:00Z">
        <w:r w:rsidR="00A854EB" w:rsidRPr="00A16C87">
          <w:t>However,</w:t>
        </w:r>
      </w:ins>
      <w:r w:rsidRPr="00A16C87">
        <w:t xml:space="preserve"> we will only pay for the </w:t>
      </w:r>
      <w:r w:rsidR="009A787F">
        <w:t>“</w:t>
      </w:r>
      <w:r w:rsidRPr="00A16C87">
        <w:t>covered pollution cost or expense</w:t>
      </w:r>
      <w:r w:rsidR="009A787F">
        <w:t>”</w:t>
      </w:r>
      <w:r w:rsidRPr="00A16C87">
        <w:t xml:space="preserve"> if there is either </w:t>
      </w:r>
      <w:r w:rsidR="009A787F">
        <w:t>“</w:t>
      </w:r>
      <w:r w:rsidRPr="00A16C87">
        <w:t>bodily injury</w:t>
      </w:r>
      <w:r w:rsidR="009A787F">
        <w:t>”</w:t>
      </w:r>
      <w:r w:rsidRPr="00A16C87">
        <w:t xml:space="preserve"> or </w:t>
      </w:r>
      <w:r w:rsidR="009A787F">
        <w:t>“</w:t>
      </w:r>
      <w:r w:rsidRPr="00A16C87">
        <w:t>property damage</w:t>
      </w:r>
      <w:r w:rsidR="009A787F">
        <w:t>”</w:t>
      </w:r>
      <w:r w:rsidRPr="00A16C87">
        <w:t xml:space="preserve"> to which this insurance applies that is caused by the same </w:t>
      </w:r>
      <w:r w:rsidR="009A787F">
        <w:t>“</w:t>
      </w:r>
      <w:r w:rsidRPr="00A16C87">
        <w:t>accident.</w:t>
      </w:r>
      <w:r w:rsidR="009A787F">
        <w:t>”</w:t>
      </w:r>
    </w:p>
    <w:p w14:paraId="4A6D8FFD" w14:textId="170BBD16" w:rsidR="00554AEC" w:rsidRDefault="00001DD5">
      <w:pPr>
        <w:pStyle w:val="BTNoInd"/>
        <w:jc w:val="both"/>
        <w:pPrChange w:id="82" w:author="Carla Marie G. Bersales" w:date="2022-03-03T15:24:00Z">
          <w:pPr>
            <w:pStyle w:val="BTNoInd"/>
          </w:pPr>
        </w:pPrChange>
      </w:pPr>
      <w:r w:rsidRPr="00A16C87">
        <w:lastRenderedPageBreak/>
        <w:t xml:space="preserve">We have the right and duty to defend any </w:t>
      </w:r>
      <w:r w:rsidR="009A787F">
        <w:t>“</w:t>
      </w:r>
      <w:r w:rsidRPr="00A16C87">
        <w:t>insured</w:t>
      </w:r>
      <w:r w:rsidR="009A787F">
        <w:t>”</w:t>
      </w:r>
      <w:r w:rsidRPr="00A16C87">
        <w:t xml:space="preserve"> against a </w:t>
      </w:r>
      <w:r w:rsidR="009A787F">
        <w:t>“</w:t>
      </w:r>
      <w:r w:rsidRPr="00A16C87">
        <w:t>suit</w:t>
      </w:r>
      <w:r w:rsidR="009A787F">
        <w:t>”</w:t>
      </w:r>
      <w:r w:rsidRPr="00A16C87">
        <w:t xml:space="preserve"> asking for such damages or a </w:t>
      </w:r>
      <w:r w:rsidR="009A787F">
        <w:t>“</w:t>
      </w:r>
      <w:r w:rsidRPr="00A16C87">
        <w:t>covered pollution cost or expense</w:t>
      </w:r>
      <w:r w:rsidR="009A787F">
        <w:t>”</w:t>
      </w:r>
      <w:r w:rsidRPr="00A16C87">
        <w:t xml:space="preserve">. </w:t>
      </w:r>
      <w:del w:id="83" w:author="Asllie Ann Sablan" w:date="2021-07-29T08:58:00Z">
        <w:r w:rsidRPr="00A16C87" w:rsidDel="00665AA6">
          <w:delText>However</w:delText>
        </w:r>
      </w:del>
      <w:ins w:id="84" w:author="Asllie Ann Sablan" w:date="2021-07-29T08:58:00Z">
        <w:r w:rsidR="00665AA6" w:rsidRPr="00A16C87">
          <w:t>However,</w:t>
        </w:r>
      </w:ins>
      <w:r w:rsidRPr="00A16C87">
        <w:t xml:space="preserve"> we have no duty to defend any </w:t>
      </w:r>
      <w:r w:rsidR="009A787F">
        <w:t>“</w:t>
      </w:r>
      <w:r w:rsidRPr="00A16C87">
        <w:t>insured</w:t>
      </w:r>
      <w:r w:rsidR="009A787F">
        <w:t>”</w:t>
      </w:r>
      <w:r w:rsidRPr="00A16C87">
        <w:t xml:space="preserve"> against a </w:t>
      </w:r>
      <w:r w:rsidR="009A787F">
        <w:t>“</w:t>
      </w:r>
      <w:r w:rsidRPr="00A16C87">
        <w:t>suit</w:t>
      </w:r>
      <w:r w:rsidR="009A787F">
        <w:t>”</w:t>
      </w:r>
      <w:r w:rsidRPr="00A16C87">
        <w:t xml:space="preserve"> seeking damages for </w:t>
      </w:r>
      <w:r w:rsidR="009A787F">
        <w:t>“</w:t>
      </w:r>
      <w:r w:rsidRPr="00A16C87">
        <w:t>bodily injury</w:t>
      </w:r>
      <w:r w:rsidR="009A787F">
        <w:t>”</w:t>
      </w:r>
      <w:r w:rsidRPr="00A16C87">
        <w:t xml:space="preserve"> or </w:t>
      </w:r>
      <w:r w:rsidR="009A787F">
        <w:t>“</w:t>
      </w:r>
      <w:r w:rsidRPr="00A16C87">
        <w:t>property damage</w:t>
      </w:r>
      <w:r w:rsidR="009A787F">
        <w:t>”</w:t>
      </w:r>
      <w:r w:rsidRPr="00A16C87">
        <w:t xml:space="preserve"> or a </w:t>
      </w:r>
      <w:r w:rsidR="009A787F">
        <w:t>“</w:t>
      </w:r>
      <w:r w:rsidRPr="00A16C87">
        <w:t>covered pollution cost or expense</w:t>
      </w:r>
      <w:r w:rsidR="009A787F">
        <w:t>”</w:t>
      </w:r>
      <w:r w:rsidRPr="00A16C87">
        <w:t xml:space="preserve"> to which this insurance does not apply. We may investigate and settle any claim or </w:t>
      </w:r>
      <w:r w:rsidR="009A787F">
        <w:t>“</w:t>
      </w:r>
      <w:r w:rsidRPr="00A16C87">
        <w:t>suit</w:t>
      </w:r>
      <w:r w:rsidR="009A787F">
        <w:t>”</w:t>
      </w:r>
      <w:r w:rsidRPr="00A16C87">
        <w:t xml:space="preserve"> as we consider appropriate. </w:t>
      </w:r>
    </w:p>
    <w:p w14:paraId="6839C462" w14:textId="77777777" w:rsidR="00554AEC" w:rsidRPr="00554AEC" w:rsidRDefault="009A787F">
      <w:pPr>
        <w:pStyle w:val="BTNoInd"/>
        <w:jc w:val="both"/>
        <w:rPr>
          <w:sz w:val="22"/>
          <w:szCs w:val="24"/>
        </w:rPr>
        <w:pPrChange w:id="85" w:author="Carla Marie G. Bersales" w:date="2022-03-03T15:24:00Z">
          <w:pPr>
            <w:pStyle w:val="BTNoInd"/>
          </w:pPr>
        </w:pPrChange>
      </w:pPr>
      <w:r>
        <w:rPr>
          <w:b/>
          <w:sz w:val="22"/>
          <w:szCs w:val="24"/>
        </w:rPr>
        <w:t>“</w:t>
      </w:r>
      <w:r w:rsidR="00554AEC" w:rsidRPr="00554AEC">
        <w:rPr>
          <w:b/>
          <w:sz w:val="22"/>
          <w:szCs w:val="24"/>
        </w:rPr>
        <w:t>Defense expenses</w:t>
      </w:r>
      <w:r>
        <w:rPr>
          <w:b/>
          <w:sz w:val="22"/>
          <w:szCs w:val="24"/>
        </w:rPr>
        <w:t>”</w:t>
      </w:r>
      <w:r w:rsidR="00554AEC" w:rsidRPr="00554AEC">
        <w:rPr>
          <w:b/>
          <w:sz w:val="22"/>
          <w:szCs w:val="24"/>
        </w:rPr>
        <w:t xml:space="preserve"> are included in the Limits of Insurance provided by this policy.</w:t>
      </w:r>
      <w:r w:rsidR="00554AEC" w:rsidRPr="00554AEC">
        <w:rPr>
          <w:sz w:val="22"/>
          <w:szCs w:val="24"/>
        </w:rPr>
        <w:t xml:space="preserve">  All payments or costs incurred for </w:t>
      </w:r>
      <w:r>
        <w:rPr>
          <w:sz w:val="22"/>
          <w:szCs w:val="24"/>
        </w:rPr>
        <w:t>“</w:t>
      </w:r>
      <w:r w:rsidR="00554AEC" w:rsidRPr="00554AEC">
        <w:rPr>
          <w:sz w:val="22"/>
          <w:szCs w:val="24"/>
        </w:rPr>
        <w:t>defense expenses</w:t>
      </w:r>
      <w:r>
        <w:rPr>
          <w:sz w:val="22"/>
          <w:szCs w:val="24"/>
        </w:rPr>
        <w:t>”</w:t>
      </w:r>
      <w:r w:rsidR="00554AEC" w:rsidRPr="00554AEC">
        <w:rPr>
          <w:sz w:val="22"/>
          <w:szCs w:val="24"/>
        </w:rPr>
        <w:t xml:space="preserve"> will reduce the Limits of Insurance by that amount.  For each of the specific Limits of Insurance any </w:t>
      </w:r>
      <w:r>
        <w:rPr>
          <w:sz w:val="22"/>
          <w:szCs w:val="24"/>
        </w:rPr>
        <w:t>“</w:t>
      </w:r>
      <w:r w:rsidR="00554AEC" w:rsidRPr="00554AEC">
        <w:rPr>
          <w:sz w:val="22"/>
          <w:szCs w:val="24"/>
        </w:rPr>
        <w:t>defense expenses</w:t>
      </w:r>
      <w:r>
        <w:rPr>
          <w:sz w:val="22"/>
          <w:szCs w:val="24"/>
        </w:rPr>
        <w:t>”</w:t>
      </w:r>
      <w:r w:rsidR="00554AEC" w:rsidRPr="00554AEC">
        <w:rPr>
          <w:sz w:val="22"/>
          <w:szCs w:val="24"/>
        </w:rPr>
        <w:t xml:space="preserve"> will be included in the sum of damages in </w:t>
      </w:r>
      <w:r w:rsidR="00554AEC" w:rsidRPr="00554AEC">
        <w:t>determining</w:t>
      </w:r>
      <w:r w:rsidR="00554AEC" w:rsidRPr="00554AEC">
        <w:rPr>
          <w:sz w:val="22"/>
          <w:szCs w:val="24"/>
        </w:rPr>
        <w:t xml:space="preserve"> the most we will pay.  This will not increase the amount shown in the Declarations as the Limits of Insurance.</w:t>
      </w:r>
    </w:p>
    <w:p w14:paraId="0B2FDDE3" w14:textId="77777777" w:rsidR="00001DD5" w:rsidRPr="00A16C87" w:rsidRDefault="00554AEC">
      <w:pPr>
        <w:pStyle w:val="BTNoInd"/>
        <w:jc w:val="both"/>
        <w:pPrChange w:id="86" w:author="Carla Marie G. Bersales" w:date="2022-03-03T15:24:00Z">
          <w:pPr>
            <w:pStyle w:val="BTNoInd"/>
          </w:pPr>
        </w:pPrChange>
      </w:pPr>
      <w:r w:rsidRPr="00554AEC">
        <w:rPr>
          <w:rFonts w:eastAsia="PMingLiU"/>
          <w:sz w:val="22"/>
          <w:szCs w:val="24"/>
        </w:rPr>
        <w:t>Our right and duty to defend ends when we have used up the applicable limit of insurance in the payment of judgments</w:t>
      </w:r>
      <w:r w:rsidR="009A787F">
        <w:rPr>
          <w:rFonts w:eastAsia="PMingLiU"/>
          <w:sz w:val="22"/>
          <w:szCs w:val="24"/>
        </w:rPr>
        <w:t>,</w:t>
      </w:r>
      <w:r w:rsidRPr="00554AEC">
        <w:rPr>
          <w:rFonts w:eastAsia="PMingLiU"/>
          <w:sz w:val="22"/>
          <w:szCs w:val="24"/>
        </w:rPr>
        <w:t xml:space="preserve"> settlements and/or </w:t>
      </w:r>
      <w:r w:rsidR="009A787F">
        <w:rPr>
          <w:rFonts w:eastAsia="PMingLiU"/>
          <w:sz w:val="22"/>
          <w:szCs w:val="24"/>
        </w:rPr>
        <w:t>“</w:t>
      </w:r>
      <w:r w:rsidRPr="00554AEC">
        <w:rPr>
          <w:rFonts w:eastAsia="PMingLiU"/>
          <w:sz w:val="22"/>
          <w:szCs w:val="24"/>
        </w:rPr>
        <w:t>defense expenses</w:t>
      </w:r>
      <w:r w:rsidR="009A787F">
        <w:rPr>
          <w:rFonts w:eastAsia="PMingLiU"/>
          <w:sz w:val="22"/>
          <w:szCs w:val="24"/>
        </w:rPr>
        <w:t>”</w:t>
      </w:r>
    </w:p>
    <w:p w14:paraId="466011B9" w14:textId="77777777" w:rsidR="00001DD5" w:rsidRPr="00A16C87" w:rsidRDefault="00001DD5" w:rsidP="002F1EA7">
      <w:pPr>
        <w:pStyle w:val="BT25"/>
        <w:rPr>
          <w:spacing w:val="0"/>
        </w:rPr>
      </w:pPr>
      <w:r w:rsidRPr="00A16C87">
        <w:rPr>
          <w:spacing w:val="0"/>
        </w:rPr>
        <w:t>1)</w:t>
      </w:r>
      <w:r w:rsidRPr="00A16C87">
        <w:rPr>
          <w:spacing w:val="0"/>
        </w:rPr>
        <w:tab/>
        <w:t>Who Is An Insured</w:t>
      </w:r>
    </w:p>
    <w:p w14:paraId="6E94D240" w14:textId="77777777" w:rsidR="00001DD5" w:rsidRPr="00A16C87" w:rsidRDefault="00001DD5" w:rsidP="002F1EA7">
      <w:pPr>
        <w:pStyle w:val="BT5"/>
      </w:pPr>
      <w:r w:rsidRPr="00A16C87">
        <w:t xml:space="preserve">The following are </w:t>
      </w:r>
      <w:r w:rsidR="009A787F">
        <w:t>“</w:t>
      </w:r>
      <w:r w:rsidRPr="00A16C87">
        <w:t>insureds</w:t>
      </w:r>
      <w:r w:rsidR="009A787F">
        <w:t>”</w:t>
      </w:r>
      <w:r w:rsidRPr="00A16C87">
        <w:t>:</w:t>
      </w:r>
    </w:p>
    <w:p w14:paraId="5E52DE9A" w14:textId="77777777" w:rsidR="00001DD5" w:rsidRPr="00A16C87" w:rsidRDefault="00001DD5" w:rsidP="002F1EA7">
      <w:pPr>
        <w:pStyle w:val="BT5"/>
      </w:pPr>
      <w:r w:rsidRPr="00A16C87">
        <w:t>a.</w:t>
      </w:r>
      <w:r w:rsidRPr="00A16C87">
        <w:tab/>
        <w:t xml:space="preserve">You for any covered </w:t>
      </w:r>
      <w:r w:rsidR="009A787F">
        <w:t>“</w:t>
      </w:r>
      <w:r w:rsidRPr="00A16C87">
        <w:t>auto</w:t>
      </w:r>
      <w:r w:rsidR="009A787F">
        <w:t>”</w:t>
      </w:r>
      <w:r w:rsidRPr="00A16C87">
        <w:t>;</w:t>
      </w:r>
    </w:p>
    <w:p w14:paraId="2C32B5CE" w14:textId="77777777" w:rsidR="00001DD5" w:rsidRPr="00A16C87" w:rsidRDefault="00001DD5">
      <w:pPr>
        <w:pStyle w:val="BT5"/>
        <w:jc w:val="both"/>
        <w:pPrChange w:id="87" w:author="Carla Marie G. Bersales" w:date="2022-03-03T15:24:00Z">
          <w:pPr>
            <w:pStyle w:val="BT5"/>
          </w:pPr>
        </w:pPrChange>
      </w:pPr>
      <w:r w:rsidRPr="00A16C87">
        <w:t>b.</w:t>
      </w:r>
      <w:r w:rsidRPr="00A16C87">
        <w:tab/>
        <w:t xml:space="preserve">Anyone else whom you have advised the Company and received formal approval in writing from the Company while using with your permission a covered </w:t>
      </w:r>
      <w:r w:rsidR="009A787F">
        <w:t>“</w:t>
      </w:r>
      <w:r w:rsidRPr="00A16C87">
        <w:t>auto</w:t>
      </w:r>
      <w:r w:rsidR="009A787F">
        <w:t>”</w:t>
      </w:r>
      <w:r w:rsidRPr="00A16C87">
        <w:t xml:space="preserve"> you own</w:t>
      </w:r>
      <w:r w:rsidR="009A787F">
        <w:t>,</w:t>
      </w:r>
      <w:r w:rsidRPr="00A16C87">
        <w:t xml:space="preserve"> hire</w:t>
      </w:r>
      <w:r w:rsidR="009A787F">
        <w:t>,</w:t>
      </w:r>
      <w:r w:rsidRPr="00A16C87">
        <w:t xml:space="preserve"> or borrow </w:t>
      </w:r>
      <w:r w:rsidRPr="00A16C87">
        <w:rPr>
          <w:b/>
          <w:u w:val="single"/>
        </w:rPr>
        <w:t>EXCEPT</w:t>
      </w:r>
    </w:p>
    <w:p w14:paraId="30755CFB" w14:textId="77777777" w:rsidR="00001DD5" w:rsidRPr="00A16C87" w:rsidRDefault="00001DD5">
      <w:pPr>
        <w:pStyle w:val="BT10"/>
        <w:jc w:val="both"/>
        <w:pPrChange w:id="88" w:author="Carla Marie G. Bersales" w:date="2022-03-03T15:24:00Z">
          <w:pPr>
            <w:pStyle w:val="BT10"/>
          </w:pPr>
        </w:pPrChange>
      </w:pPr>
      <w:proofErr w:type="spellStart"/>
      <w:r w:rsidRPr="00A16C87">
        <w:t>i</w:t>
      </w:r>
      <w:proofErr w:type="spellEnd"/>
      <w:r w:rsidRPr="00A16C87">
        <w:t>.</w:t>
      </w:r>
      <w:r w:rsidRPr="00A16C87">
        <w:tab/>
        <w:t xml:space="preserve">The owner or anyone else from whom you hire or borrow a covered </w:t>
      </w:r>
      <w:r w:rsidR="009A787F">
        <w:t>“</w:t>
      </w:r>
      <w:r w:rsidRPr="00A16C87">
        <w:t>auto</w:t>
      </w:r>
      <w:r w:rsidR="009A787F">
        <w:t>”</w:t>
      </w:r>
      <w:r w:rsidRPr="00A16C87">
        <w:t xml:space="preserve"> unless you have advised the Company in writing prior to effecting coverage and received written confirmation from the Company of the acceptance of coverage.</w:t>
      </w:r>
    </w:p>
    <w:p w14:paraId="217CC50E" w14:textId="77777777" w:rsidR="00001DD5" w:rsidRPr="00A16C87" w:rsidRDefault="00001DD5">
      <w:pPr>
        <w:pStyle w:val="BT10"/>
        <w:jc w:val="both"/>
        <w:pPrChange w:id="89" w:author="Carla Marie G. Bersales" w:date="2022-03-03T15:24:00Z">
          <w:pPr>
            <w:pStyle w:val="BT10"/>
          </w:pPr>
        </w:pPrChange>
      </w:pPr>
      <w:r w:rsidRPr="00A16C87">
        <w:t>ii.</w:t>
      </w:r>
      <w:r w:rsidRPr="00A16C87">
        <w:tab/>
        <w:t xml:space="preserve">Your </w:t>
      </w:r>
      <w:r w:rsidR="009A787F">
        <w:t>“</w:t>
      </w:r>
      <w:r w:rsidRPr="00A16C87">
        <w:t>employee</w:t>
      </w:r>
      <w:r w:rsidR="009A787F">
        <w:t>”</w:t>
      </w:r>
      <w:r w:rsidRPr="00A16C87">
        <w:t xml:space="preserve"> if the covered </w:t>
      </w:r>
      <w:r w:rsidR="009A787F">
        <w:t>“</w:t>
      </w:r>
      <w:r w:rsidRPr="00A16C87">
        <w:t>auto</w:t>
      </w:r>
      <w:r w:rsidR="009A787F">
        <w:t>”</w:t>
      </w:r>
      <w:r w:rsidRPr="00A16C87">
        <w:t xml:space="preserve"> is owned by that </w:t>
      </w:r>
      <w:r w:rsidR="009A787F">
        <w:t>“</w:t>
      </w:r>
      <w:r w:rsidRPr="00A16C87">
        <w:t>employee</w:t>
      </w:r>
      <w:r w:rsidR="009A787F">
        <w:t>”</w:t>
      </w:r>
      <w:r w:rsidRPr="00A16C87">
        <w:t xml:space="preserve"> or a member of his or her household.</w:t>
      </w:r>
    </w:p>
    <w:p w14:paraId="4AA06295" w14:textId="77777777" w:rsidR="00001DD5" w:rsidRPr="00A16C87" w:rsidRDefault="00001DD5">
      <w:pPr>
        <w:pStyle w:val="BT10"/>
        <w:jc w:val="both"/>
        <w:pPrChange w:id="90" w:author="Carla Marie G. Bersales" w:date="2022-03-03T15:24:00Z">
          <w:pPr>
            <w:pStyle w:val="BT10"/>
          </w:pPr>
        </w:pPrChange>
      </w:pPr>
      <w:r w:rsidRPr="00A16C87">
        <w:t>iii.</w:t>
      </w:r>
      <w:r w:rsidRPr="00A16C87">
        <w:tab/>
        <w:t xml:space="preserve">Someone using a covered </w:t>
      </w:r>
      <w:r w:rsidR="009A787F">
        <w:t>“</w:t>
      </w:r>
      <w:r w:rsidRPr="00A16C87">
        <w:t>auto</w:t>
      </w:r>
      <w:r w:rsidR="009A787F">
        <w:t>”</w:t>
      </w:r>
      <w:r w:rsidRPr="00A16C87">
        <w:t xml:space="preserve"> while he or she is working in a business of servicing</w:t>
      </w:r>
      <w:r w:rsidR="009A787F">
        <w:t>,</w:t>
      </w:r>
      <w:r w:rsidRPr="00A16C87">
        <w:t xml:space="preserve"> repairing</w:t>
      </w:r>
      <w:r w:rsidR="009A787F">
        <w:t>,</w:t>
      </w:r>
      <w:r w:rsidRPr="00A16C87">
        <w:t xml:space="preserve"> </w:t>
      </w:r>
      <w:r w:rsidR="009A787F">
        <w:t>“</w:t>
      </w:r>
      <w:r w:rsidRPr="00A16C87">
        <w:t>autos: unless that is part of your business is yours.</w:t>
      </w:r>
    </w:p>
    <w:p w14:paraId="05F2C653" w14:textId="77777777" w:rsidR="00001DD5" w:rsidRPr="00A16C87" w:rsidRDefault="00001DD5">
      <w:pPr>
        <w:pStyle w:val="BT10"/>
        <w:jc w:val="both"/>
        <w:pPrChange w:id="91" w:author="Carla Marie G. Bersales" w:date="2022-03-03T15:24:00Z">
          <w:pPr>
            <w:pStyle w:val="BT10"/>
          </w:pPr>
        </w:pPrChange>
      </w:pPr>
      <w:r w:rsidRPr="00A16C87">
        <w:t>iv.</w:t>
      </w:r>
      <w:r w:rsidRPr="00A16C87">
        <w:tab/>
        <w:t xml:space="preserve">Anyone other than your </w:t>
      </w:r>
      <w:r w:rsidR="009A787F">
        <w:t>“</w:t>
      </w:r>
      <w:r w:rsidRPr="00A16C87">
        <w:t>employees</w:t>
      </w:r>
      <w:r w:rsidR="009A787F">
        <w:t>”,</w:t>
      </w:r>
      <w:r w:rsidRPr="00A16C87">
        <w:t xml:space="preserve"> partners (if you are a partnership)</w:t>
      </w:r>
      <w:r w:rsidR="009A787F">
        <w:t>,</w:t>
      </w:r>
      <w:r w:rsidRPr="00A16C87">
        <w:t xml:space="preserve"> members (if you are a limited liability company) or a lessee or borrower or any of their </w:t>
      </w:r>
      <w:r w:rsidR="009A787F">
        <w:t>“</w:t>
      </w:r>
      <w:r w:rsidRPr="00A16C87">
        <w:t>employees</w:t>
      </w:r>
      <w:r w:rsidR="009A787F">
        <w:t>”,</w:t>
      </w:r>
      <w:r w:rsidRPr="00A16C87">
        <w:t xml:space="preserve"> while moving property to or from a covered </w:t>
      </w:r>
      <w:r w:rsidR="009A787F">
        <w:t>“</w:t>
      </w:r>
      <w:r w:rsidRPr="00A16C87">
        <w:t>auto</w:t>
      </w:r>
      <w:r w:rsidR="009A787F">
        <w:t>”</w:t>
      </w:r>
      <w:r w:rsidRPr="00A16C87">
        <w:t>.</w:t>
      </w:r>
    </w:p>
    <w:p w14:paraId="4DAF099C" w14:textId="77777777" w:rsidR="00001DD5" w:rsidRPr="00A16C87" w:rsidRDefault="00001DD5">
      <w:pPr>
        <w:pStyle w:val="BT10"/>
        <w:jc w:val="both"/>
        <w:pPrChange w:id="92" w:author="Carla Marie G. Bersales" w:date="2022-03-03T15:26:00Z">
          <w:pPr>
            <w:pStyle w:val="BT10"/>
          </w:pPr>
        </w:pPrChange>
      </w:pPr>
      <w:r w:rsidRPr="00A16C87">
        <w:lastRenderedPageBreak/>
        <w:t>v.</w:t>
      </w:r>
      <w:r w:rsidRPr="00A16C87">
        <w:tab/>
        <w:t xml:space="preserve">A partner (if you are a partnership) or a member (if you are a limited liability company) for a covered </w:t>
      </w:r>
      <w:r w:rsidR="009A787F">
        <w:t>“</w:t>
      </w:r>
      <w:r w:rsidRPr="00A16C87">
        <w:t>auto</w:t>
      </w:r>
      <w:r w:rsidR="009A787F">
        <w:t>”</w:t>
      </w:r>
      <w:r w:rsidRPr="00A16C87">
        <w:t xml:space="preserve"> owned by him or her or a member of his or her household.</w:t>
      </w:r>
    </w:p>
    <w:p w14:paraId="4F108CFF" w14:textId="77777777" w:rsidR="00001DD5" w:rsidRPr="00A16C87" w:rsidRDefault="00001DD5">
      <w:pPr>
        <w:pStyle w:val="BT10"/>
        <w:jc w:val="both"/>
        <w:pPrChange w:id="93" w:author="Carla Marie G. Bersales" w:date="2022-03-03T15:26:00Z">
          <w:pPr>
            <w:pStyle w:val="BT10"/>
          </w:pPr>
        </w:pPrChange>
      </w:pPr>
      <w:r w:rsidRPr="00A16C87">
        <w:t>vi.</w:t>
      </w:r>
      <w:r w:rsidRPr="00A16C87">
        <w:tab/>
        <w:t xml:space="preserve">Anyone liable for the conduct </w:t>
      </w:r>
      <w:r w:rsidR="00B33E8C">
        <w:t xml:space="preserve">of an </w:t>
      </w:r>
      <w:r w:rsidR="009A787F">
        <w:t>“</w:t>
      </w:r>
      <w:r w:rsidR="00B33E8C">
        <w:t>insured</w:t>
      </w:r>
      <w:r w:rsidR="009A787F">
        <w:t>”</w:t>
      </w:r>
      <w:r w:rsidR="00B33E8C">
        <w:t xml:space="preserve"> described above</w:t>
      </w:r>
      <w:r w:rsidR="009A787F">
        <w:t>,</w:t>
      </w:r>
      <w:r w:rsidR="00B33E8C">
        <w:t xml:space="preserve"> but only to the extent of that liability.</w:t>
      </w:r>
    </w:p>
    <w:p w14:paraId="48FDFEFC" w14:textId="77777777" w:rsidR="00001DD5" w:rsidRPr="00A16C87" w:rsidRDefault="00001DD5">
      <w:pPr>
        <w:pStyle w:val="BT10"/>
        <w:jc w:val="both"/>
        <w:pPrChange w:id="94" w:author="Carla Marie G. Bersales" w:date="2022-03-03T15:26:00Z">
          <w:pPr>
            <w:pStyle w:val="BT10"/>
          </w:pPr>
        </w:pPrChange>
      </w:pPr>
      <w:r w:rsidRPr="00A16C87">
        <w:t>vii.</w:t>
      </w:r>
      <w:r w:rsidRPr="00A16C87">
        <w:tab/>
      </w:r>
      <w:r w:rsidR="009A787F">
        <w:t>“</w:t>
      </w:r>
      <w:r w:rsidRPr="00A16C87">
        <w:t>Permissive users</w:t>
      </w:r>
      <w:r w:rsidR="009A787F">
        <w:t>”</w:t>
      </w:r>
      <w:r w:rsidRPr="00A16C87">
        <w:t xml:space="preserve"> who are users of a covered auto</w:t>
      </w:r>
      <w:r w:rsidR="009A787F">
        <w:t>,</w:t>
      </w:r>
      <w:r w:rsidRPr="00A16C87">
        <w:t xml:space="preserve"> other than </w:t>
      </w:r>
      <w:r w:rsidR="009A787F">
        <w:t>“</w:t>
      </w:r>
      <w:r w:rsidRPr="00A16C87">
        <w:t>insureds</w:t>
      </w:r>
      <w:r w:rsidR="009A787F">
        <w:t>”,</w:t>
      </w:r>
      <w:r w:rsidRPr="00A16C87">
        <w:t xml:space="preserve"> who are not approved in writing by the Company. Coverage for permissive users is subject to </w:t>
      </w:r>
      <w:r w:rsidR="00554AEC">
        <w:t>reduction to statutory minimums.  To the extent permitted under the applicable state law</w:t>
      </w:r>
      <w:r w:rsidR="009A787F">
        <w:t>,</w:t>
      </w:r>
      <w:r w:rsidR="00554AEC">
        <w:t xml:space="preserve"> the limits of coverage shown in the Declarations page are reduced to the state mandatory minimums for bodily injury or death and property damage when there is a permissive user of the covered </w:t>
      </w:r>
      <w:r w:rsidR="009A787F">
        <w:t>“</w:t>
      </w:r>
      <w:r w:rsidR="00554AEC">
        <w:t>auto</w:t>
      </w:r>
      <w:r w:rsidR="009A787F">
        <w:t>”</w:t>
      </w:r>
      <w:r w:rsidR="00913686">
        <w:t>.</w:t>
      </w:r>
    </w:p>
    <w:p w14:paraId="532BD60C" w14:textId="77777777" w:rsidR="00001DD5" w:rsidRPr="00365A07" w:rsidRDefault="00001DD5" w:rsidP="00001DD5">
      <w:pPr>
        <w:rPr>
          <w:rFonts w:eastAsia="Arial"/>
          <w:color w:val="000000"/>
          <w:sz w:val="2"/>
          <w:szCs w:val="2"/>
        </w:rPr>
      </w:pPr>
    </w:p>
    <w:p w14:paraId="53BF75A8" w14:textId="77777777" w:rsidR="00001DD5" w:rsidRPr="00A16C87" w:rsidRDefault="00001DD5" w:rsidP="002F1EA7">
      <w:pPr>
        <w:pStyle w:val="BT25"/>
        <w:rPr>
          <w:spacing w:val="0"/>
        </w:rPr>
      </w:pPr>
      <w:r w:rsidRPr="00A16C87">
        <w:rPr>
          <w:spacing w:val="0"/>
        </w:rPr>
        <w:t>2)</w:t>
      </w:r>
      <w:r w:rsidRPr="00A16C87">
        <w:rPr>
          <w:spacing w:val="0"/>
        </w:rPr>
        <w:tab/>
        <w:t>Coverage Extensions</w:t>
      </w:r>
    </w:p>
    <w:p w14:paraId="73118C10" w14:textId="77777777" w:rsidR="00001DD5" w:rsidRPr="00A16C87" w:rsidRDefault="00001DD5" w:rsidP="002F1EA7">
      <w:pPr>
        <w:pStyle w:val="BT5"/>
      </w:pPr>
      <w:r w:rsidRPr="00A16C87">
        <w:t>a.</w:t>
      </w:r>
      <w:r w:rsidRPr="00A16C87">
        <w:tab/>
        <w:t>Supplementary Payments</w:t>
      </w:r>
    </w:p>
    <w:p w14:paraId="03374072" w14:textId="77777777" w:rsidR="00001DD5" w:rsidRPr="00A16C87" w:rsidRDefault="00001DD5" w:rsidP="002F1EA7">
      <w:pPr>
        <w:pStyle w:val="BT5"/>
        <w:ind w:firstLine="0"/>
      </w:pPr>
      <w:r w:rsidRPr="00A16C87">
        <w:t xml:space="preserve">We will pay for the </w:t>
      </w:r>
      <w:r w:rsidR="009A787F">
        <w:t>“</w:t>
      </w:r>
      <w:r w:rsidRPr="00A16C87">
        <w:t>Insured</w:t>
      </w:r>
      <w:r w:rsidR="009A787F">
        <w:t>”</w:t>
      </w:r>
      <w:r w:rsidRPr="00A16C87">
        <w:t xml:space="preserve"> at the Company</w:t>
      </w:r>
      <w:r w:rsidR="009A787F">
        <w:t>’</w:t>
      </w:r>
      <w:r w:rsidRPr="00A16C87">
        <w:t>s option:</w:t>
      </w:r>
    </w:p>
    <w:p w14:paraId="79B007FD" w14:textId="77777777" w:rsidR="00001DD5" w:rsidRPr="00A16C87" w:rsidRDefault="00001DD5">
      <w:pPr>
        <w:pStyle w:val="BT10"/>
        <w:jc w:val="both"/>
        <w:pPrChange w:id="95" w:author="Carla Marie G. Bersales" w:date="2022-03-03T15:26:00Z">
          <w:pPr>
            <w:pStyle w:val="BT10"/>
          </w:pPr>
        </w:pPrChange>
      </w:pPr>
      <w:proofErr w:type="spellStart"/>
      <w:r w:rsidRPr="00A16C87">
        <w:t>i</w:t>
      </w:r>
      <w:proofErr w:type="spellEnd"/>
      <w:r w:rsidRPr="00A16C87">
        <w:t>.</w:t>
      </w:r>
      <w:r w:rsidRPr="00A16C87">
        <w:tab/>
        <w:t xml:space="preserve">All costs taxed against the insured </w:t>
      </w:r>
      <w:r w:rsidR="009A787F">
        <w:t>“</w:t>
      </w:r>
      <w:r w:rsidRPr="00A16C87">
        <w:t>in any suit</w:t>
      </w:r>
      <w:r w:rsidR="009A787F">
        <w:t>”</w:t>
      </w:r>
      <w:r w:rsidRPr="00A16C87">
        <w:t xml:space="preserve"> against the </w:t>
      </w:r>
      <w:r w:rsidR="009A787F">
        <w:t>“</w:t>
      </w:r>
      <w:r w:rsidRPr="00A16C87">
        <w:t>insured</w:t>
      </w:r>
      <w:r w:rsidR="009A787F">
        <w:t>”</w:t>
      </w:r>
      <w:r w:rsidRPr="00A16C87">
        <w:t xml:space="preserve"> we defend.</w:t>
      </w:r>
    </w:p>
    <w:p w14:paraId="712F660D" w14:textId="77777777" w:rsidR="00001DD5" w:rsidRPr="00A16C87" w:rsidRDefault="00001DD5">
      <w:pPr>
        <w:pStyle w:val="BT10"/>
        <w:jc w:val="both"/>
        <w:pPrChange w:id="96" w:author="Carla Marie G. Bersales" w:date="2022-03-03T15:26:00Z">
          <w:pPr>
            <w:pStyle w:val="BT10"/>
          </w:pPr>
        </w:pPrChange>
      </w:pPr>
      <w:r w:rsidRPr="00A16C87">
        <w:t>ii.</w:t>
      </w:r>
      <w:r w:rsidRPr="00A16C87">
        <w:tab/>
        <w:t xml:space="preserve">All interest on the full amount of any judgment that accrues after entry of the judgment in any </w:t>
      </w:r>
      <w:r w:rsidR="009A787F">
        <w:t>“</w:t>
      </w:r>
      <w:r w:rsidRPr="00A16C87">
        <w:t>suit</w:t>
      </w:r>
      <w:r w:rsidR="009A787F">
        <w:t>”</w:t>
      </w:r>
      <w:r w:rsidRPr="00A16C87">
        <w:t xml:space="preserve"> against the </w:t>
      </w:r>
      <w:r w:rsidR="009A787F">
        <w:t>“</w:t>
      </w:r>
      <w:r w:rsidRPr="00A16C87">
        <w:t>insured</w:t>
      </w:r>
      <w:r w:rsidR="009A787F">
        <w:t>”</w:t>
      </w:r>
      <w:r w:rsidRPr="00A16C87">
        <w:t xml:space="preserve"> we defend but our duty to pay interest ends we have paid or offered to pay or deposited in court the part of the judgment that is within our Limit of Insurance.</w:t>
      </w:r>
    </w:p>
    <w:p w14:paraId="426AFC48" w14:textId="77777777" w:rsidR="00001DD5" w:rsidRPr="00A16C87" w:rsidRDefault="00001DD5" w:rsidP="002F1EA7">
      <w:pPr>
        <w:pStyle w:val="BT5"/>
        <w:ind w:firstLine="0"/>
      </w:pPr>
      <w:r w:rsidRPr="00A16C87">
        <w:t>These payments will reduce the Limit of Insurance.</w:t>
      </w:r>
    </w:p>
    <w:p w14:paraId="1D5D1DDD" w14:textId="77777777" w:rsidR="00001DD5" w:rsidRPr="00A16C87" w:rsidRDefault="00001DD5" w:rsidP="002F1EA7">
      <w:pPr>
        <w:pStyle w:val="BT5"/>
      </w:pPr>
      <w:r w:rsidRPr="00A16C87">
        <w:t>b.</w:t>
      </w:r>
      <w:r w:rsidRPr="00A16C87">
        <w:tab/>
        <w:t>Out of State Coverage Extensions</w:t>
      </w:r>
    </w:p>
    <w:p w14:paraId="184F7A9C" w14:textId="27560603" w:rsidR="00001DD5" w:rsidRPr="00A16C87" w:rsidRDefault="00001DD5" w:rsidP="002F1EA7">
      <w:pPr>
        <w:pStyle w:val="BT5"/>
        <w:ind w:firstLine="0"/>
      </w:pPr>
      <w:r w:rsidRPr="00A16C87">
        <w:t xml:space="preserve">While a covered </w:t>
      </w:r>
      <w:r w:rsidR="009A787F">
        <w:t>“</w:t>
      </w:r>
      <w:r w:rsidRPr="00A16C87">
        <w:t>auto</w:t>
      </w:r>
      <w:r w:rsidR="009A787F">
        <w:t>”</w:t>
      </w:r>
      <w:r w:rsidRPr="00A16C87">
        <w:t xml:space="preserve"> is away from the state where it is </w:t>
      </w:r>
      <w:del w:id="97" w:author="Carla Marie G. Bersales" w:date="2022-03-05T10:08:00Z">
        <w:r w:rsidRPr="00A16C87" w:rsidDel="00F930DC">
          <w:delText>licensed</w:delText>
        </w:r>
      </w:del>
      <w:ins w:id="98" w:author="Carla Marie G. Bersales" w:date="2022-03-05T10:08:00Z">
        <w:r w:rsidR="00F930DC" w:rsidRPr="00A16C87">
          <w:t>licensed,</w:t>
        </w:r>
      </w:ins>
      <w:r w:rsidRPr="00A16C87">
        <w:t xml:space="preserve"> we will:</w:t>
      </w:r>
    </w:p>
    <w:p w14:paraId="3C1F658C" w14:textId="77777777" w:rsidR="00001DD5" w:rsidRPr="00A16C87" w:rsidRDefault="00001DD5">
      <w:pPr>
        <w:pStyle w:val="BT10"/>
        <w:jc w:val="both"/>
        <w:pPrChange w:id="99" w:author="Carla Marie G. Bersales" w:date="2022-03-03T15:26:00Z">
          <w:pPr>
            <w:pStyle w:val="BT10"/>
          </w:pPr>
        </w:pPrChange>
      </w:pPr>
      <w:proofErr w:type="spellStart"/>
      <w:r w:rsidRPr="00A16C87">
        <w:rPr>
          <w:rFonts w:ascii="Arial" w:hAnsi="Arial"/>
          <w:sz w:val="17"/>
        </w:rPr>
        <w:t>i</w:t>
      </w:r>
      <w:proofErr w:type="spellEnd"/>
      <w:r w:rsidRPr="00A16C87">
        <w:rPr>
          <w:rFonts w:ascii="Arial" w:hAnsi="Arial"/>
          <w:sz w:val="17"/>
        </w:rPr>
        <w:t>.</w:t>
      </w:r>
      <w:r w:rsidRPr="00A16C87">
        <w:rPr>
          <w:rFonts w:ascii="Arial" w:hAnsi="Arial"/>
          <w:sz w:val="17"/>
        </w:rPr>
        <w:tab/>
      </w:r>
      <w:r w:rsidRPr="00A16C87">
        <w:t xml:space="preserve">Increase the Limit of Insurance for Liability Coverage to meet the limits specified by a compulsory or financial responsibility law of the jurisdiction where the covered </w:t>
      </w:r>
      <w:r w:rsidR="009A787F">
        <w:t>“</w:t>
      </w:r>
      <w:r w:rsidRPr="00A16C87">
        <w:t>auto</w:t>
      </w:r>
      <w:r w:rsidR="009A787F">
        <w:t>”</w:t>
      </w:r>
      <w:r w:rsidRPr="00A16C87">
        <w:t xml:space="preserve"> is being used. This extension does not apply to the limit or limits specified by any law governing motor carriers of passengers or property.</w:t>
      </w:r>
    </w:p>
    <w:p w14:paraId="1B879284" w14:textId="77777777" w:rsidR="00001DD5" w:rsidRPr="00A16C87" w:rsidRDefault="00001DD5">
      <w:pPr>
        <w:pStyle w:val="BT10"/>
        <w:jc w:val="both"/>
        <w:pPrChange w:id="100" w:author="Carla Marie G. Bersales" w:date="2022-03-03T15:26:00Z">
          <w:pPr>
            <w:pStyle w:val="BT10"/>
          </w:pPr>
        </w:pPrChange>
      </w:pPr>
      <w:r w:rsidRPr="00A16C87">
        <w:rPr>
          <w:rFonts w:ascii="Arial" w:hAnsi="Arial"/>
          <w:sz w:val="17"/>
        </w:rPr>
        <w:t>ii.</w:t>
      </w:r>
      <w:r w:rsidRPr="00A16C87">
        <w:rPr>
          <w:rFonts w:ascii="Arial" w:hAnsi="Arial"/>
          <w:sz w:val="17"/>
        </w:rPr>
        <w:tab/>
      </w:r>
      <w:r w:rsidRPr="00A16C87">
        <w:t>Provide the minimum amounts and types of other coverages</w:t>
      </w:r>
      <w:r w:rsidR="009A787F">
        <w:t>,</w:t>
      </w:r>
      <w:r w:rsidRPr="00A16C87">
        <w:t xml:space="preserve"> such as no-fault required of out of state vehicles by the jurisdiction where the covered </w:t>
      </w:r>
      <w:r w:rsidR="009A787F">
        <w:t>“</w:t>
      </w:r>
      <w:r w:rsidRPr="00A16C87">
        <w:t>auto</w:t>
      </w:r>
      <w:r w:rsidR="009A787F">
        <w:t>”</w:t>
      </w:r>
      <w:r w:rsidRPr="00A16C87">
        <w:t xml:space="preserve"> is being used.</w:t>
      </w:r>
    </w:p>
    <w:p w14:paraId="3B0C7F96" w14:textId="77777777" w:rsidR="00001DD5" w:rsidRPr="00A16C87" w:rsidRDefault="00001DD5">
      <w:pPr>
        <w:pStyle w:val="BT5"/>
        <w:ind w:firstLine="0"/>
        <w:jc w:val="both"/>
        <w:pPrChange w:id="101" w:author="Carla Marie G. Bersales" w:date="2022-03-03T15:26:00Z">
          <w:pPr>
            <w:pStyle w:val="BT5"/>
            <w:ind w:firstLine="0"/>
          </w:pPr>
        </w:pPrChange>
      </w:pPr>
      <w:r w:rsidRPr="00A16C87">
        <w:t>We will not pay anyone more than once for the same elements of loss because of these extensions.</w:t>
      </w:r>
    </w:p>
    <w:p w14:paraId="698768B8" w14:textId="77777777" w:rsidR="00001DD5" w:rsidRPr="00A16C87" w:rsidRDefault="00001DD5" w:rsidP="002F1EA7">
      <w:pPr>
        <w:pStyle w:val="BTNoInd"/>
        <w:rPr>
          <w:b/>
        </w:rPr>
      </w:pPr>
      <w:r w:rsidRPr="00A16C87">
        <w:rPr>
          <w:b/>
        </w:rPr>
        <w:t>B.  Exclusions</w:t>
      </w:r>
    </w:p>
    <w:p w14:paraId="0AC942C6" w14:textId="77777777" w:rsidR="00001DD5" w:rsidRPr="00A16C87" w:rsidRDefault="00001DD5" w:rsidP="002F1EA7">
      <w:pPr>
        <w:pStyle w:val="BTNoInd"/>
      </w:pPr>
      <w:r w:rsidRPr="00A16C87">
        <w:t>This insurance does not apply to any of the following:</w:t>
      </w:r>
    </w:p>
    <w:p w14:paraId="661356EE" w14:textId="77777777" w:rsidR="00001DD5" w:rsidRPr="00A16C87" w:rsidRDefault="00001DD5" w:rsidP="002F1EA7">
      <w:pPr>
        <w:pStyle w:val="BT25"/>
        <w:rPr>
          <w:spacing w:val="0"/>
        </w:rPr>
      </w:pPr>
      <w:r w:rsidRPr="00A16C87">
        <w:rPr>
          <w:spacing w:val="0"/>
        </w:rPr>
        <w:lastRenderedPageBreak/>
        <w:t>1)</w:t>
      </w:r>
      <w:r w:rsidRPr="00A16C87">
        <w:rPr>
          <w:spacing w:val="0"/>
        </w:rPr>
        <w:tab/>
        <w:t>Expected or Intended Injury</w:t>
      </w:r>
    </w:p>
    <w:p w14:paraId="0EFAE0B9" w14:textId="77777777" w:rsidR="00001DD5" w:rsidRPr="00A16C87" w:rsidRDefault="009A787F">
      <w:pPr>
        <w:pStyle w:val="BT5"/>
        <w:jc w:val="both"/>
        <w:pPrChange w:id="102" w:author="Carla Marie G. Bersales" w:date="2022-03-03T15:27:00Z">
          <w:pPr>
            <w:pStyle w:val="BT5"/>
          </w:pPr>
        </w:pPrChange>
      </w:pPr>
      <w:r>
        <w:t>“</w:t>
      </w:r>
      <w:r w:rsidR="00001DD5" w:rsidRPr="00A16C87">
        <w:t>Bodily injury</w:t>
      </w:r>
      <w:r>
        <w:t>”</w:t>
      </w:r>
      <w:r w:rsidR="00001DD5" w:rsidRPr="00A16C87">
        <w:t xml:space="preserve"> or </w:t>
      </w:r>
      <w:r>
        <w:t>“</w:t>
      </w:r>
      <w:r w:rsidR="00001DD5" w:rsidRPr="00A16C87">
        <w:t>property damage</w:t>
      </w:r>
      <w:r>
        <w:t>”</w:t>
      </w:r>
      <w:r w:rsidR="00001DD5" w:rsidRPr="00A16C87">
        <w:t xml:space="preserve"> expected or intended from the standpoint of the </w:t>
      </w:r>
      <w:r>
        <w:t>“</w:t>
      </w:r>
      <w:r w:rsidR="00001DD5" w:rsidRPr="00A16C87">
        <w:t>insured</w:t>
      </w:r>
      <w:r>
        <w:t>”</w:t>
      </w:r>
      <w:r w:rsidR="00001DD5" w:rsidRPr="00A16C87">
        <w:t>.</w:t>
      </w:r>
    </w:p>
    <w:p w14:paraId="498BE123" w14:textId="77777777" w:rsidR="00001DD5" w:rsidRPr="00A16C87" w:rsidRDefault="00001DD5" w:rsidP="002F1EA7">
      <w:pPr>
        <w:pStyle w:val="BT25"/>
        <w:rPr>
          <w:spacing w:val="0"/>
        </w:rPr>
      </w:pPr>
      <w:r w:rsidRPr="00A16C87">
        <w:rPr>
          <w:spacing w:val="0"/>
        </w:rPr>
        <w:t>2)</w:t>
      </w:r>
      <w:r w:rsidRPr="00A16C87">
        <w:rPr>
          <w:spacing w:val="0"/>
        </w:rPr>
        <w:tab/>
        <w:t>Contractual</w:t>
      </w:r>
    </w:p>
    <w:p w14:paraId="1648E3F1" w14:textId="77777777" w:rsidR="00001DD5" w:rsidRPr="00A16C87" w:rsidRDefault="00001DD5">
      <w:pPr>
        <w:pStyle w:val="BT5"/>
        <w:jc w:val="both"/>
        <w:pPrChange w:id="103" w:author="Carla Marie G. Bersales" w:date="2022-03-03T15:27:00Z">
          <w:pPr>
            <w:pStyle w:val="BT5"/>
          </w:pPr>
        </w:pPrChange>
      </w:pPr>
      <w:r w:rsidRPr="00A16C87">
        <w:t>Liability assumed under any contract or agreement.</w:t>
      </w:r>
    </w:p>
    <w:p w14:paraId="055D616E" w14:textId="77777777" w:rsidR="00001DD5" w:rsidRPr="00A16C87" w:rsidRDefault="00001DD5">
      <w:pPr>
        <w:pStyle w:val="BT5"/>
        <w:jc w:val="both"/>
        <w:pPrChange w:id="104" w:author="Carla Marie G. Bersales" w:date="2022-03-03T15:27:00Z">
          <w:pPr>
            <w:pStyle w:val="BT5"/>
          </w:pPr>
        </w:pPrChange>
      </w:pPr>
      <w:r w:rsidRPr="00A16C87">
        <w:t>But this exclusion does not apply to liability for damages:</w:t>
      </w:r>
    </w:p>
    <w:p w14:paraId="6A6F7A5F" w14:textId="77777777" w:rsidR="00001DD5" w:rsidRPr="00A16C87" w:rsidRDefault="00001DD5">
      <w:pPr>
        <w:pStyle w:val="BT5"/>
        <w:jc w:val="both"/>
        <w:pPrChange w:id="105" w:author="Carla Marie G. Bersales" w:date="2022-03-03T15:27:00Z">
          <w:pPr>
            <w:pStyle w:val="BT5"/>
          </w:pPr>
        </w:pPrChange>
      </w:pPr>
      <w:r w:rsidRPr="00A16C87">
        <w:t>a.</w:t>
      </w:r>
      <w:r w:rsidRPr="00A16C87">
        <w:tab/>
        <w:t xml:space="preserve">Assumed in a contract or agreement that is an </w:t>
      </w:r>
      <w:r w:rsidR="009A787F">
        <w:t>“</w:t>
      </w:r>
      <w:r w:rsidRPr="00A16C87">
        <w:t>insured contract</w:t>
      </w:r>
      <w:r w:rsidR="009A787F">
        <w:t>”</w:t>
      </w:r>
      <w:r w:rsidRPr="00A16C87">
        <w:t xml:space="preserve"> provided the </w:t>
      </w:r>
      <w:r w:rsidR="009A787F">
        <w:t>“</w:t>
      </w:r>
      <w:r w:rsidRPr="00A16C87">
        <w:t>bodily injury</w:t>
      </w:r>
      <w:r w:rsidR="009A787F">
        <w:t>”</w:t>
      </w:r>
      <w:r w:rsidRPr="00A16C87">
        <w:t xml:space="preserve"> or </w:t>
      </w:r>
      <w:r w:rsidR="009A787F">
        <w:t>“</w:t>
      </w:r>
      <w:r w:rsidRPr="00A16C87">
        <w:t>property damage</w:t>
      </w:r>
      <w:r w:rsidR="009A787F">
        <w:t>”</w:t>
      </w:r>
      <w:r w:rsidRPr="00A16C87">
        <w:t xml:space="preserve"> occurs </w:t>
      </w:r>
      <w:proofErr w:type="gramStart"/>
      <w:r w:rsidRPr="00A16C87">
        <w:t>subsequent to</w:t>
      </w:r>
      <w:proofErr w:type="gramEnd"/>
      <w:r w:rsidRPr="00A16C87">
        <w:t xml:space="preserve"> the execution of the contract or agreement and such contract has been provided to the Company and You have received formal approval by the Company.</w:t>
      </w:r>
    </w:p>
    <w:p w14:paraId="51B67E4E" w14:textId="77777777" w:rsidR="00001DD5" w:rsidRPr="00A16C87" w:rsidRDefault="00001DD5" w:rsidP="002F1EA7">
      <w:pPr>
        <w:pStyle w:val="BT25"/>
        <w:rPr>
          <w:spacing w:val="0"/>
        </w:rPr>
      </w:pPr>
      <w:r w:rsidRPr="00A16C87">
        <w:rPr>
          <w:spacing w:val="0"/>
        </w:rPr>
        <w:t>3)</w:t>
      </w:r>
      <w:r w:rsidRPr="00A16C87">
        <w:rPr>
          <w:spacing w:val="0"/>
        </w:rPr>
        <w:tab/>
        <w:t>Workers Compensation</w:t>
      </w:r>
    </w:p>
    <w:p w14:paraId="61185079" w14:textId="77777777" w:rsidR="00001DD5" w:rsidRPr="00A16C87" w:rsidRDefault="00001DD5">
      <w:pPr>
        <w:pStyle w:val="BT5"/>
        <w:tabs>
          <w:tab w:val="clear" w:pos="1080"/>
        </w:tabs>
        <w:ind w:left="720" w:firstLine="0"/>
        <w:jc w:val="both"/>
        <w:rPr>
          <w:color w:val="000000"/>
        </w:rPr>
        <w:pPrChange w:id="106" w:author="Carla Marie G. Bersales" w:date="2022-03-03T15:27:00Z">
          <w:pPr>
            <w:pStyle w:val="BT5"/>
            <w:tabs>
              <w:tab w:val="clear" w:pos="1080"/>
            </w:tabs>
            <w:ind w:left="720" w:firstLine="0"/>
          </w:pPr>
        </w:pPrChange>
      </w:pPr>
      <w:r w:rsidRPr="00A16C87">
        <w:t xml:space="preserve">Any obligation for which the </w:t>
      </w:r>
      <w:r w:rsidR="009A787F">
        <w:t>“</w:t>
      </w:r>
      <w:r w:rsidRPr="00A16C87">
        <w:t>insured</w:t>
      </w:r>
      <w:r w:rsidR="009A787F">
        <w:t>”</w:t>
      </w:r>
      <w:r w:rsidRPr="00A16C87">
        <w:t xml:space="preserve"> or the </w:t>
      </w:r>
      <w:r w:rsidR="009A787F">
        <w:t>“</w:t>
      </w:r>
      <w:r w:rsidRPr="00A16C87">
        <w:t>insured</w:t>
      </w:r>
      <w:r w:rsidR="009A787F">
        <w:t>’</w:t>
      </w:r>
      <w:r w:rsidRPr="00A16C87">
        <w:t>s</w:t>
      </w:r>
      <w:r w:rsidR="009A787F">
        <w:t>”</w:t>
      </w:r>
      <w:r w:rsidRPr="00A16C87">
        <w:t xml:space="preserve"> insurer may be held liable under any workers </w:t>
      </w:r>
      <w:r w:rsidRPr="00A16C87">
        <w:rPr>
          <w:color w:val="000000"/>
        </w:rPr>
        <w:t>compensation</w:t>
      </w:r>
      <w:r w:rsidR="009A787F">
        <w:rPr>
          <w:color w:val="000000"/>
        </w:rPr>
        <w:t>,</w:t>
      </w:r>
      <w:r w:rsidRPr="00A16C87">
        <w:rPr>
          <w:color w:val="000000"/>
        </w:rPr>
        <w:t xml:space="preserve"> disability benefits or unemployment compensation law or any similar law.</w:t>
      </w:r>
    </w:p>
    <w:p w14:paraId="7CD41F80" w14:textId="77777777" w:rsidR="00001DD5" w:rsidRPr="00A16C87" w:rsidRDefault="00001DD5" w:rsidP="002F1EA7">
      <w:pPr>
        <w:pStyle w:val="BT25"/>
        <w:rPr>
          <w:spacing w:val="0"/>
        </w:rPr>
      </w:pPr>
      <w:r w:rsidRPr="00A16C87">
        <w:rPr>
          <w:spacing w:val="0"/>
        </w:rPr>
        <w:t>4)</w:t>
      </w:r>
      <w:r w:rsidRPr="00A16C87">
        <w:rPr>
          <w:spacing w:val="0"/>
        </w:rPr>
        <w:tab/>
        <w:t>Employee Indemnification and Employer</w:t>
      </w:r>
      <w:r w:rsidR="009A787F">
        <w:rPr>
          <w:spacing w:val="0"/>
        </w:rPr>
        <w:t>’</w:t>
      </w:r>
      <w:r w:rsidRPr="00A16C87">
        <w:rPr>
          <w:spacing w:val="0"/>
        </w:rPr>
        <w:t xml:space="preserve">s Liability </w:t>
      </w:r>
    </w:p>
    <w:p w14:paraId="70C960C4" w14:textId="77777777" w:rsidR="00001DD5" w:rsidRPr="00A16C87" w:rsidRDefault="009A787F">
      <w:pPr>
        <w:pStyle w:val="BT5"/>
        <w:jc w:val="both"/>
        <w:pPrChange w:id="107" w:author="Carla Marie G. Bersales" w:date="2022-03-03T15:27:00Z">
          <w:pPr>
            <w:pStyle w:val="BT5"/>
          </w:pPr>
        </w:pPrChange>
      </w:pPr>
      <w:r>
        <w:t>“</w:t>
      </w:r>
      <w:r w:rsidR="00001DD5" w:rsidRPr="00A16C87">
        <w:t>Bodily injury</w:t>
      </w:r>
      <w:r>
        <w:t>”</w:t>
      </w:r>
      <w:r w:rsidR="00001DD5" w:rsidRPr="00A16C87">
        <w:t xml:space="preserve"> to:</w:t>
      </w:r>
    </w:p>
    <w:p w14:paraId="7892355D" w14:textId="77777777" w:rsidR="00001DD5" w:rsidRPr="00A16C87" w:rsidRDefault="00001DD5">
      <w:pPr>
        <w:pStyle w:val="BT10"/>
        <w:jc w:val="both"/>
        <w:pPrChange w:id="108" w:author="Carla Marie G. Bersales" w:date="2022-03-03T15:27:00Z">
          <w:pPr>
            <w:pStyle w:val="BT10"/>
          </w:pPr>
        </w:pPrChange>
      </w:pPr>
      <w:proofErr w:type="spellStart"/>
      <w:r w:rsidRPr="00A16C87">
        <w:t>i</w:t>
      </w:r>
      <w:proofErr w:type="spellEnd"/>
      <w:r w:rsidRPr="00A16C87">
        <w:t>.</w:t>
      </w:r>
      <w:r w:rsidRPr="00A16C87">
        <w:tab/>
        <w:t xml:space="preserve">An </w:t>
      </w:r>
      <w:r w:rsidR="009A787F">
        <w:t>“</w:t>
      </w:r>
      <w:r w:rsidRPr="00A16C87">
        <w:t>employee</w:t>
      </w:r>
      <w:r w:rsidR="009A787F">
        <w:t>”</w:t>
      </w:r>
      <w:r w:rsidRPr="00A16C87">
        <w:t xml:space="preserve"> of the </w:t>
      </w:r>
      <w:r w:rsidR="009A787F">
        <w:t>“</w:t>
      </w:r>
      <w:r w:rsidRPr="00A16C87">
        <w:t>insured</w:t>
      </w:r>
      <w:r w:rsidR="009A787F">
        <w:t>”</w:t>
      </w:r>
      <w:r w:rsidRPr="00A16C87">
        <w:t xml:space="preserve"> arising out of and </w:t>
      </w:r>
      <w:proofErr w:type="gramStart"/>
      <w:r w:rsidRPr="00A16C87">
        <w:t>in the course of</w:t>
      </w:r>
      <w:proofErr w:type="gramEnd"/>
      <w:r w:rsidRPr="00A16C87">
        <w:t>:</w:t>
      </w:r>
    </w:p>
    <w:p w14:paraId="1C161BDC" w14:textId="77777777" w:rsidR="00001DD5" w:rsidRPr="00A16C87" w:rsidRDefault="00001DD5">
      <w:pPr>
        <w:pStyle w:val="BT15"/>
        <w:jc w:val="both"/>
        <w:pPrChange w:id="109" w:author="Carla Marie G. Bersales" w:date="2022-03-03T15:27:00Z">
          <w:pPr>
            <w:pStyle w:val="BT15"/>
          </w:pPr>
        </w:pPrChange>
      </w:pPr>
      <w:r w:rsidRPr="00A16C87">
        <w:rPr>
          <w:rFonts w:ascii="Arial" w:hAnsi="Arial"/>
          <w:sz w:val="17"/>
        </w:rPr>
        <w:t>a.</w:t>
      </w:r>
      <w:r w:rsidRPr="00A16C87">
        <w:rPr>
          <w:rFonts w:ascii="Arial" w:hAnsi="Arial"/>
          <w:sz w:val="17"/>
        </w:rPr>
        <w:tab/>
      </w:r>
      <w:r w:rsidRPr="00A16C87">
        <w:t xml:space="preserve">Employment by the </w:t>
      </w:r>
      <w:r w:rsidR="009A787F">
        <w:t>“</w:t>
      </w:r>
      <w:r w:rsidRPr="00A16C87">
        <w:t>insured</w:t>
      </w:r>
      <w:r w:rsidR="009A787F">
        <w:t>”,</w:t>
      </w:r>
      <w:r w:rsidRPr="00A16C87">
        <w:t xml:space="preserve"> or</w:t>
      </w:r>
    </w:p>
    <w:p w14:paraId="17379021" w14:textId="77777777" w:rsidR="00001DD5" w:rsidRPr="00A16C87" w:rsidRDefault="00001DD5">
      <w:pPr>
        <w:pStyle w:val="BT15"/>
        <w:jc w:val="both"/>
        <w:pPrChange w:id="110" w:author="Carla Marie G. Bersales" w:date="2022-03-03T15:27:00Z">
          <w:pPr>
            <w:pStyle w:val="BT15"/>
          </w:pPr>
        </w:pPrChange>
      </w:pPr>
      <w:r w:rsidRPr="00A16C87">
        <w:rPr>
          <w:rFonts w:ascii="Arial" w:hAnsi="Arial"/>
          <w:sz w:val="17"/>
        </w:rPr>
        <w:t>b.</w:t>
      </w:r>
      <w:r w:rsidRPr="00A16C87">
        <w:rPr>
          <w:rFonts w:ascii="Arial" w:hAnsi="Arial"/>
          <w:sz w:val="17"/>
        </w:rPr>
        <w:tab/>
      </w:r>
      <w:r w:rsidRPr="00A16C87">
        <w:t xml:space="preserve">Performing the duties related to the conduct of the </w:t>
      </w:r>
      <w:r w:rsidR="009A787F">
        <w:t>“</w:t>
      </w:r>
      <w:r w:rsidRPr="00A16C87">
        <w:t>insured</w:t>
      </w:r>
      <w:r w:rsidR="009A787F">
        <w:t>’</w:t>
      </w:r>
      <w:r w:rsidRPr="00A16C87">
        <w:t>s</w:t>
      </w:r>
      <w:r w:rsidR="009A787F">
        <w:t>”</w:t>
      </w:r>
      <w:r w:rsidRPr="00A16C87">
        <w:t xml:space="preserve"> business; or</w:t>
      </w:r>
    </w:p>
    <w:p w14:paraId="49A10739" w14:textId="3C89A2D9" w:rsidR="00001DD5" w:rsidRPr="00A16C87" w:rsidRDefault="00001DD5">
      <w:pPr>
        <w:pStyle w:val="BT10"/>
        <w:jc w:val="both"/>
        <w:pPrChange w:id="111" w:author="Carla Marie G. Bersales" w:date="2022-03-03T15:27:00Z">
          <w:pPr>
            <w:pStyle w:val="BT10"/>
          </w:pPr>
        </w:pPrChange>
      </w:pPr>
      <w:r w:rsidRPr="00A16C87">
        <w:t>ii.</w:t>
      </w:r>
      <w:r w:rsidRPr="00A16C87">
        <w:tab/>
        <w:t>The spouse</w:t>
      </w:r>
      <w:r w:rsidR="009A787F">
        <w:t>,</w:t>
      </w:r>
      <w:r w:rsidRPr="00A16C87">
        <w:t xml:space="preserve"> child</w:t>
      </w:r>
      <w:r w:rsidR="009A787F">
        <w:t>,</w:t>
      </w:r>
      <w:r w:rsidRPr="00A16C87">
        <w:t xml:space="preserve"> parent</w:t>
      </w:r>
      <w:r w:rsidR="009A787F">
        <w:t>,</w:t>
      </w:r>
      <w:r w:rsidRPr="00A16C87">
        <w:t xml:space="preserve"> </w:t>
      </w:r>
      <w:del w:id="112" w:author="Asllie Ann Sablan" w:date="2021-07-29T08:59:00Z">
        <w:r w:rsidRPr="00A16C87" w:rsidDel="0076773F">
          <w:delText>brother</w:delText>
        </w:r>
      </w:del>
      <w:ins w:id="113" w:author="Asllie Ann Sablan" w:date="2021-07-29T08:59:00Z">
        <w:r w:rsidR="0076773F" w:rsidRPr="00A16C87">
          <w:t>brother,</w:t>
        </w:r>
      </w:ins>
      <w:r w:rsidRPr="00A16C87">
        <w:t xml:space="preserve"> or sister of that </w:t>
      </w:r>
      <w:r w:rsidR="009A787F">
        <w:t>“</w:t>
      </w:r>
      <w:r w:rsidRPr="00A16C87">
        <w:t>employee</w:t>
      </w:r>
      <w:r w:rsidR="009A787F">
        <w:t>”</w:t>
      </w:r>
      <w:r w:rsidRPr="00A16C87">
        <w:t xml:space="preserve"> </w:t>
      </w:r>
      <w:proofErr w:type="gramStart"/>
      <w:r w:rsidRPr="00A16C87">
        <w:t>as a consequence of</w:t>
      </w:r>
      <w:proofErr w:type="gramEnd"/>
      <w:r w:rsidRPr="00A16C87">
        <w:t xml:space="preserve"> Paragraph a. above</w:t>
      </w:r>
    </w:p>
    <w:p w14:paraId="419EE941" w14:textId="77777777" w:rsidR="00001DD5" w:rsidRPr="00A16C87" w:rsidRDefault="00001DD5">
      <w:pPr>
        <w:pStyle w:val="BT10"/>
        <w:ind w:firstLine="0"/>
        <w:jc w:val="both"/>
        <w:pPrChange w:id="114" w:author="Carla Marie G. Bersales" w:date="2022-03-03T15:27:00Z">
          <w:pPr>
            <w:pStyle w:val="BT10"/>
            <w:ind w:firstLine="0"/>
          </w:pPr>
        </w:pPrChange>
      </w:pPr>
      <w:r w:rsidRPr="00A16C87">
        <w:t>This exclusion applies:</w:t>
      </w:r>
    </w:p>
    <w:p w14:paraId="08672A66" w14:textId="77777777" w:rsidR="00001DD5" w:rsidRPr="00A16C87" w:rsidRDefault="00001DD5">
      <w:pPr>
        <w:pStyle w:val="BT15"/>
        <w:jc w:val="both"/>
        <w:pPrChange w:id="115" w:author="Carla Marie G. Bersales" w:date="2022-03-03T15:27:00Z">
          <w:pPr>
            <w:pStyle w:val="BT15"/>
          </w:pPr>
        </w:pPrChange>
      </w:pPr>
      <w:r w:rsidRPr="00A16C87">
        <w:rPr>
          <w:rFonts w:ascii="Arial" w:hAnsi="Arial"/>
          <w:sz w:val="17"/>
        </w:rPr>
        <w:t>a.</w:t>
      </w:r>
      <w:r w:rsidRPr="00A16C87">
        <w:rPr>
          <w:rFonts w:ascii="Arial" w:hAnsi="Arial"/>
          <w:sz w:val="17"/>
        </w:rPr>
        <w:tab/>
      </w:r>
      <w:r w:rsidRPr="00A16C87">
        <w:t xml:space="preserve">Whether the </w:t>
      </w:r>
      <w:r w:rsidR="009A787F">
        <w:t>“</w:t>
      </w:r>
      <w:r w:rsidRPr="00A16C87">
        <w:t>insured</w:t>
      </w:r>
      <w:r w:rsidR="009A787F">
        <w:t>”</w:t>
      </w:r>
      <w:r w:rsidRPr="00A16C87">
        <w:t xml:space="preserve"> may be liable as an employer or in any other capacity</w:t>
      </w:r>
      <w:r w:rsidR="009A787F">
        <w:t>,</w:t>
      </w:r>
      <w:r w:rsidRPr="00A16C87">
        <w:t xml:space="preserve"> and</w:t>
      </w:r>
    </w:p>
    <w:p w14:paraId="78D23EFA" w14:textId="1ED92126" w:rsidR="00001DD5" w:rsidRPr="002D30EB" w:rsidDel="00DF14BE" w:rsidRDefault="00001DD5" w:rsidP="002D30EB">
      <w:pPr>
        <w:pStyle w:val="BT15"/>
        <w:ind w:left="2552" w:hanging="392"/>
        <w:jc w:val="both"/>
        <w:rPr>
          <w:del w:id="116" w:author="Carla Marie G. Bersales" w:date="2022-03-03T15:27:00Z"/>
          <w:rPrChange w:id="117" w:author="Carla Marie G. Bersales" w:date="2022-03-05T10:08:00Z">
            <w:rPr>
              <w:del w:id="118" w:author="Carla Marie G. Bersales" w:date="2022-03-03T15:27:00Z"/>
              <w:bCs/>
            </w:rPr>
          </w:rPrChange>
        </w:rPr>
        <w:pPrChange w:id="119" w:author="Carla Marie G. Bersales" w:date="2022-03-05T10:09:00Z">
          <w:pPr>
            <w:pStyle w:val="BT15"/>
          </w:pPr>
        </w:pPrChange>
      </w:pPr>
      <w:r w:rsidRPr="002D30EB">
        <w:rPr>
          <w:sz w:val="17"/>
          <w:rPrChange w:id="120" w:author="Carla Marie G. Bersales" w:date="2022-03-05T10:08:00Z">
            <w:rPr>
              <w:rFonts w:ascii="Arial" w:hAnsi="Arial"/>
              <w:bCs/>
              <w:sz w:val="17"/>
            </w:rPr>
          </w:rPrChange>
        </w:rPr>
        <w:t>b.</w:t>
      </w:r>
      <w:ins w:id="121" w:author="Carla Marie G. Bersales" w:date="2022-03-03T15:29:00Z">
        <w:r w:rsidR="00944583" w:rsidRPr="002D30EB">
          <w:rPr>
            <w:sz w:val="17"/>
            <w:rPrChange w:id="122" w:author="Carla Marie G. Bersales" w:date="2022-03-05T10:08:00Z">
              <w:rPr>
                <w:rFonts w:ascii="Arial" w:hAnsi="Arial"/>
                <w:b/>
                <w:bCs/>
                <w:sz w:val="17"/>
              </w:rPr>
            </w:rPrChange>
          </w:rPr>
          <w:t xml:space="preserve"> </w:t>
        </w:r>
      </w:ins>
      <w:ins w:id="123" w:author="Carla Marie G. Bersales" w:date="2022-03-03T15:30:00Z">
        <w:r w:rsidR="00944583" w:rsidRPr="002D30EB">
          <w:rPr>
            <w:sz w:val="17"/>
            <w:rPrChange w:id="124" w:author="Carla Marie G. Bersales" w:date="2022-03-05T10:08:00Z">
              <w:rPr>
                <w:rFonts w:ascii="Arial" w:hAnsi="Arial"/>
                <w:b/>
                <w:bCs/>
                <w:sz w:val="17"/>
              </w:rPr>
            </w:rPrChange>
          </w:rPr>
          <w:t xml:space="preserve">   </w:t>
        </w:r>
      </w:ins>
      <w:del w:id="125" w:author="Carla Marie G. Bersales" w:date="2022-03-03T15:29:00Z">
        <w:r w:rsidRPr="002D30EB" w:rsidDel="00944583">
          <w:rPr>
            <w:sz w:val="17"/>
            <w:rPrChange w:id="126" w:author="Carla Marie G. Bersales" w:date="2022-03-05T10:08:00Z">
              <w:rPr>
                <w:rFonts w:ascii="Arial" w:hAnsi="Arial"/>
                <w:bCs/>
                <w:sz w:val="17"/>
              </w:rPr>
            </w:rPrChange>
          </w:rPr>
          <w:tab/>
        </w:r>
      </w:del>
      <w:r w:rsidRPr="002D30EB">
        <w:rPr>
          <w:rPrChange w:id="127" w:author="Carla Marie G. Bersales" w:date="2022-03-05T10:08:00Z">
            <w:rPr>
              <w:bCs/>
            </w:rPr>
          </w:rPrChange>
        </w:rPr>
        <w:t>To any obligation to share damages with or repay someone else who must pay damages</w:t>
      </w:r>
      <w:r w:rsidR="00367C6D" w:rsidRPr="002D30EB">
        <w:rPr>
          <w:rPrChange w:id="128" w:author="Carla Marie G. Bersales" w:date="2022-03-05T10:08:00Z">
            <w:rPr>
              <w:bCs/>
            </w:rPr>
          </w:rPrChange>
        </w:rPr>
        <w:t xml:space="preserve"> because</w:t>
      </w:r>
      <w:r w:rsidRPr="002D30EB">
        <w:rPr>
          <w:rPrChange w:id="129" w:author="Carla Marie G. Bersales" w:date="2022-03-05T10:08:00Z">
            <w:rPr>
              <w:bCs/>
            </w:rPr>
          </w:rPrChange>
        </w:rPr>
        <w:t xml:space="preserve"> of the injury.</w:t>
      </w:r>
    </w:p>
    <w:p w14:paraId="34C6F84E" w14:textId="382B6B03" w:rsidR="00365A07" w:rsidRPr="00944583" w:rsidDel="007B645E" w:rsidRDefault="00365A07" w:rsidP="002D30EB">
      <w:pPr>
        <w:pStyle w:val="BT15"/>
        <w:ind w:left="2552" w:hanging="392"/>
        <w:jc w:val="both"/>
        <w:rPr>
          <w:del w:id="130" w:author="Carla Marie G. Bersales" w:date="2022-03-03T15:27:00Z"/>
          <w:bCs/>
          <w:rPrChange w:id="131" w:author="Carla Marie G. Bersales" w:date="2022-03-03T15:29:00Z">
            <w:rPr>
              <w:del w:id="132" w:author="Carla Marie G. Bersales" w:date="2022-03-03T15:27:00Z"/>
              <w:spacing w:val="0"/>
            </w:rPr>
          </w:rPrChange>
        </w:rPr>
        <w:pPrChange w:id="133" w:author="Carla Marie G. Bersales" w:date="2022-03-05T10:09:00Z">
          <w:pPr>
            <w:pStyle w:val="BT25"/>
          </w:pPr>
        </w:pPrChange>
      </w:pPr>
    </w:p>
    <w:p w14:paraId="50308900" w14:textId="77777777" w:rsidR="00365A07" w:rsidRPr="00944583" w:rsidDel="00DF14BE" w:rsidRDefault="00365A07" w:rsidP="002D30EB">
      <w:pPr>
        <w:pStyle w:val="BT25"/>
        <w:ind w:left="2552" w:hanging="392"/>
        <w:jc w:val="both"/>
        <w:rPr>
          <w:del w:id="134" w:author="Carla Marie G. Bersales" w:date="2022-03-03T15:27:00Z"/>
          <w:b w:val="0"/>
          <w:bCs/>
          <w:spacing w:val="0"/>
          <w:rPrChange w:id="135" w:author="Carla Marie G. Bersales" w:date="2022-03-03T15:29:00Z">
            <w:rPr>
              <w:del w:id="136" w:author="Carla Marie G. Bersales" w:date="2022-03-03T15:27:00Z"/>
              <w:spacing w:val="0"/>
            </w:rPr>
          </w:rPrChange>
        </w:rPr>
        <w:pPrChange w:id="137" w:author="Carla Marie G. Bersales" w:date="2022-03-05T10:09:00Z">
          <w:pPr>
            <w:pStyle w:val="BT25"/>
          </w:pPr>
        </w:pPrChange>
      </w:pPr>
    </w:p>
    <w:p w14:paraId="71049578" w14:textId="77777777" w:rsidR="00365A07" w:rsidRPr="00944583" w:rsidDel="00DF14BE" w:rsidRDefault="00365A07" w:rsidP="002D30EB">
      <w:pPr>
        <w:pStyle w:val="BT25"/>
        <w:ind w:left="2552" w:hanging="392"/>
        <w:jc w:val="both"/>
        <w:rPr>
          <w:del w:id="138" w:author="Carla Marie G. Bersales" w:date="2022-03-03T15:27:00Z"/>
          <w:b w:val="0"/>
          <w:bCs/>
          <w:spacing w:val="0"/>
          <w:rPrChange w:id="139" w:author="Carla Marie G. Bersales" w:date="2022-03-03T15:29:00Z">
            <w:rPr>
              <w:del w:id="140" w:author="Carla Marie G. Bersales" w:date="2022-03-03T15:27:00Z"/>
              <w:spacing w:val="0"/>
            </w:rPr>
          </w:rPrChange>
        </w:rPr>
        <w:pPrChange w:id="141" w:author="Carla Marie G. Bersales" w:date="2022-03-05T10:09:00Z">
          <w:pPr>
            <w:pStyle w:val="BT25"/>
          </w:pPr>
        </w:pPrChange>
      </w:pPr>
    </w:p>
    <w:p w14:paraId="57E71FF1" w14:textId="77777777" w:rsidR="00365A07" w:rsidRPr="00944583" w:rsidRDefault="00365A07" w:rsidP="002D30EB">
      <w:pPr>
        <w:pStyle w:val="BT25"/>
        <w:ind w:left="2552" w:hanging="392"/>
        <w:jc w:val="both"/>
        <w:rPr>
          <w:b w:val="0"/>
          <w:bCs/>
          <w:spacing w:val="0"/>
          <w:rPrChange w:id="142" w:author="Carla Marie G. Bersales" w:date="2022-03-03T15:29:00Z">
            <w:rPr>
              <w:spacing w:val="0"/>
            </w:rPr>
          </w:rPrChange>
        </w:rPr>
        <w:pPrChange w:id="143" w:author="Carla Marie G. Bersales" w:date="2022-03-05T10:09:00Z">
          <w:pPr>
            <w:pStyle w:val="BT25"/>
          </w:pPr>
        </w:pPrChange>
      </w:pPr>
    </w:p>
    <w:p w14:paraId="58C14A6C" w14:textId="77777777" w:rsidR="00001DD5" w:rsidRPr="00A16C87" w:rsidRDefault="00001DD5" w:rsidP="002F1EA7">
      <w:pPr>
        <w:pStyle w:val="BT25"/>
        <w:rPr>
          <w:spacing w:val="0"/>
        </w:rPr>
      </w:pPr>
      <w:r w:rsidRPr="00A16C87">
        <w:rPr>
          <w:spacing w:val="0"/>
        </w:rPr>
        <w:t>5)</w:t>
      </w:r>
      <w:r w:rsidRPr="00A16C87">
        <w:rPr>
          <w:spacing w:val="0"/>
        </w:rPr>
        <w:tab/>
        <w:t>Fellow Employee</w:t>
      </w:r>
    </w:p>
    <w:p w14:paraId="0A510454" w14:textId="77777777" w:rsidR="00367C6D" w:rsidRDefault="009A787F" w:rsidP="002F1EA7">
      <w:pPr>
        <w:pStyle w:val="BT5"/>
        <w:tabs>
          <w:tab w:val="clear" w:pos="1080"/>
        </w:tabs>
        <w:ind w:left="720" w:firstLine="0"/>
      </w:pPr>
      <w:r>
        <w:t>“</w:t>
      </w:r>
      <w:r w:rsidR="00001DD5" w:rsidRPr="00A16C87">
        <w:t>Bodily injury</w:t>
      </w:r>
      <w:r>
        <w:t>”</w:t>
      </w:r>
      <w:r w:rsidR="00001DD5" w:rsidRPr="00A16C87">
        <w:t xml:space="preserve"> to </w:t>
      </w:r>
    </w:p>
    <w:p w14:paraId="611FBDFD" w14:textId="77777777" w:rsidR="00001DD5" w:rsidRDefault="00367C6D">
      <w:pPr>
        <w:pStyle w:val="BT15"/>
        <w:jc w:val="both"/>
        <w:rPr>
          <w:color w:val="000000"/>
        </w:rPr>
        <w:pPrChange w:id="144" w:author="Carla Marie G. Bersales" w:date="2022-03-03T15:31:00Z">
          <w:pPr>
            <w:pStyle w:val="BT15"/>
          </w:pPr>
        </w:pPrChange>
      </w:pPr>
      <w:r>
        <w:t>a.</w:t>
      </w:r>
      <w:r>
        <w:tab/>
        <w:t>A</w:t>
      </w:r>
      <w:r w:rsidR="00001DD5" w:rsidRPr="00A16C87">
        <w:t xml:space="preserve">ny fellow </w:t>
      </w:r>
      <w:r w:rsidR="009A787F">
        <w:t>“</w:t>
      </w:r>
      <w:r w:rsidR="00001DD5" w:rsidRPr="00A16C87">
        <w:t>employee</w:t>
      </w:r>
      <w:r w:rsidR="009A787F">
        <w:t>”</w:t>
      </w:r>
      <w:r w:rsidR="00001DD5" w:rsidRPr="00A16C87">
        <w:t xml:space="preserve"> of the </w:t>
      </w:r>
      <w:r w:rsidR="009A787F">
        <w:t>“</w:t>
      </w:r>
      <w:r w:rsidR="00001DD5" w:rsidRPr="00A16C87">
        <w:t>insured</w:t>
      </w:r>
      <w:r w:rsidR="009A787F">
        <w:t>”</w:t>
      </w:r>
      <w:r w:rsidR="00001DD5" w:rsidRPr="00A16C87">
        <w:t xml:space="preserve"> arising out of and </w:t>
      </w:r>
      <w:proofErr w:type="gramStart"/>
      <w:r w:rsidR="00001DD5" w:rsidRPr="00A16C87">
        <w:t>in the course of</w:t>
      </w:r>
      <w:proofErr w:type="gramEnd"/>
      <w:r w:rsidR="00001DD5" w:rsidRPr="00A16C87">
        <w:t xml:space="preserve"> the fellow </w:t>
      </w:r>
      <w:r w:rsidR="009A787F">
        <w:rPr>
          <w:color w:val="000000"/>
        </w:rPr>
        <w:t>“</w:t>
      </w:r>
      <w:r w:rsidR="00001DD5" w:rsidRPr="00A16C87">
        <w:rPr>
          <w:color w:val="000000"/>
        </w:rPr>
        <w:t>employee</w:t>
      </w:r>
      <w:r w:rsidR="009A787F">
        <w:rPr>
          <w:color w:val="000000"/>
        </w:rPr>
        <w:t>’</w:t>
      </w:r>
      <w:r w:rsidR="00001DD5" w:rsidRPr="00A16C87">
        <w:rPr>
          <w:color w:val="000000"/>
        </w:rPr>
        <w:t>s</w:t>
      </w:r>
      <w:r w:rsidR="009A787F">
        <w:rPr>
          <w:color w:val="000000"/>
        </w:rPr>
        <w:t>”</w:t>
      </w:r>
      <w:r w:rsidR="00001DD5" w:rsidRPr="00A16C87">
        <w:rPr>
          <w:color w:val="000000"/>
        </w:rPr>
        <w:t xml:space="preserve"> employment or while performing duties related to the conduct of your business.</w:t>
      </w:r>
    </w:p>
    <w:p w14:paraId="19C88AF3" w14:textId="0C8B5397" w:rsidR="00367C6D" w:rsidRPr="00A16C87" w:rsidRDefault="00367C6D">
      <w:pPr>
        <w:pStyle w:val="BT15"/>
        <w:jc w:val="both"/>
        <w:rPr>
          <w:color w:val="000000"/>
        </w:rPr>
        <w:pPrChange w:id="145" w:author="Carla Marie G. Bersales" w:date="2022-03-03T15:31:00Z">
          <w:pPr>
            <w:pStyle w:val="BT15"/>
          </w:pPr>
        </w:pPrChange>
      </w:pPr>
      <w:r>
        <w:rPr>
          <w:color w:val="000000"/>
        </w:rPr>
        <w:lastRenderedPageBreak/>
        <w:t>b.</w:t>
      </w:r>
      <w:r>
        <w:rPr>
          <w:color w:val="000000"/>
        </w:rPr>
        <w:tab/>
        <w:t>the spouse</w:t>
      </w:r>
      <w:r w:rsidR="009A787F">
        <w:rPr>
          <w:color w:val="000000"/>
        </w:rPr>
        <w:t>,</w:t>
      </w:r>
      <w:r>
        <w:rPr>
          <w:color w:val="000000"/>
        </w:rPr>
        <w:t xml:space="preserve"> child</w:t>
      </w:r>
      <w:r w:rsidR="009A787F">
        <w:rPr>
          <w:color w:val="000000"/>
        </w:rPr>
        <w:t>,</w:t>
      </w:r>
      <w:r>
        <w:rPr>
          <w:color w:val="000000"/>
        </w:rPr>
        <w:t xml:space="preserve"> parent</w:t>
      </w:r>
      <w:r w:rsidR="009A787F">
        <w:rPr>
          <w:color w:val="000000"/>
        </w:rPr>
        <w:t>,</w:t>
      </w:r>
      <w:r>
        <w:rPr>
          <w:color w:val="000000"/>
        </w:rPr>
        <w:t xml:space="preserve"> </w:t>
      </w:r>
      <w:del w:id="146" w:author="Asllie Ann Sablan" w:date="2021-07-29T08:59:00Z">
        <w:r w:rsidDel="0076773F">
          <w:rPr>
            <w:color w:val="000000"/>
          </w:rPr>
          <w:delText>brother</w:delText>
        </w:r>
      </w:del>
      <w:ins w:id="147" w:author="Asllie Ann Sablan" w:date="2021-07-29T08:59:00Z">
        <w:r w:rsidR="0076773F">
          <w:rPr>
            <w:color w:val="000000"/>
          </w:rPr>
          <w:t>brother,</w:t>
        </w:r>
      </w:ins>
      <w:r>
        <w:rPr>
          <w:color w:val="000000"/>
        </w:rPr>
        <w:t xml:space="preserve"> or sister of that fellow </w:t>
      </w:r>
      <w:r w:rsidR="00913686">
        <w:rPr>
          <w:color w:val="000000"/>
        </w:rPr>
        <w:t>“</w:t>
      </w:r>
      <w:r>
        <w:rPr>
          <w:color w:val="000000"/>
        </w:rPr>
        <w:t>employee</w:t>
      </w:r>
      <w:r w:rsidR="009A787F">
        <w:rPr>
          <w:color w:val="000000"/>
        </w:rPr>
        <w:t>”</w:t>
      </w:r>
      <w:r>
        <w:rPr>
          <w:color w:val="000000"/>
        </w:rPr>
        <w:t xml:space="preserve"> </w:t>
      </w:r>
      <w:proofErr w:type="gramStart"/>
      <w:r>
        <w:rPr>
          <w:color w:val="000000"/>
        </w:rPr>
        <w:t>as a consequence of</w:t>
      </w:r>
      <w:proofErr w:type="gramEnd"/>
      <w:r>
        <w:rPr>
          <w:color w:val="000000"/>
        </w:rPr>
        <w:t xml:space="preserve"> </w:t>
      </w:r>
      <w:r w:rsidR="00913686">
        <w:rPr>
          <w:color w:val="000000"/>
        </w:rPr>
        <w:t>P</w:t>
      </w:r>
      <w:r>
        <w:rPr>
          <w:color w:val="000000"/>
        </w:rPr>
        <w:t>aragraph a.</w:t>
      </w:r>
    </w:p>
    <w:p w14:paraId="3D873F4E" w14:textId="77777777" w:rsidR="00001DD5" w:rsidRPr="00A16C87" w:rsidRDefault="00001DD5">
      <w:pPr>
        <w:pStyle w:val="BT25"/>
        <w:jc w:val="both"/>
        <w:rPr>
          <w:spacing w:val="0"/>
        </w:rPr>
        <w:pPrChange w:id="148" w:author="Carla Marie G. Bersales" w:date="2022-03-03T15:31:00Z">
          <w:pPr>
            <w:pStyle w:val="BT25"/>
          </w:pPr>
        </w:pPrChange>
      </w:pPr>
      <w:r w:rsidRPr="00A16C87">
        <w:rPr>
          <w:spacing w:val="0"/>
        </w:rPr>
        <w:t>6)</w:t>
      </w:r>
      <w:r w:rsidRPr="00A16C87">
        <w:rPr>
          <w:spacing w:val="0"/>
        </w:rPr>
        <w:tab/>
        <w:t>Care</w:t>
      </w:r>
      <w:r w:rsidR="009A787F">
        <w:rPr>
          <w:spacing w:val="0"/>
        </w:rPr>
        <w:t>,</w:t>
      </w:r>
      <w:r w:rsidRPr="00A16C87">
        <w:rPr>
          <w:spacing w:val="0"/>
        </w:rPr>
        <w:t xml:space="preserve"> Custody or Control</w:t>
      </w:r>
    </w:p>
    <w:p w14:paraId="08946191" w14:textId="69ED10EF" w:rsidR="00001DD5" w:rsidRPr="00A16C87" w:rsidRDefault="009A787F">
      <w:pPr>
        <w:pStyle w:val="BT5"/>
        <w:tabs>
          <w:tab w:val="clear" w:pos="1080"/>
        </w:tabs>
        <w:ind w:left="720" w:firstLine="0"/>
        <w:jc w:val="both"/>
        <w:pPrChange w:id="149" w:author="Carla Marie G. Bersales" w:date="2022-03-03T15:31:00Z">
          <w:pPr>
            <w:pStyle w:val="BT5"/>
            <w:tabs>
              <w:tab w:val="clear" w:pos="1080"/>
            </w:tabs>
            <w:ind w:left="720" w:firstLine="0"/>
          </w:pPr>
        </w:pPrChange>
      </w:pPr>
      <w:r>
        <w:t>“</w:t>
      </w:r>
      <w:r w:rsidR="00001DD5" w:rsidRPr="00A16C87">
        <w:t>Property damage</w:t>
      </w:r>
      <w:r>
        <w:t>”</w:t>
      </w:r>
      <w:r w:rsidR="00001DD5" w:rsidRPr="00A16C87">
        <w:t xml:space="preserve"> to or </w:t>
      </w:r>
      <w:r>
        <w:t>“</w:t>
      </w:r>
      <w:r w:rsidR="00001DD5" w:rsidRPr="00A16C87">
        <w:t xml:space="preserve">covered pollution cost or </w:t>
      </w:r>
      <w:r>
        <w:t>“</w:t>
      </w:r>
      <w:r w:rsidR="00001DD5" w:rsidRPr="00A16C87">
        <w:t xml:space="preserve">involving property owned or transported by the </w:t>
      </w:r>
      <w:r>
        <w:t>“</w:t>
      </w:r>
      <w:r w:rsidR="00001DD5" w:rsidRPr="00A16C87">
        <w:t>insured</w:t>
      </w:r>
      <w:r>
        <w:t>”</w:t>
      </w:r>
      <w:r w:rsidR="00001DD5" w:rsidRPr="00A16C87">
        <w:t xml:space="preserve"> or in the </w:t>
      </w:r>
      <w:r>
        <w:t>“</w:t>
      </w:r>
      <w:r w:rsidR="00001DD5" w:rsidRPr="00A16C87">
        <w:t>insured</w:t>
      </w:r>
      <w:r>
        <w:t>’</w:t>
      </w:r>
      <w:r w:rsidR="00001DD5" w:rsidRPr="00A16C87">
        <w:t>s</w:t>
      </w:r>
      <w:r>
        <w:t>”</w:t>
      </w:r>
      <w:r w:rsidR="00001DD5" w:rsidRPr="00A16C87">
        <w:t xml:space="preserve"> care</w:t>
      </w:r>
      <w:r>
        <w:t>,</w:t>
      </w:r>
      <w:r w:rsidR="00001DD5" w:rsidRPr="00A16C87">
        <w:t xml:space="preserve"> </w:t>
      </w:r>
      <w:del w:id="150" w:author="Asllie Ann Sablan" w:date="2021-07-29T09:00:00Z">
        <w:r w:rsidR="00001DD5" w:rsidRPr="00A16C87" w:rsidDel="0076773F">
          <w:delText>custody</w:delText>
        </w:r>
      </w:del>
      <w:ins w:id="151" w:author="Asllie Ann Sablan" w:date="2021-07-29T09:00:00Z">
        <w:r w:rsidR="0076773F" w:rsidRPr="00A16C87">
          <w:t>custody,</w:t>
        </w:r>
      </w:ins>
      <w:r w:rsidR="00001DD5" w:rsidRPr="00A16C87">
        <w:t xml:space="preserve"> or control.</w:t>
      </w:r>
    </w:p>
    <w:p w14:paraId="3F6F9D11" w14:textId="77777777" w:rsidR="00001DD5" w:rsidRPr="00A16C87" w:rsidRDefault="00001DD5">
      <w:pPr>
        <w:pStyle w:val="BT25"/>
        <w:jc w:val="both"/>
        <w:rPr>
          <w:spacing w:val="0"/>
        </w:rPr>
        <w:pPrChange w:id="152" w:author="Carla Marie G. Bersales" w:date="2022-03-03T15:31:00Z">
          <w:pPr>
            <w:pStyle w:val="BT25"/>
          </w:pPr>
        </w:pPrChange>
      </w:pPr>
      <w:r w:rsidRPr="00A16C87">
        <w:rPr>
          <w:spacing w:val="0"/>
        </w:rPr>
        <w:t>7)</w:t>
      </w:r>
      <w:r w:rsidRPr="00A16C87">
        <w:rPr>
          <w:spacing w:val="0"/>
        </w:rPr>
        <w:tab/>
        <w:t>Handling of Property</w:t>
      </w:r>
    </w:p>
    <w:p w14:paraId="37E96127" w14:textId="77777777" w:rsidR="00001DD5" w:rsidRPr="00A16C87" w:rsidRDefault="009A787F">
      <w:pPr>
        <w:pStyle w:val="BT5"/>
        <w:tabs>
          <w:tab w:val="clear" w:pos="1080"/>
        </w:tabs>
        <w:ind w:left="720" w:firstLine="0"/>
        <w:jc w:val="both"/>
        <w:pPrChange w:id="153" w:author="Carla Marie G. Bersales" w:date="2022-03-03T15:31:00Z">
          <w:pPr>
            <w:pStyle w:val="BT5"/>
            <w:tabs>
              <w:tab w:val="clear" w:pos="1080"/>
            </w:tabs>
            <w:ind w:left="720" w:firstLine="0"/>
          </w:pPr>
        </w:pPrChange>
      </w:pPr>
      <w:r>
        <w:t>“</w:t>
      </w:r>
      <w:r w:rsidR="00001DD5" w:rsidRPr="00A16C87">
        <w:t>Bodily injury</w:t>
      </w:r>
      <w:r>
        <w:t>”</w:t>
      </w:r>
      <w:r w:rsidR="00001DD5" w:rsidRPr="00A16C87">
        <w:t xml:space="preserve"> or </w:t>
      </w:r>
      <w:r>
        <w:t>“</w:t>
      </w:r>
      <w:r w:rsidR="00001DD5" w:rsidRPr="00A16C87">
        <w:t>property damage</w:t>
      </w:r>
      <w:r>
        <w:t>”</w:t>
      </w:r>
      <w:r w:rsidR="00001DD5" w:rsidRPr="00A16C87">
        <w:t xml:space="preserve"> resulting from the handling of property:</w:t>
      </w:r>
    </w:p>
    <w:p w14:paraId="0F40F60E" w14:textId="20EAB47D" w:rsidR="00001DD5" w:rsidRPr="00A16C87" w:rsidRDefault="00001DD5" w:rsidP="000903DD">
      <w:pPr>
        <w:pStyle w:val="BT10"/>
        <w:numPr>
          <w:ilvl w:val="0"/>
          <w:numId w:val="40"/>
        </w:numPr>
        <w:ind w:hanging="240"/>
        <w:jc w:val="both"/>
        <w:pPrChange w:id="154" w:author="Carla Marie G. Bersales" w:date="2022-03-05T10:10:00Z">
          <w:pPr>
            <w:pStyle w:val="BT10"/>
          </w:pPr>
        </w:pPrChange>
      </w:pPr>
      <w:del w:id="155" w:author="Carla Marie G. Bersales" w:date="2022-03-03T15:32:00Z">
        <w:r w:rsidRPr="00A16C87" w:rsidDel="00985304">
          <w:delText>i.</w:delText>
        </w:r>
        <w:r w:rsidRPr="00A16C87" w:rsidDel="00985304">
          <w:tab/>
        </w:r>
      </w:del>
      <w:r w:rsidRPr="00A16C87">
        <w:t xml:space="preserve">Before it is moved from the place where it is accepted by the </w:t>
      </w:r>
      <w:r w:rsidR="009A787F">
        <w:t>“</w:t>
      </w:r>
      <w:r w:rsidRPr="00A16C87">
        <w:t>insured</w:t>
      </w:r>
      <w:r w:rsidR="009A787F">
        <w:t>”</w:t>
      </w:r>
      <w:r w:rsidRPr="00A16C87">
        <w:t xml:space="preserve"> for movement into or onto the </w:t>
      </w:r>
      <w:r w:rsidR="009A787F">
        <w:t>“</w:t>
      </w:r>
      <w:r w:rsidRPr="00A16C87">
        <w:t>covered auto</w:t>
      </w:r>
      <w:r w:rsidR="009A787F">
        <w:t>”</w:t>
      </w:r>
      <w:r w:rsidRPr="00A16C87">
        <w:t>; or</w:t>
      </w:r>
    </w:p>
    <w:p w14:paraId="4A2C253E" w14:textId="77777777" w:rsidR="00001DD5" w:rsidRPr="00A16C87" w:rsidRDefault="00001DD5">
      <w:pPr>
        <w:pStyle w:val="BT10"/>
        <w:jc w:val="both"/>
        <w:pPrChange w:id="156" w:author="Carla Marie G. Bersales" w:date="2022-03-03T15:31:00Z">
          <w:pPr>
            <w:pStyle w:val="BT10"/>
          </w:pPr>
        </w:pPrChange>
      </w:pPr>
      <w:r w:rsidRPr="00A16C87">
        <w:t>ii.</w:t>
      </w:r>
      <w:r w:rsidRPr="00A16C87">
        <w:tab/>
        <w:t xml:space="preserve">After it is move from the </w:t>
      </w:r>
      <w:r w:rsidR="009A787F">
        <w:t>“</w:t>
      </w:r>
      <w:r w:rsidRPr="00A16C87">
        <w:t xml:space="preserve">covered auto: to the place where it is finally delivered by the </w:t>
      </w:r>
      <w:r w:rsidR="009A787F">
        <w:t>“</w:t>
      </w:r>
      <w:r w:rsidRPr="00A16C87">
        <w:t>insured</w:t>
      </w:r>
      <w:r w:rsidR="009A787F">
        <w:t>”</w:t>
      </w:r>
      <w:r w:rsidRPr="00A16C87">
        <w:t>.</w:t>
      </w:r>
    </w:p>
    <w:p w14:paraId="1A9D912B" w14:textId="77777777" w:rsidR="00001DD5" w:rsidRPr="00A16C87" w:rsidRDefault="00001DD5" w:rsidP="002F1EA7">
      <w:pPr>
        <w:pStyle w:val="BT25"/>
        <w:rPr>
          <w:spacing w:val="0"/>
        </w:rPr>
      </w:pPr>
      <w:r w:rsidRPr="00A16C87">
        <w:rPr>
          <w:spacing w:val="0"/>
        </w:rPr>
        <w:t>8)</w:t>
      </w:r>
      <w:r w:rsidRPr="00A16C87">
        <w:rPr>
          <w:spacing w:val="0"/>
        </w:rPr>
        <w:tab/>
        <w:t>Movement of Property by Mechanical Device</w:t>
      </w:r>
    </w:p>
    <w:p w14:paraId="29D6E9B3" w14:textId="77777777" w:rsidR="00001DD5" w:rsidRPr="00A16C87" w:rsidRDefault="009A787F">
      <w:pPr>
        <w:pStyle w:val="BT5"/>
        <w:jc w:val="both"/>
        <w:pPrChange w:id="157" w:author="Carla Marie G. Bersales" w:date="2022-03-03T15:31:00Z">
          <w:pPr>
            <w:pStyle w:val="BT5"/>
          </w:pPr>
        </w:pPrChange>
      </w:pPr>
      <w:r>
        <w:t>“</w:t>
      </w:r>
      <w:r w:rsidR="00001DD5" w:rsidRPr="00A16C87">
        <w:t>Bodily injury</w:t>
      </w:r>
      <w:r>
        <w:t>”</w:t>
      </w:r>
      <w:r w:rsidR="00001DD5" w:rsidRPr="00A16C87">
        <w:t xml:space="preserve"> or </w:t>
      </w:r>
      <w:r>
        <w:t>“</w:t>
      </w:r>
      <w:r w:rsidR="00001DD5" w:rsidRPr="00A16C87">
        <w:t>property damage</w:t>
      </w:r>
      <w:r>
        <w:t>”</w:t>
      </w:r>
      <w:r w:rsidR="00001DD5" w:rsidRPr="00A16C87">
        <w:t xml:space="preserve"> resulting from the movement of property by a mechanical device.</w:t>
      </w:r>
    </w:p>
    <w:p w14:paraId="34D05204" w14:textId="77777777" w:rsidR="00001DD5" w:rsidRPr="00A16C87" w:rsidRDefault="00001DD5">
      <w:pPr>
        <w:pStyle w:val="BT25"/>
        <w:jc w:val="both"/>
        <w:rPr>
          <w:spacing w:val="0"/>
        </w:rPr>
        <w:pPrChange w:id="158" w:author="Carla Marie G. Bersales" w:date="2022-03-03T15:31:00Z">
          <w:pPr>
            <w:pStyle w:val="BT25"/>
          </w:pPr>
        </w:pPrChange>
      </w:pPr>
      <w:r w:rsidRPr="00A16C87">
        <w:rPr>
          <w:spacing w:val="0"/>
        </w:rPr>
        <w:t>9)</w:t>
      </w:r>
      <w:r w:rsidRPr="00A16C87">
        <w:rPr>
          <w:spacing w:val="0"/>
        </w:rPr>
        <w:tab/>
        <w:t>Operations</w:t>
      </w:r>
    </w:p>
    <w:p w14:paraId="36E74310" w14:textId="77777777" w:rsidR="00001DD5" w:rsidRPr="00A16C87" w:rsidRDefault="009A787F">
      <w:pPr>
        <w:pStyle w:val="BT5"/>
        <w:jc w:val="both"/>
        <w:pPrChange w:id="159" w:author="Carla Marie G. Bersales" w:date="2022-03-03T15:31:00Z">
          <w:pPr>
            <w:pStyle w:val="BT5"/>
          </w:pPr>
        </w:pPrChange>
      </w:pPr>
      <w:r>
        <w:t>“</w:t>
      </w:r>
      <w:r w:rsidR="00001DD5" w:rsidRPr="00A16C87">
        <w:t>Bodily injury</w:t>
      </w:r>
      <w:r>
        <w:t>”</w:t>
      </w:r>
      <w:r w:rsidR="00001DD5" w:rsidRPr="00A16C87">
        <w:t xml:space="preserve"> or </w:t>
      </w:r>
      <w:r>
        <w:t>“</w:t>
      </w:r>
      <w:r w:rsidR="00001DD5" w:rsidRPr="00A16C87">
        <w:t>property damage</w:t>
      </w:r>
      <w:r>
        <w:t>”</w:t>
      </w:r>
      <w:r w:rsidR="00001DD5" w:rsidRPr="00A16C87">
        <w:t xml:space="preserve"> arising out of the operations of:</w:t>
      </w:r>
    </w:p>
    <w:p w14:paraId="61048DF5" w14:textId="1B2C25C5" w:rsidR="00001DD5" w:rsidRPr="00A16C87" w:rsidRDefault="00001DD5" w:rsidP="000903DD">
      <w:pPr>
        <w:pStyle w:val="BT10"/>
        <w:numPr>
          <w:ilvl w:val="0"/>
          <w:numId w:val="37"/>
        </w:numPr>
        <w:ind w:hanging="240"/>
        <w:jc w:val="both"/>
        <w:pPrChange w:id="160" w:author="Carla Marie G. Bersales" w:date="2022-03-05T10:10:00Z">
          <w:pPr>
            <w:pStyle w:val="BT10"/>
          </w:pPr>
        </w:pPrChange>
      </w:pPr>
      <w:del w:id="161" w:author="Carla Marie G. Bersales" w:date="2022-03-03T15:32:00Z">
        <w:r w:rsidRPr="00A16C87" w:rsidDel="00985304">
          <w:rPr>
            <w:rFonts w:ascii="Arial" w:hAnsi="Arial"/>
            <w:sz w:val="17"/>
          </w:rPr>
          <w:delText>i.</w:delText>
        </w:r>
        <w:r w:rsidRPr="00A16C87" w:rsidDel="00985304">
          <w:rPr>
            <w:rFonts w:ascii="Arial" w:hAnsi="Arial"/>
            <w:sz w:val="17"/>
          </w:rPr>
          <w:tab/>
        </w:r>
      </w:del>
      <w:r w:rsidRPr="00A16C87">
        <w:t xml:space="preserve">Any </w:t>
      </w:r>
      <w:r w:rsidR="009A787F">
        <w:t>“</w:t>
      </w:r>
      <w:r w:rsidR="00675C81" w:rsidRPr="00A16C87">
        <w:t>Mobile E</w:t>
      </w:r>
      <w:r w:rsidRPr="00A16C87">
        <w:t>quipment</w:t>
      </w:r>
      <w:r w:rsidR="009A787F">
        <w:t>”</w:t>
      </w:r>
    </w:p>
    <w:p w14:paraId="06C6E558" w14:textId="77777777" w:rsidR="00001DD5" w:rsidRPr="00A16C87" w:rsidRDefault="00001DD5">
      <w:pPr>
        <w:pStyle w:val="BT10"/>
        <w:jc w:val="both"/>
        <w:pPrChange w:id="162" w:author="Carla Marie G. Bersales" w:date="2022-03-03T15:31:00Z">
          <w:pPr>
            <w:pStyle w:val="BT10"/>
          </w:pPr>
        </w:pPrChange>
      </w:pPr>
      <w:r w:rsidRPr="00A16C87">
        <w:rPr>
          <w:rFonts w:ascii="Arial" w:hAnsi="Arial"/>
          <w:sz w:val="17"/>
        </w:rPr>
        <w:t>ii.</w:t>
      </w:r>
      <w:r w:rsidRPr="00A16C87">
        <w:rPr>
          <w:rFonts w:ascii="Arial" w:hAnsi="Arial"/>
          <w:sz w:val="17"/>
        </w:rPr>
        <w:tab/>
      </w:r>
      <w:r w:rsidRPr="00A16C87">
        <w:t xml:space="preserve">Machinery or equipment that is on or attached to or part of the </w:t>
      </w:r>
      <w:r w:rsidR="009A787F">
        <w:t>“</w:t>
      </w:r>
      <w:r w:rsidRPr="00A16C87">
        <w:t>covered auto</w:t>
      </w:r>
      <w:r w:rsidR="009A787F">
        <w:t>”</w:t>
      </w:r>
      <w:r w:rsidRPr="00A16C87">
        <w:t>.</w:t>
      </w:r>
    </w:p>
    <w:p w14:paraId="175925AE" w14:textId="77777777" w:rsidR="00001DD5" w:rsidRPr="00A16C87" w:rsidRDefault="00001DD5" w:rsidP="002F1EA7">
      <w:pPr>
        <w:pStyle w:val="BT25"/>
        <w:rPr>
          <w:spacing w:val="0"/>
        </w:rPr>
      </w:pPr>
      <w:r w:rsidRPr="00A16C87">
        <w:rPr>
          <w:spacing w:val="0"/>
        </w:rPr>
        <w:t>10)</w:t>
      </w:r>
      <w:r w:rsidRPr="00A16C87">
        <w:rPr>
          <w:spacing w:val="0"/>
        </w:rPr>
        <w:tab/>
        <w:t>Completed Operations</w:t>
      </w:r>
    </w:p>
    <w:p w14:paraId="52074D57" w14:textId="77777777" w:rsidR="00001DD5" w:rsidRPr="00A16C87" w:rsidRDefault="009A787F">
      <w:pPr>
        <w:pStyle w:val="BT5"/>
        <w:tabs>
          <w:tab w:val="clear" w:pos="1080"/>
        </w:tabs>
        <w:ind w:left="720" w:firstLine="0"/>
        <w:jc w:val="both"/>
        <w:rPr>
          <w:color w:val="000000"/>
        </w:rPr>
        <w:pPrChange w:id="163" w:author="Carla Marie G. Bersales" w:date="2022-03-03T15:31:00Z">
          <w:pPr>
            <w:pStyle w:val="BT5"/>
            <w:tabs>
              <w:tab w:val="clear" w:pos="1080"/>
            </w:tabs>
            <w:ind w:left="720" w:firstLine="0"/>
          </w:pPr>
        </w:pPrChange>
      </w:pPr>
      <w:r>
        <w:t>“</w:t>
      </w:r>
      <w:r w:rsidR="00001DD5" w:rsidRPr="00A16C87">
        <w:t>Bodily injury</w:t>
      </w:r>
      <w:r>
        <w:t>”</w:t>
      </w:r>
      <w:r w:rsidR="00001DD5" w:rsidRPr="00A16C87">
        <w:t xml:space="preserve"> or </w:t>
      </w:r>
      <w:r>
        <w:t>“</w:t>
      </w:r>
      <w:r w:rsidR="00001DD5" w:rsidRPr="00A16C87">
        <w:t>property damage</w:t>
      </w:r>
      <w:r>
        <w:t>”</w:t>
      </w:r>
      <w:r w:rsidR="00001DD5" w:rsidRPr="00A16C87">
        <w:t xml:space="preserve"> arising out of your work after that work has been completed or </w:t>
      </w:r>
      <w:r w:rsidR="00001DD5" w:rsidRPr="00A16C87">
        <w:rPr>
          <w:color w:val="000000"/>
        </w:rPr>
        <w:t>abandoned.</w:t>
      </w:r>
    </w:p>
    <w:p w14:paraId="7D2EE73B" w14:textId="77777777" w:rsidR="00001DD5" w:rsidRPr="00A16C87" w:rsidRDefault="00001DD5">
      <w:pPr>
        <w:pStyle w:val="BT5"/>
        <w:jc w:val="both"/>
        <w:pPrChange w:id="164" w:author="Carla Marie G. Bersales" w:date="2022-03-03T15:31:00Z">
          <w:pPr>
            <w:pStyle w:val="BT5"/>
          </w:pPr>
        </w:pPrChange>
      </w:pPr>
      <w:r w:rsidRPr="00A16C87">
        <w:t>In this exclusion your work means:</w:t>
      </w:r>
    </w:p>
    <w:p w14:paraId="0B69C077" w14:textId="163B6E9D" w:rsidR="00001DD5" w:rsidRPr="00A16C87" w:rsidRDefault="00001DD5" w:rsidP="005F2B93">
      <w:pPr>
        <w:pStyle w:val="BT10"/>
        <w:numPr>
          <w:ilvl w:val="0"/>
          <w:numId w:val="38"/>
        </w:numPr>
        <w:tabs>
          <w:tab w:val="clear" w:pos="1800"/>
        </w:tabs>
        <w:ind w:hanging="240"/>
        <w:jc w:val="both"/>
        <w:pPrChange w:id="165" w:author="Carla Marie G. Bersales" w:date="2022-03-05T10:10:00Z">
          <w:pPr>
            <w:pStyle w:val="BT10"/>
          </w:pPr>
        </w:pPrChange>
      </w:pPr>
      <w:del w:id="166" w:author="Carla Marie G. Bersales" w:date="2022-03-03T15:32:00Z">
        <w:r w:rsidRPr="00A16C87" w:rsidDel="00985304">
          <w:rPr>
            <w:rFonts w:ascii="Arial" w:hAnsi="Arial"/>
            <w:sz w:val="17"/>
          </w:rPr>
          <w:delText>i.</w:delText>
        </w:r>
        <w:r w:rsidRPr="00A16C87" w:rsidDel="00985304">
          <w:rPr>
            <w:rFonts w:ascii="Arial" w:hAnsi="Arial"/>
            <w:sz w:val="17"/>
          </w:rPr>
          <w:tab/>
        </w:r>
      </w:del>
      <w:r w:rsidRPr="00A16C87">
        <w:t>Work or operations performed by you or your behalf</w:t>
      </w:r>
      <w:r w:rsidR="009A787F">
        <w:t>,</w:t>
      </w:r>
      <w:r w:rsidRPr="00A16C87">
        <w:t xml:space="preserve"> and</w:t>
      </w:r>
    </w:p>
    <w:p w14:paraId="73095CC9" w14:textId="634853DE" w:rsidR="00001DD5" w:rsidRPr="00A16C87" w:rsidRDefault="00001DD5">
      <w:pPr>
        <w:pStyle w:val="BT10"/>
        <w:jc w:val="both"/>
        <w:pPrChange w:id="167" w:author="Carla Marie G. Bersales" w:date="2022-03-03T15:31:00Z">
          <w:pPr>
            <w:pStyle w:val="BT10"/>
          </w:pPr>
        </w:pPrChange>
      </w:pPr>
      <w:r w:rsidRPr="00A16C87">
        <w:rPr>
          <w:rFonts w:ascii="Arial" w:hAnsi="Arial"/>
          <w:sz w:val="17"/>
        </w:rPr>
        <w:t>ii.</w:t>
      </w:r>
      <w:r w:rsidRPr="00A16C87">
        <w:rPr>
          <w:rFonts w:ascii="Arial" w:hAnsi="Arial"/>
          <w:sz w:val="17"/>
        </w:rPr>
        <w:tab/>
      </w:r>
      <w:r w:rsidRPr="00A16C87">
        <w:t>Materials</w:t>
      </w:r>
      <w:r w:rsidR="009A787F">
        <w:t>,</w:t>
      </w:r>
      <w:r w:rsidRPr="00A16C87">
        <w:t xml:space="preserve"> </w:t>
      </w:r>
      <w:del w:id="168" w:author="Asllie Ann Sablan" w:date="2021-07-29T09:00:00Z">
        <w:r w:rsidRPr="00A16C87" w:rsidDel="0076773F">
          <w:delText>parts</w:delText>
        </w:r>
      </w:del>
      <w:ins w:id="169" w:author="Asllie Ann Sablan" w:date="2021-07-29T09:00:00Z">
        <w:r w:rsidR="0076773F" w:rsidRPr="00A16C87">
          <w:t>parts,</w:t>
        </w:r>
      </w:ins>
      <w:r w:rsidRPr="00A16C87">
        <w:t xml:space="preserve"> or equipment furnished in connection with such work or operations.</w:t>
      </w:r>
    </w:p>
    <w:p w14:paraId="493976C4" w14:textId="4DD2138D" w:rsidR="00001DD5" w:rsidRPr="00A16C87" w:rsidRDefault="00001DD5">
      <w:pPr>
        <w:pStyle w:val="BT5"/>
        <w:tabs>
          <w:tab w:val="clear" w:pos="1080"/>
        </w:tabs>
        <w:ind w:left="720" w:firstLine="0"/>
        <w:jc w:val="both"/>
        <w:pPrChange w:id="170" w:author="Carla Marie G. Bersales" w:date="2022-03-03T15:31:00Z">
          <w:pPr>
            <w:pStyle w:val="BT5"/>
            <w:tabs>
              <w:tab w:val="clear" w:pos="1080"/>
            </w:tabs>
            <w:ind w:left="720" w:firstLine="0"/>
          </w:pPr>
        </w:pPrChange>
      </w:pPr>
      <w:r w:rsidRPr="00A16C87">
        <w:t>Your work includes warranties or representations made at any time with respect to the fitness</w:t>
      </w:r>
      <w:r w:rsidR="009A787F">
        <w:t>,</w:t>
      </w:r>
      <w:r w:rsidRPr="00A16C87">
        <w:t xml:space="preserve"> quality</w:t>
      </w:r>
      <w:r w:rsidR="009A787F">
        <w:t>,</w:t>
      </w:r>
      <w:r w:rsidRPr="00A16C87">
        <w:t xml:space="preserve"> </w:t>
      </w:r>
      <w:del w:id="171" w:author="Asllie Ann Sablan" w:date="2021-07-29T09:00:00Z">
        <w:r w:rsidRPr="00A16C87" w:rsidDel="0076773F">
          <w:delText>durability</w:delText>
        </w:r>
      </w:del>
      <w:ins w:id="172" w:author="Asllie Ann Sablan" w:date="2021-07-29T09:00:00Z">
        <w:r w:rsidR="0076773F" w:rsidRPr="00A16C87">
          <w:t>durability,</w:t>
        </w:r>
      </w:ins>
      <w:r w:rsidRPr="00A16C87">
        <w:t xml:space="preserve"> or performance of any of the items included in Paragraph a. or b. above.</w:t>
      </w:r>
    </w:p>
    <w:p w14:paraId="3C8E1ED6" w14:textId="01A6114C" w:rsidR="00001DD5" w:rsidRPr="00A16C87" w:rsidRDefault="00001DD5">
      <w:pPr>
        <w:pStyle w:val="BT5"/>
        <w:tabs>
          <w:tab w:val="clear" w:pos="1080"/>
        </w:tabs>
        <w:ind w:left="720" w:firstLine="0"/>
        <w:jc w:val="both"/>
        <w:pPrChange w:id="173" w:author="Carla Marie G. Bersales" w:date="2022-03-03T15:31:00Z">
          <w:pPr>
            <w:pStyle w:val="BT5"/>
            <w:tabs>
              <w:tab w:val="clear" w:pos="1080"/>
            </w:tabs>
            <w:ind w:left="720" w:firstLine="0"/>
          </w:pPr>
        </w:pPrChange>
      </w:pPr>
      <w:r w:rsidRPr="00A16C87">
        <w:t xml:space="preserve">Your work will be deemed completed when </w:t>
      </w:r>
      <w:proofErr w:type="gramStart"/>
      <w:r w:rsidRPr="00A16C87">
        <w:t>all of</w:t>
      </w:r>
      <w:proofErr w:type="gramEnd"/>
      <w:r w:rsidRPr="00A16C87">
        <w:t xml:space="preserve"> the work called for in your contract has been completed. Work may need service</w:t>
      </w:r>
      <w:r w:rsidR="009A787F">
        <w:t>,</w:t>
      </w:r>
      <w:r w:rsidRPr="00A16C87">
        <w:t xml:space="preserve"> </w:t>
      </w:r>
      <w:del w:id="174" w:author="Carla Marie G. Bersales" w:date="2022-03-03T15:31:00Z">
        <w:r w:rsidRPr="00A16C87" w:rsidDel="0069451A">
          <w:delText>maintenance</w:delText>
        </w:r>
      </w:del>
      <w:ins w:id="175" w:author="Carla Marie G. Bersales" w:date="2022-03-03T15:31:00Z">
        <w:r w:rsidR="0069451A" w:rsidRPr="00A16C87">
          <w:t>maintenance,</w:t>
        </w:r>
      </w:ins>
      <w:r w:rsidRPr="00A16C87">
        <w:t xml:space="preserve"> or correction</w:t>
      </w:r>
      <w:r w:rsidR="009A787F">
        <w:t>,</w:t>
      </w:r>
      <w:r w:rsidRPr="00A16C87">
        <w:t xml:space="preserve"> </w:t>
      </w:r>
      <w:del w:id="176" w:author="Asllie Ann Sablan" w:date="2021-07-29T09:01:00Z">
        <w:r w:rsidRPr="00A16C87" w:rsidDel="0076773F">
          <w:delText>repair</w:delText>
        </w:r>
      </w:del>
      <w:ins w:id="177" w:author="Asllie Ann Sablan" w:date="2021-07-29T09:01:00Z">
        <w:r w:rsidR="0076773F" w:rsidRPr="00A16C87">
          <w:t>repair,</w:t>
        </w:r>
      </w:ins>
      <w:r w:rsidRPr="00A16C87">
        <w:t xml:space="preserve"> or replacement but which is otherwise complete</w:t>
      </w:r>
      <w:r w:rsidR="009A787F">
        <w:t>,</w:t>
      </w:r>
      <w:r w:rsidRPr="00A16C87">
        <w:t xml:space="preserve"> will be treated as completed.</w:t>
      </w:r>
    </w:p>
    <w:p w14:paraId="3341C538" w14:textId="77777777" w:rsidR="00001DD5" w:rsidRPr="00A16C87" w:rsidRDefault="00001DD5" w:rsidP="002F1EA7">
      <w:pPr>
        <w:pStyle w:val="BT25"/>
        <w:rPr>
          <w:spacing w:val="0"/>
        </w:rPr>
      </w:pPr>
      <w:r w:rsidRPr="00A16C87">
        <w:rPr>
          <w:spacing w:val="0"/>
        </w:rPr>
        <w:lastRenderedPageBreak/>
        <w:t>11)</w:t>
      </w:r>
      <w:r w:rsidRPr="00A16C87">
        <w:rPr>
          <w:spacing w:val="0"/>
        </w:rPr>
        <w:tab/>
        <w:t>Pollution</w:t>
      </w:r>
    </w:p>
    <w:p w14:paraId="7D37C823" w14:textId="77777777" w:rsidR="00001DD5" w:rsidRDefault="009A787F">
      <w:pPr>
        <w:pStyle w:val="BT5"/>
        <w:tabs>
          <w:tab w:val="clear" w:pos="1080"/>
        </w:tabs>
        <w:ind w:left="720" w:firstLine="0"/>
        <w:jc w:val="both"/>
        <w:rPr>
          <w:color w:val="000000"/>
        </w:rPr>
        <w:pPrChange w:id="178" w:author="Carla Marie G. Bersales" w:date="2022-03-03T15:31:00Z">
          <w:pPr>
            <w:pStyle w:val="BT5"/>
            <w:tabs>
              <w:tab w:val="clear" w:pos="1080"/>
            </w:tabs>
            <w:ind w:left="720" w:firstLine="0"/>
          </w:pPr>
        </w:pPrChange>
      </w:pPr>
      <w:r>
        <w:t>“</w:t>
      </w:r>
      <w:r w:rsidR="00001DD5" w:rsidRPr="00A16C87">
        <w:t>Bodily injury</w:t>
      </w:r>
      <w:r>
        <w:t>”</w:t>
      </w:r>
      <w:r w:rsidR="00001DD5" w:rsidRPr="00A16C87">
        <w:t xml:space="preserve"> or </w:t>
      </w:r>
      <w:r>
        <w:t>“</w:t>
      </w:r>
      <w:r w:rsidR="00001DD5" w:rsidRPr="00A16C87">
        <w:t>property damage</w:t>
      </w:r>
      <w:r>
        <w:t>”</w:t>
      </w:r>
      <w:r w:rsidR="00001DD5" w:rsidRPr="00A16C87">
        <w:t xml:space="preserve"> arising out of the actual</w:t>
      </w:r>
      <w:r>
        <w:t>,</w:t>
      </w:r>
      <w:r w:rsidR="00001DD5" w:rsidRPr="00A16C87">
        <w:t xml:space="preserve"> alleged or threatened discharge</w:t>
      </w:r>
      <w:r>
        <w:t>,</w:t>
      </w:r>
      <w:r w:rsidR="00001DD5" w:rsidRPr="00A16C87">
        <w:t xml:space="preserve"> dispersal</w:t>
      </w:r>
      <w:r>
        <w:t>,</w:t>
      </w:r>
      <w:r w:rsidR="00001DD5" w:rsidRPr="00A16C87">
        <w:t xml:space="preserve"> </w:t>
      </w:r>
      <w:r w:rsidR="00001DD5" w:rsidRPr="00A16C87">
        <w:rPr>
          <w:color w:val="000000"/>
        </w:rPr>
        <w:t>seepage</w:t>
      </w:r>
      <w:r>
        <w:rPr>
          <w:color w:val="000000"/>
        </w:rPr>
        <w:t>,</w:t>
      </w:r>
      <w:r w:rsidR="00001DD5" w:rsidRPr="00A16C87">
        <w:rPr>
          <w:color w:val="000000"/>
        </w:rPr>
        <w:t xml:space="preserve"> migration</w:t>
      </w:r>
      <w:r>
        <w:rPr>
          <w:color w:val="000000"/>
        </w:rPr>
        <w:t>,</w:t>
      </w:r>
      <w:r w:rsidR="00001DD5" w:rsidRPr="00A16C87">
        <w:rPr>
          <w:color w:val="000000"/>
        </w:rPr>
        <w:t xml:space="preserve"> release or escape of </w:t>
      </w:r>
      <w:r>
        <w:rPr>
          <w:color w:val="000000"/>
        </w:rPr>
        <w:t>“</w:t>
      </w:r>
      <w:r w:rsidR="00001DD5" w:rsidRPr="00A16C87">
        <w:rPr>
          <w:color w:val="000000"/>
        </w:rPr>
        <w:t>pollutants</w:t>
      </w:r>
      <w:r>
        <w:rPr>
          <w:color w:val="000000"/>
        </w:rPr>
        <w:t>”</w:t>
      </w:r>
      <w:r w:rsidR="00367C6D">
        <w:rPr>
          <w:color w:val="000000"/>
        </w:rPr>
        <w:t>.</w:t>
      </w:r>
    </w:p>
    <w:p w14:paraId="6005DBE7" w14:textId="77777777" w:rsidR="0003117A" w:rsidRPr="0003117A" w:rsidRDefault="0003117A">
      <w:pPr>
        <w:pStyle w:val="BT5"/>
        <w:ind w:left="720" w:firstLine="0"/>
        <w:jc w:val="both"/>
        <w:pPrChange w:id="179" w:author="Carla Marie G. Bersales" w:date="2022-03-03T15:31:00Z">
          <w:pPr>
            <w:pStyle w:val="BT5"/>
            <w:ind w:left="720" w:firstLine="0"/>
          </w:pPr>
        </w:pPrChange>
      </w:pPr>
      <w:r w:rsidRPr="0003117A">
        <w:rPr>
          <w:b/>
        </w:rPr>
        <w:t>a.</w:t>
      </w:r>
      <w:r w:rsidRPr="0003117A">
        <w:tab/>
        <w:t>That are</w:t>
      </w:r>
      <w:r w:rsidR="009A787F">
        <w:t>,</w:t>
      </w:r>
      <w:r w:rsidRPr="0003117A">
        <w:t xml:space="preserve"> or that are contained in any property that is:</w:t>
      </w:r>
    </w:p>
    <w:p w14:paraId="5BD20A0D" w14:textId="77777777" w:rsidR="0003117A" w:rsidRPr="0003117A" w:rsidRDefault="0003117A">
      <w:pPr>
        <w:spacing w:after="240"/>
        <w:ind w:left="1440" w:hanging="360"/>
        <w:jc w:val="both"/>
        <w:rPr>
          <w:szCs w:val="20"/>
        </w:rPr>
        <w:pPrChange w:id="180" w:author="Carla Marie G. Bersales" w:date="2022-03-03T15:31:00Z">
          <w:pPr>
            <w:spacing w:after="240"/>
            <w:ind w:left="1440" w:hanging="360"/>
          </w:pPr>
        </w:pPrChange>
      </w:pPr>
      <w:r w:rsidRPr="0003117A">
        <w:rPr>
          <w:b/>
          <w:szCs w:val="20"/>
        </w:rPr>
        <w:t>(1)</w:t>
      </w:r>
      <w:r w:rsidRPr="0003117A">
        <w:rPr>
          <w:szCs w:val="20"/>
        </w:rPr>
        <w:tab/>
        <w:t>Being transported or towed by</w:t>
      </w:r>
      <w:r w:rsidR="009A787F">
        <w:rPr>
          <w:szCs w:val="20"/>
        </w:rPr>
        <w:t>,</w:t>
      </w:r>
      <w:r w:rsidRPr="0003117A">
        <w:rPr>
          <w:szCs w:val="20"/>
        </w:rPr>
        <w:t xml:space="preserve"> </w:t>
      </w:r>
      <w:proofErr w:type="gramStart"/>
      <w:r w:rsidRPr="0003117A">
        <w:rPr>
          <w:szCs w:val="20"/>
        </w:rPr>
        <w:t>handled</w:t>
      </w:r>
      <w:proofErr w:type="gramEnd"/>
      <w:r w:rsidRPr="0003117A">
        <w:rPr>
          <w:szCs w:val="20"/>
        </w:rPr>
        <w:t xml:space="preserve"> or handled for movement into</w:t>
      </w:r>
      <w:r w:rsidR="009A787F">
        <w:rPr>
          <w:szCs w:val="20"/>
        </w:rPr>
        <w:t>,</w:t>
      </w:r>
      <w:r w:rsidRPr="0003117A">
        <w:rPr>
          <w:szCs w:val="20"/>
        </w:rPr>
        <w:t xml:space="preserve"> onto or from the covered </w:t>
      </w:r>
      <w:r w:rsidR="009A787F">
        <w:rPr>
          <w:szCs w:val="20"/>
        </w:rPr>
        <w:t>“</w:t>
      </w:r>
      <w:r w:rsidRPr="0003117A">
        <w:rPr>
          <w:szCs w:val="20"/>
        </w:rPr>
        <w:t>auto</w:t>
      </w:r>
      <w:r w:rsidR="009A787F">
        <w:rPr>
          <w:szCs w:val="20"/>
        </w:rPr>
        <w:t>”</w:t>
      </w:r>
      <w:r w:rsidRPr="0003117A">
        <w:rPr>
          <w:szCs w:val="20"/>
        </w:rPr>
        <w:t>;</w:t>
      </w:r>
    </w:p>
    <w:p w14:paraId="23D88C76" w14:textId="77777777" w:rsidR="0003117A" w:rsidRPr="0003117A" w:rsidRDefault="0003117A">
      <w:pPr>
        <w:spacing w:after="240"/>
        <w:ind w:left="1440" w:hanging="360"/>
        <w:jc w:val="both"/>
        <w:rPr>
          <w:szCs w:val="20"/>
        </w:rPr>
        <w:pPrChange w:id="181" w:author="Carla Marie G. Bersales" w:date="2022-03-03T15:31:00Z">
          <w:pPr>
            <w:spacing w:after="240"/>
            <w:ind w:left="1440" w:hanging="360"/>
          </w:pPr>
        </w:pPrChange>
      </w:pPr>
      <w:r w:rsidRPr="0003117A">
        <w:rPr>
          <w:b/>
          <w:szCs w:val="20"/>
        </w:rPr>
        <w:t>(2)</w:t>
      </w:r>
      <w:r w:rsidRPr="0003117A">
        <w:rPr>
          <w:szCs w:val="20"/>
        </w:rPr>
        <w:tab/>
        <w:t xml:space="preserve">Otherwise </w:t>
      </w:r>
      <w:proofErr w:type="gramStart"/>
      <w:r w:rsidRPr="0003117A">
        <w:rPr>
          <w:szCs w:val="20"/>
        </w:rPr>
        <w:t>in the course of</w:t>
      </w:r>
      <w:proofErr w:type="gramEnd"/>
      <w:r w:rsidRPr="0003117A">
        <w:rPr>
          <w:szCs w:val="20"/>
        </w:rPr>
        <w:t xml:space="preserve"> transit by or on behalf of the </w:t>
      </w:r>
      <w:r w:rsidR="009A787F">
        <w:rPr>
          <w:szCs w:val="20"/>
        </w:rPr>
        <w:t>“</w:t>
      </w:r>
      <w:r w:rsidRPr="0003117A">
        <w:rPr>
          <w:szCs w:val="20"/>
        </w:rPr>
        <w:t>insured</w:t>
      </w:r>
      <w:r w:rsidR="009A787F">
        <w:rPr>
          <w:szCs w:val="20"/>
        </w:rPr>
        <w:t>”</w:t>
      </w:r>
      <w:r w:rsidRPr="0003117A">
        <w:rPr>
          <w:szCs w:val="20"/>
        </w:rPr>
        <w:t>; or</w:t>
      </w:r>
    </w:p>
    <w:p w14:paraId="45914862" w14:textId="77777777" w:rsidR="0003117A" w:rsidRPr="0003117A" w:rsidRDefault="0003117A">
      <w:pPr>
        <w:spacing w:after="240"/>
        <w:ind w:left="1440" w:hanging="360"/>
        <w:jc w:val="both"/>
        <w:rPr>
          <w:szCs w:val="20"/>
        </w:rPr>
        <w:pPrChange w:id="182" w:author="Carla Marie G. Bersales" w:date="2022-03-03T15:31:00Z">
          <w:pPr>
            <w:spacing w:after="240"/>
            <w:ind w:left="1440" w:hanging="360"/>
          </w:pPr>
        </w:pPrChange>
      </w:pPr>
      <w:r w:rsidRPr="0003117A">
        <w:rPr>
          <w:b/>
          <w:szCs w:val="20"/>
        </w:rPr>
        <w:t>(3)</w:t>
      </w:r>
      <w:r w:rsidRPr="0003117A">
        <w:rPr>
          <w:szCs w:val="20"/>
        </w:rPr>
        <w:tab/>
        <w:t>Being stored</w:t>
      </w:r>
      <w:r w:rsidR="009A787F">
        <w:rPr>
          <w:szCs w:val="20"/>
        </w:rPr>
        <w:t>,</w:t>
      </w:r>
      <w:r w:rsidRPr="0003117A">
        <w:rPr>
          <w:szCs w:val="20"/>
        </w:rPr>
        <w:t xml:space="preserve"> disposed of</w:t>
      </w:r>
      <w:r w:rsidR="009A787F">
        <w:rPr>
          <w:szCs w:val="20"/>
        </w:rPr>
        <w:t>,</w:t>
      </w:r>
      <w:r w:rsidRPr="0003117A">
        <w:rPr>
          <w:szCs w:val="20"/>
        </w:rPr>
        <w:t xml:space="preserve"> </w:t>
      </w:r>
      <w:proofErr w:type="gramStart"/>
      <w:r w:rsidRPr="0003117A">
        <w:rPr>
          <w:szCs w:val="20"/>
        </w:rPr>
        <w:t>treated</w:t>
      </w:r>
      <w:proofErr w:type="gramEnd"/>
      <w:r w:rsidRPr="0003117A">
        <w:rPr>
          <w:szCs w:val="20"/>
        </w:rPr>
        <w:t xml:space="preserve"> or processed in or upon the covered </w:t>
      </w:r>
      <w:r w:rsidR="009A787F">
        <w:rPr>
          <w:szCs w:val="20"/>
        </w:rPr>
        <w:t>“</w:t>
      </w:r>
      <w:r w:rsidRPr="0003117A">
        <w:rPr>
          <w:szCs w:val="20"/>
        </w:rPr>
        <w:t>auto</w:t>
      </w:r>
      <w:r w:rsidR="009A787F">
        <w:rPr>
          <w:szCs w:val="20"/>
        </w:rPr>
        <w:t>”</w:t>
      </w:r>
      <w:r w:rsidRPr="0003117A">
        <w:rPr>
          <w:szCs w:val="20"/>
        </w:rPr>
        <w:t>;</w:t>
      </w:r>
    </w:p>
    <w:p w14:paraId="7192B64F" w14:textId="77777777" w:rsidR="0003117A" w:rsidRPr="0003117A" w:rsidRDefault="0003117A">
      <w:pPr>
        <w:pStyle w:val="BT5"/>
        <w:jc w:val="both"/>
        <w:pPrChange w:id="183" w:author="Carla Marie G. Bersales" w:date="2022-03-03T15:31:00Z">
          <w:pPr>
            <w:pStyle w:val="BT5"/>
          </w:pPr>
        </w:pPrChange>
      </w:pPr>
      <w:r w:rsidRPr="0003117A">
        <w:rPr>
          <w:b/>
        </w:rPr>
        <w:t>b.</w:t>
      </w:r>
      <w:r w:rsidRPr="0003117A">
        <w:tab/>
        <w:t xml:space="preserve">Before the </w:t>
      </w:r>
      <w:r w:rsidR="009A787F">
        <w:t>“</w:t>
      </w:r>
      <w:r w:rsidRPr="0003117A">
        <w:t>pollutants</w:t>
      </w:r>
      <w:r w:rsidR="009A787F">
        <w:t>”</w:t>
      </w:r>
      <w:r w:rsidRPr="0003117A">
        <w:t xml:space="preserve"> or any property in which the </w:t>
      </w:r>
      <w:r w:rsidR="009A787F">
        <w:t>“</w:t>
      </w:r>
      <w:r w:rsidRPr="0003117A">
        <w:t>pollutants</w:t>
      </w:r>
      <w:r w:rsidR="009A787F">
        <w:t>”</w:t>
      </w:r>
      <w:r w:rsidRPr="0003117A">
        <w:t xml:space="preserve"> are contained are moved from the place where they are accepted by the </w:t>
      </w:r>
      <w:r w:rsidR="009A787F">
        <w:t>“</w:t>
      </w:r>
      <w:r w:rsidRPr="0003117A">
        <w:t>insured</w:t>
      </w:r>
      <w:r w:rsidR="009A787F">
        <w:t>”</w:t>
      </w:r>
      <w:r w:rsidRPr="0003117A">
        <w:t xml:space="preserve"> for movement into or onto the covered </w:t>
      </w:r>
      <w:r w:rsidR="009A787F">
        <w:t>“</w:t>
      </w:r>
      <w:r w:rsidRPr="0003117A">
        <w:t>auto</w:t>
      </w:r>
      <w:r w:rsidR="009A787F">
        <w:t>”</w:t>
      </w:r>
      <w:r w:rsidRPr="0003117A">
        <w:t>; or</w:t>
      </w:r>
    </w:p>
    <w:p w14:paraId="2468E552" w14:textId="77777777" w:rsidR="0003117A" w:rsidRPr="0003117A" w:rsidRDefault="0003117A">
      <w:pPr>
        <w:pStyle w:val="BT5"/>
        <w:jc w:val="both"/>
        <w:pPrChange w:id="184" w:author="Carla Marie G. Bersales" w:date="2022-03-03T15:31:00Z">
          <w:pPr>
            <w:pStyle w:val="BT5"/>
          </w:pPr>
        </w:pPrChange>
      </w:pPr>
      <w:r w:rsidRPr="0003117A">
        <w:rPr>
          <w:b/>
        </w:rPr>
        <w:t>c.</w:t>
      </w:r>
      <w:r w:rsidRPr="0003117A">
        <w:tab/>
        <w:t xml:space="preserve">After the </w:t>
      </w:r>
      <w:r w:rsidR="009A787F">
        <w:t>“</w:t>
      </w:r>
      <w:r w:rsidRPr="0003117A">
        <w:t>pollutants</w:t>
      </w:r>
      <w:r w:rsidR="009A787F">
        <w:t>”</w:t>
      </w:r>
      <w:r w:rsidRPr="0003117A">
        <w:t xml:space="preserve"> or any property in which the </w:t>
      </w:r>
      <w:r w:rsidR="009A787F">
        <w:t>“</w:t>
      </w:r>
      <w:r w:rsidRPr="0003117A">
        <w:t>pollutants</w:t>
      </w:r>
      <w:r w:rsidR="009A787F">
        <w:t>”</w:t>
      </w:r>
      <w:r w:rsidRPr="0003117A">
        <w:t xml:space="preserve"> are contained are moved from the covered </w:t>
      </w:r>
      <w:r w:rsidR="009A787F">
        <w:t>“</w:t>
      </w:r>
      <w:r w:rsidRPr="0003117A">
        <w:t>auto</w:t>
      </w:r>
      <w:r w:rsidR="009A787F">
        <w:t>”</w:t>
      </w:r>
      <w:r w:rsidRPr="0003117A">
        <w:t xml:space="preserve"> to the place where they are finally delivered</w:t>
      </w:r>
      <w:r w:rsidR="009A787F">
        <w:t>,</w:t>
      </w:r>
      <w:r w:rsidRPr="0003117A">
        <w:t xml:space="preserve"> disposed </w:t>
      </w:r>
      <w:proofErr w:type="gramStart"/>
      <w:r w:rsidRPr="0003117A">
        <w:t>of</w:t>
      </w:r>
      <w:proofErr w:type="gramEnd"/>
      <w:r w:rsidRPr="0003117A">
        <w:t xml:space="preserve"> or abandoned by the </w:t>
      </w:r>
      <w:r w:rsidR="009A787F">
        <w:t>“</w:t>
      </w:r>
      <w:r w:rsidRPr="0003117A">
        <w:t>insured</w:t>
      </w:r>
      <w:r w:rsidR="009A787F">
        <w:t>”</w:t>
      </w:r>
      <w:r w:rsidRPr="0003117A">
        <w:t>.</w:t>
      </w:r>
    </w:p>
    <w:p w14:paraId="67322E90" w14:textId="77777777" w:rsidR="0003117A" w:rsidRPr="0003117A" w:rsidRDefault="0003117A">
      <w:pPr>
        <w:pStyle w:val="BT5"/>
        <w:tabs>
          <w:tab w:val="clear" w:pos="1080"/>
        </w:tabs>
        <w:ind w:left="720" w:firstLine="0"/>
        <w:jc w:val="both"/>
        <w:pPrChange w:id="185" w:author="Carla Marie G. Bersales" w:date="2022-03-03T15:31:00Z">
          <w:pPr>
            <w:pStyle w:val="BT5"/>
            <w:tabs>
              <w:tab w:val="clear" w:pos="1080"/>
            </w:tabs>
            <w:ind w:left="720" w:firstLine="0"/>
          </w:pPr>
        </w:pPrChange>
      </w:pPr>
      <w:r w:rsidRPr="0003117A">
        <w:t xml:space="preserve">Paragraph </w:t>
      </w:r>
      <w:r w:rsidRPr="00913686">
        <w:rPr>
          <w:b/>
        </w:rPr>
        <w:t>a.</w:t>
      </w:r>
      <w:r w:rsidRPr="0003117A">
        <w:t xml:space="preserve"> above does not apply to </w:t>
      </w:r>
      <w:r w:rsidR="009A787F">
        <w:t>“</w:t>
      </w:r>
      <w:r w:rsidRPr="0003117A">
        <w:t>covered pollution cost or expense.</w:t>
      </w:r>
      <w:r w:rsidR="009A787F">
        <w:t>”</w:t>
      </w:r>
    </w:p>
    <w:p w14:paraId="0B3137DC" w14:textId="77777777" w:rsidR="00001DD5" w:rsidRPr="00A16C87" w:rsidRDefault="00001DD5" w:rsidP="002F1EA7">
      <w:pPr>
        <w:pStyle w:val="BT25"/>
        <w:rPr>
          <w:spacing w:val="0"/>
        </w:rPr>
      </w:pPr>
      <w:r w:rsidRPr="00A16C87">
        <w:rPr>
          <w:spacing w:val="0"/>
        </w:rPr>
        <w:t>12)</w:t>
      </w:r>
      <w:r w:rsidRPr="00A16C87">
        <w:rPr>
          <w:spacing w:val="0"/>
        </w:rPr>
        <w:tab/>
        <w:t>War</w:t>
      </w:r>
    </w:p>
    <w:p w14:paraId="7A38BBD3" w14:textId="77777777" w:rsidR="00001DD5" w:rsidRPr="00A16C87" w:rsidRDefault="009A787F">
      <w:pPr>
        <w:pStyle w:val="BT5"/>
        <w:jc w:val="both"/>
        <w:pPrChange w:id="186" w:author="Carla Marie G. Bersales" w:date="2022-03-03T15:32:00Z">
          <w:pPr>
            <w:pStyle w:val="BT5"/>
          </w:pPr>
        </w:pPrChange>
      </w:pPr>
      <w:r>
        <w:t>“</w:t>
      </w:r>
      <w:r w:rsidR="00001DD5" w:rsidRPr="00A16C87">
        <w:t>Bodily injury</w:t>
      </w:r>
      <w:r>
        <w:t>”</w:t>
      </w:r>
      <w:r w:rsidR="00001DD5" w:rsidRPr="00A16C87">
        <w:t xml:space="preserve"> or </w:t>
      </w:r>
      <w:r>
        <w:t>“</w:t>
      </w:r>
      <w:r w:rsidR="00001DD5" w:rsidRPr="00A16C87">
        <w:t>property damage</w:t>
      </w:r>
      <w:r>
        <w:t>”</w:t>
      </w:r>
      <w:r w:rsidR="00001DD5" w:rsidRPr="00A16C87">
        <w:t xml:space="preserve"> arising directly or indirectly out of</w:t>
      </w:r>
    </w:p>
    <w:p w14:paraId="6D8A83BD" w14:textId="37D0D27E" w:rsidR="00001DD5" w:rsidRPr="00A16C87" w:rsidRDefault="00001DD5" w:rsidP="00BD255E">
      <w:pPr>
        <w:pStyle w:val="BT10"/>
        <w:numPr>
          <w:ilvl w:val="0"/>
          <w:numId w:val="39"/>
        </w:numPr>
        <w:ind w:hanging="240"/>
        <w:jc w:val="both"/>
        <w:pPrChange w:id="187" w:author="Carla Marie G. Bersales" w:date="2022-03-05T10:11:00Z">
          <w:pPr>
            <w:pStyle w:val="BT10"/>
          </w:pPr>
        </w:pPrChange>
      </w:pPr>
      <w:del w:id="188" w:author="Carla Marie G. Bersales" w:date="2022-03-03T15:32:00Z">
        <w:r w:rsidRPr="00A16C87" w:rsidDel="00985304">
          <w:rPr>
            <w:rFonts w:ascii="Arial" w:hAnsi="Arial"/>
            <w:sz w:val="17"/>
          </w:rPr>
          <w:delText>i.</w:delText>
        </w:r>
        <w:r w:rsidRPr="00A16C87" w:rsidDel="00985304">
          <w:rPr>
            <w:rFonts w:ascii="Arial" w:hAnsi="Arial"/>
            <w:sz w:val="17"/>
          </w:rPr>
          <w:tab/>
        </w:r>
      </w:del>
      <w:r w:rsidRPr="00A16C87">
        <w:t>War</w:t>
      </w:r>
      <w:r w:rsidR="009A787F">
        <w:t>,</w:t>
      </w:r>
      <w:r w:rsidRPr="00A16C87">
        <w:t xml:space="preserve"> including undeclared or civil war</w:t>
      </w:r>
    </w:p>
    <w:p w14:paraId="75ECCDB0" w14:textId="77777777" w:rsidR="00001DD5" w:rsidRPr="00A16C87" w:rsidRDefault="00001DD5">
      <w:pPr>
        <w:pStyle w:val="BT10"/>
        <w:jc w:val="both"/>
        <w:pPrChange w:id="189" w:author="Carla Marie G. Bersales" w:date="2022-03-03T15:32:00Z">
          <w:pPr>
            <w:pStyle w:val="BT10"/>
          </w:pPr>
        </w:pPrChange>
      </w:pPr>
      <w:r w:rsidRPr="00A16C87">
        <w:rPr>
          <w:rFonts w:ascii="Arial" w:hAnsi="Arial"/>
          <w:sz w:val="17"/>
        </w:rPr>
        <w:t>ii.</w:t>
      </w:r>
      <w:r w:rsidRPr="00A16C87">
        <w:rPr>
          <w:rFonts w:ascii="Arial" w:hAnsi="Arial"/>
          <w:sz w:val="17"/>
        </w:rPr>
        <w:tab/>
      </w:r>
      <w:r w:rsidRPr="00A16C87">
        <w:t>Warlike action by a military force</w:t>
      </w:r>
    </w:p>
    <w:p w14:paraId="189BC5A9" w14:textId="2AF7D1EE" w:rsidR="00001DD5" w:rsidRDefault="00001DD5">
      <w:pPr>
        <w:pStyle w:val="BT10"/>
        <w:jc w:val="both"/>
        <w:pPrChange w:id="190" w:author="Carla Marie G. Bersales" w:date="2022-03-03T15:32:00Z">
          <w:pPr>
            <w:pStyle w:val="BT10"/>
          </w:pPr>
        </w:pPrChange>
      </w:pPr>
      <w:r w:rsidRPr="00A16C87">
        <w:rPr>
          <w:rFonts w:ascii="Arial" w:hAnsi="Arial"/>
          <w:sz w:val="17"/>
        </w:rPr>
        <w:t>iii.</w:t>
      </w:r>
      <w:r w:rsidRPr="00A16C87">
        <w:rPr>
          <w:rFonts w:ascii="Arial" w:hAnsi="Arial"/>
          <w:sz w:val="17"/>
        </w:rPr>
        <w:tab/>
      </w:r>
      <w:r w:rsidRPr="00A16C87">
        <w:t>Insurrection</w:t>
      </w:r>
      <w:r w:rsidR="009A787F">
        <w:t>,</w:t>
      </w:r>
      <w:r w:rsidRPr="00A16C87">
        <w:t xml:space="preserve"> rebellion</w:t>
      </w:r>
      <w:r w:rsidR="009A787F">
        <w:t>,</w:t>
      </w:r>
      <w:r w:rsidRPr="00A16C87">
        <w:t xml:space="preserve"> revolution</w:t>
      </w:r>
      <w:r w:rsidR="009A787F">
        <w:t>,</w:t>
      </w:r>
      <w:r w:rsidRPr="00A16C87">
        <w:t xml:space="preserve"> usurped </w:t>
      </w:r>
      <w:del w:id="191" w:author="Asllie Ann Sablan" w:date="2021-07-29T09:01:00Z">
        <w:r w:rsidRPr="00A16C87" w:rsidDel="0076773F">
          <w:delText>power</w:delText>
        </w:r>
      </w:del>
      <w:ins w:id="192" w:author="Asllie Ann Sablan" w:date="2021-07-29T09:01:00Z">
        <w:r w:rsidR="0076773F" w:rsidRPr="00A16C87">
          <w:t>power,</w:t>
        </w:r>
      </w:ins>
      <w:r w:rsidRPr="00A16C87">
        <w:t xml:space="preserve"> or action taken by governmental authorities in hindering or defending against any of these.</w:t>
      </w:r>
    </w:p>
    <w:p w14:paraId="2AFAAD74" w14:textId="77777777" w:rsidR="0003117A" w:rsidRDefault="0003117A">
      <w:pPr>
        <w:pStyle w:val="BT10"/>
        <w:jc w:val="both"/>
        <w:pPrChange w:id="193" w:author="Carla Marie G. Bersales" w:date="2022-03-03T15:32:00Z">
          <w:pPr>
            <w:pStyle w:val="BT10"/>
          </w:pPr>
        </w:pPrChange>
      </w:pPr>
      <w:r>
        <w:t>iv.</w:t>
      </w:r>
      <w:r>
        <w:tab/>
        <w:t>Terrorism</w:t>
      </w:r>
    </w:p>
    <w:p w14:paraId="6DDCF26F" w14:textId="3F393EA1" w:rsidR="00C834A4" w:rsidRPr="00A16C87" w:rsidRDefault="00C834A4" w:rsidP="00C834A4">
      <w:pPr>
        <w:pStyle w:val="BT25"/>
        <w:rPr>
          <w:spacing w:val="0"/>
        </w:rPr>
      </w:pPr>
      <w:r w:rsidRPr="00A16C87">
        <w:rPr>
          <w:spacing w:val="0"/>
        </w:rPr>
        <w:t>1</w:t>
      </w:r>
      <w:r>
        <w:rPr>
          <w:spacing w:val="0"/>
        </w:rPr>
        <w:t>3</w:t>
      </w:r>
      <w:r w:rsidRPr="00A16C87">
        <w:rPr>
          <w:spacing w:val="0"/>
        </w:rPr>
        <w:t>)</w:t>
      </w:r>
      <w:r w:rsidRPr="00A16C87">
        <w:rPr>
          <w:spacing w:val="0"/>
        </w:rPr>
        <w:tab/>
      </w:r>
      <w:r>
        <w:rPr>
          <w:spacing w:val="0"/>
        </w:rPr>
        <w:t>Unknow</w:t>
      </w:r>
      <w:ins w:id="194" w:author="Carla Marie G. Bersales" w:date="2022-03-05T10:11:00Z">
        <w:r w:rsidR="00010692">
          <w:rPr>
            <w:spacing w:val="0"/>
          </w:rPr>
          <w:t>n</w:t>
        </w:r>
      </w:ins>
      <w:r>
        <w:rPr>
          <w:spacing w:val="0"/>
        </w:rPr>
        <w:t xml:space="preserve"> Motor Vehicle </w:t>
      </w:r>
    </w:p>
    <w:p w14:paraId="504D8E79" w14:textId="77777777" w:rsidR="00C834A4" w:rsidRDefault="00C834A4">
      <w:pPr>
        <w:pStyle w:val="BT10"/>
        <w:ind w:left="720" w:firstLine="0"/>
        <w:jc w:val="both"/>
        <w:pPrChange w:id="195" w:author="Carla Marie G. Bersales" w:date="2022-03-03T15:32:00Z">
          <w:pPr>
            <w:pStyle w:val="BT10"/>
            <w:ind w:left="720" w:firstLine="0"/>
          </w:pPr>
        </w:pPrChange>
      </w:pPr>
      <w:r>
        <w:t>To the extent that this policy includes uninsured and/or underinsured motorist coverage as elected by the insured or required by law, if the owner or operator of any motor vehicle that cause bodily injury or property damage to the insured is unknow, actual physical contact must have occurred between the motor vehicle owned or operated by the unknow</w:t>
      </w:r>
      <w:r w:rsidR="000F4168">
        <w:t>n</w:t>
      </w:r>
      <w:r>
        <w:t xml:space="preserve"> person and the person or property of the insured. </w:t>
      </w:r>
    </w:p>
    <w:p w14:paraId="4A5FA56D" w14:textId="77777777" w:rsidR="0003117A" w:rsidRPr="0003117A" w:rsidRDefault="0003117A">
      <w:pPr>
        <w:pStyle w:val="BT25"/>
        <w:jc w:val="both"/>
        <w:rPr>
          <w:spacing w:val="0"/>
        </w:rPr>
        <w:pPrChange w:id="196" w:author="Carla Marie G. Bersales" w:date="2022-03-03T15:32:00Z">
          <w:pPr>
            <w:pStyle w:val="BT25"/>
          </w:pPr>
        </w:pPrChange>
      </w:pPr>
      <w:r w:rsidRPr="0003117A">
        <w:rPr>
          <w:spacing w:val="0"/>
        </w:rPr>
        <w:t>1</w:t>
      </w:r>
      <w:r w:rsidR="00C834A4">
        <w:rPr>
          <w:spacing w:val="0"/>
        </w:rPr>
        <w:t>4)</w:t>
      </w:r>
      <w:r w:rsidRPr="0003117A">
        <w:rPr>
          <w:spacing w:val="0"/>
        </w:rPr>
        <w:tab/>
        <w:t>Racing</w:t>
      </w:r>
    </w:p>
    <w:p w14:paraId="525A2EE6" w14:textId="77777777" w:rsidR="0003117A" w:rsidRPr="00223E14" w:rsidRDefault="0003117A">
      <w:pPr>
        <w:pStyle w:val="BT5"/>
        <w:tabs>
          <w:tab w:val="clear" w:pos="1080"/>
        </w:tabs>
        <w:ind w:left="720" w:firstLine="0"/>
        <w:jc w:val="both"/>
        <w:pPrChange w:id="197" w:author="Carla Marie G. Bersales" w:date="2022-03-03T15:32:00Z">
          <w:pPr>
            <w:pStyle w:val="BT5"/>
            <w:tabs>
              <w:tab w:val="clear" w:pos="1080"/>
            </w:tabs>
            <w:ind w:left="720" w:firstLine="0"/>
          </w:pPr>
        </w:pPrChange>
      </w:pPr>
      <w:r w:rsidRPr="00223E14">
        <w:t xml:space="preserve">Covered </w:t>
      </w:r>
      <w:r w:rsidR="009A787F">
        <w:t>“</w:t>
      </w:r>
      <w:r w:rsidRPr="00223E14">
        <w:t>autos</w:t>
      </w:r>
      <w:r w:rsidR="009A787F">
        <w:t>”</w:t>
      </w:r>
      <w:r w:rsidRPr="00223E14">
        <w:t xml:space="preserve"> while used in any professional or organized racing or demolition contest or stunting activity</w:t>
      </w:r>
      <w:r w:rsidR="009A787F">
        <w:t>,</w:t>
      </w:r>
      <w:r w:rsidRPr="00223E14">
        <w:t xml:space="preserve"> or while practicing for such contest or activity. </w:t>
      </w:r>
      <w:r w:rsidR="00913686">
        <w:t xml:space="preserve"> </w:t>
      </w:r>
      <w:r w:rsidRPr="00223E14">
        <w:t xml:space="preserve">This insurance also does not apply while that covered </w:t>
      </w:r>
      <w:r w:rsidR="009A787F">
        <w:t>“</w:t>
      </w:r>
      <w:r w:rsidRPr="00223E14">
        <w:t>auto</w:t>
      </w:r>
      <w:r w:rsidR="009A787F">
        <w:t>”</w:t>
      </w:r>
      <w:r w:rsidRPr="00223E14">
        <w:t xml:space="preserve"> is being prepared for such a contest or activity.</w:t>
      </w:r>
    </w:p>
    <w:p w14:paraId="68C60166" w14:textId="77777777" w:rsidR="00001DD5" w:rsidRPr="00973907" w:rsidRDefault="00001DD5" w:rsidP="002F1EA7">
      <w:pPr>
        <w:pStyle w:val="BTNoInd"/>
        <w:rPr>
          <w:b/>
          <w:bCs/>
          <w:rPrChange w:id="198" w:author="Carla Marie G. Bersales" w:date="2022-03-04T11:35:00Z">
            <w:rPr/>
          </w:rPrChange>
        </w:rPr>
      </w:pPr>
      <w:r w:rsidRPr="00973907">
        <w:rPr>
          <w:b/>
          <w:bCs/>
          <w:rPrChange w:id="199" w:author="Carla Marie G. Bersales" w:date="2022-03-04T11:35:00Z">
            <w:rPr/>
          </w:rPrChange>
        </w:rPr>
        <w:lastRenderedPageBreak/>
        <w:t>C.  Limit of Insurance</w:t>
      </w:r>
    </w:p>
    <w:p w14:paraId="0F3089B6" w14:textId="3CE38BAF" w:rsidR="00001DD5" w:rsidRPr="00A16C87" w:rsidRDefault="00001DD5">
      <w:pPr>
        <w:pStyle w:val="BTNoInd"/>
        <w:jc w:val="both"/>
        <w:rPr>
          <w:rFonts w:eastAsia="Arial"/>
          <w:color w:val="000000"/>
        </w:rPr>
        <w:pPrChange w:id="200" w:author="Carla Marie G. Bersales" w:date="2022-03-03T15:32:00Z">
          <w:pPr>
            <w:pStyle w:val="BTNoInd"/>
          </w:pPr>
        </w:pPrChange>
      </w:pPr>
      <w:r w:rsidRPr="00A16C87">
        <w:rPr>
          <w:rFonts w:eastAsia="Arial"/>
          <w:color w:val="000000"/>
        </w:rPr>
        <w:t xml:space="preserve">Regardless of the number of covered </w:t>
      </w:r>
      <w:r w:rsidR="009A787F">
        <w:rPr>
          <w:rFonts w:eastAsia="Arial"/>
          <w:color w:val="000000"/>
        </w:rPr>
        <w:t>“</w:t>
      </w:r>
      <w:r w:rsidRPr="00A16C87">
        <w:rPr>
          <w:rFonts w:eastAsia="Arial"/>
          <w:color w:val="000000"/>
        </w:rPr>
        <w:t>autos</w:t>
      </w:r>
      <w:r w:rsidR="009A787F">
        <w:rPr>
          <w:rFonts w:eastAsia="Arial"/>
          <w:color w:val="000000"/>
        </w:rPr>
        <w:t>”,</w:t>
      </w:r>
      <w:r w:rsidRPr="00A16C87">
        <w:rPr>
          <w:rFonts w:eastAsia="Arial"/>
          <w:color w:val="000000"/>
        </w:rPr>
        <w:t xml:space="preserve"> </w:t>
      </w:r>
      <w:r w:rsidR="009A787F">
        <w:rPr>
          <w:rFonts w:eastAsia="Arial"/>
          <w:color w:val="000000"/>
        </w:rPr>
        <w:t>“</w:t>
      </w:r>
      <w:r w:rsidRPr="00A16C87">
        <w:rPr>
          <w:rFonts w:eastAsia="Arial"/>
          <w:color w:val="000000"/>
        </w:rPr>
        <w:t>insureds</w:t>
      </w:r>
      <w:r w:rsidR="009A787F">
        <w:rPr>
          <w:rFonts w:eastAsia="Arial"/>
          <w:color w:val="000000"/>
        </w:rPr>
        <w:t>”,</w:t>
      </w:r>
      <w:r w:rsidRPr="00A16C87">
        <w:rPr>
          <w:rFonts w:eastAsia="Arial"/>
          <w:color w:val="000000"/>
        </w:rPr>
        <w:t xml:space="preserve"> premiums paid</w:t>
      </w:r>
      <w:r w:rsidR="009A787F">
        <w:rPr>
          <w:rFonts w:eastAsia="Arial"/>
          <w:color w:val="000000"/>
        </w:rPr>
        <w:t>,</w:t>
      </w:r>
      <w:r w:rsidRPr="00A16C87">
        <w:rPr>
          <w:rFonts w:eastAsia="Arial"/>
          <w:color w:val="000000"/>
        </w:rPr>
        <w:t xml:space="preserve"> claims </w:t>
      </w:r>
      <w:del w:id="201" w:author="Asllie Ann Sablan" w:date="2021-07-29T09:02:00Z">
        <w:r w:rsidRPr="00A16C87" w:rsidDel="0076773F">
          <w:rPr>
            <w:rFonts w:eastAsia="Arial"/>
            <w:color w:val="000000"/>
          </w:rPr>
          <w:delText>made</w:delText>
        </w:r>
      </w:del>
      <w:ins w:id="202" w:author="Asllie Ann Sablan" w:date="2021-07-29T09:02:00Z">
        <w:r w:rsidR="0076773F" w:rsidRPr="00A16C87">
          <w:rPr>
            <w:rFonts w:eastAsia="Arial"/>
            <w:color w:val="000000"/>
          </w:rPr>
          <w:t>made,</w:t>
        </w:r>
      </w:ins>
      <w:r w:rsidRPr="00A16C87">
        <w:rPr>
          <w:rFonts w:eastAsia="Arial"/>
          <w:color w:val="000000"/>
        </w:rPr>
        <w:t xml:space="preserve"> or vehicles involved in the </w:t>
      </w:r>
      <w:r w:rsidR="009A787F">
        <w:rPr>
          <w:rFonts w:eastAsia="Arial"/>
          <w:color w:val="000000"/>
        </w:rPr>
        <w:t>“</w:t>
      </w:r>
      <w:r w:rsidRPr="00A16C87">
        <w:rPr>
          <w:rFonts w:eastAsia="Arial"/>
          <w:color w:val="000000"/>
        </w:rPr>
        <w:t>accident</w:t>
      </w:r>
      <w:r w:rsidR="009A787F">
        <w:rPr>
          <w:rFonts w:eastAsia="Arial"/>
          <w:color w:val="000000"/>
        </w:rPr>
        <w:t>”,</w:t>
      </w:r>
      <w:r w:rsidRPr="00A16C87">
        <w:rPr>
          <w:rFonts w:eastAsia="Arial"/>
          <w:color w:val="000000"/>
        </w:rPr>
        <w:t xml:space="preserve"> the most we will pay for the total of all damages and </w:t>
      </w:r>
      <w:r w:rsidR="009A787F">
        <w:rPr>
          <w:rFonts w:eastAsia="Arial"/>
          <w:color w:val="000000"/>
        </w:rPr>
        <w:t>“</w:t>
      </w:r>
      <w:r w:rsidRPr="00A16C87">
        <w:rPr>
          <w:rFonts w:eastAsia="Arial"/>
          <w:color w:val="000000"/>
        </w:rPr>
        <w:t>covered pollution cost or expense</w:t>
      </w:r>
      <w:r w:rsidR="009A787F">
        <w:rPr>
          <w:rFonts w:eastAsia="Arial"/>
          <w:color w:val="000000"/>
        </w:rPr>
        <w:t>”</w:t>
      </w:r>
      <w:r w:rsidRPr="00A16C87">
        <w:rPr>
          <w:rFonts w:eastAsia="Arial"/>
          <w:color w:val="000000"/>
        </w:rPr>
        <w:t xml:space="preserve"> combined</w:t>
      </w:r>
      <w:r w:rsidR="009A787F">
        <w:rPr>
          <w:rFonts w:eastAsia="Arial"/>
          <w:color w:val="000000"/>
        </w:rPr>
        <w:t>,</w:t>
      </w:r>
      <w:r w:rsidRPr="00A16C87">
        <w:rPr>
          <w:rFonts w:eastAsia="Arial"/>
          <w:color w:val="000000"/>
        </w:rPr>
        <w:t xml:space="preserve"> resulting from </w:t>
      </w:r>
      <w:proofErr w:type="gramStart"/>
      <w:r w:rsidRPr="00A16C87">
        <w:rPr>
          <w:rFonts w:eastAsia="Arial"/>
          <w:color w:val="000000"/>
        </w:rPr>
        <w:t>any one</w:t>
      </w:r>
      <w:proofErr w:type="gramEnd"/>
      <w:r w:rsidRPr="00A16C87">
        <w:rPr>
          <w:rFonts w:eastAsia="Arial"/>
          <w:color w:val="000000"/>
        </w:rPr>
        <w:t xml:space="preserve"> </w:t>
      </w:r>
      <w:r w:rsidR="009A787F">
        <w:rPr>
          <w:rFonts w:eastAsia="Arial"/>
          <w:color w:val="000000"/>
        </w:rPr>
        <w:t>“</w:t>
      </w:r>
      <w:r w:rsidRPr="00A16C87">
        <w:rPr>
          <w:rFonts w:eastAsia="Arial"/>
          <w:color w:val="000000"/>
        </w:rPr>
        <w:t>accident</w:t>
      </w:r>
      <w:r w:rsidR="009A787F">
        <w:rPr>
          <w:rFonts w:eastAsia="Arial"/>
          <w:color w:val="000000"/>
        </w:rPr>
        <w:t>”</w:t>
      </w:r>
      <w:r w:rsidRPr="00A16C87">
        <w:rPr>
          <w:rFonts w:eastAsia="Arial"/>
          <w:color w:val="000000"/>
        </w:rPr>
        <w:t xml:space="preserve"> is the Limit of Insurance for Liability Coverage shown in the Declarations</w:t>
      </w:r>
      <w:ins w:id="203" w:author="Carla Marie G. Bersales" w:date="2022-03-03T15:32:00Z">
        <w:r w:rsidR="00985304">
          <w:rPr>
            <w:rFonts w:eastAsia="Arial"/>
            <w:color w:val="000000"/>
          </w:rPr>
          <w:t>.</w:t>
        </w:r>
      </w:ins>
    </w:p>
    <w:p w14:paraId="541FD4EC" w14:textId="77777777" w:rsidR="00001DD5" w:rsidRPr="00A16C87" w:rsidRDefault="00001DD5">
      <w:pPr>
        <w:pStyle w:val="BTNoInd"/>
        <w:jc w:val="both"/>
        <w:rPr>
          <w:rFonts w:eastAsia="Arial"/>
          <w:color w:val="000000"/>
        </w:rPr>
        <w:pPrChange w:id="204" w:author="Carla Marie G. Bersales" w:date="2022-03-03T15:32:00Z">
          <w:pPr>
            <w:pStyle w:val="BTNoInd"/>
          </w:pPr>
        </w:pPrChange>
      </w:pPr>
      <w:r w:rsidRPr="00A16C87">
        <w:rPr>
          <w:rFonts w:eastAsia="Arial"/>
          <w:color w:val="000000"/>
        </w:rPr>
        <w:t xml:space="preserve">All </w:t>
      </w:r>
      <w:r w:rsidR="009A787F">
        <w:rPr>
          <w:rFonts w:eastAsia="Arial"/>
          <w:color w:val="000000"/>
        </w:rPr>
        <w:t>“</w:t>
      </w:r>
      <w:r w:rsidRPr="00A16C87">
        <w:rPr>
          <w:rFonts w:eastAsia="Arial"/>
          <w:color w:val="000000"/>
        </w:rPr>
        <w:t>bodily injury</w:t>
      </w:r>
      <w:r w:rsidR="009A787F">
        <w:rPr>
          <w:rFonts w:eastAsia="Arial"/>
          <w:color w:val="000000"/>
        </w:rPr>
        <w:t>”</w:t>
      </w:r>
      <w:r w:rsidRPr="00A16C87">
        <w:rPr>
          <w:rFonts w:eastAsia="Arial"/>
          <w:color w:val="000000"/>
        </w:rPr>
        <w:t xml:space="preserve"> and </w:t>
      </w:r>
      <w:r w:rsidR="009A787F">
        <w:rPr>
          <w:rFonts w:eastAsia="Arial"/>
          <w:color w:val="000000"/>
        </w:rPr>
        <w:t>“</w:t>
      </w:r>
      <w:r w:rsidRPr="00A16C87">
        <w:rPr>
          <w:rFonts w:eastAsia="Arial"/>
          <w:color w:val="000000"/>
        </w:rPr>
        <w:t>property damage</w:t>
      </w:r>
      <w:r w:rsidR="009A787F">
        <w:rPr>
          <w:rFonts w:eastAsia="Arial"/>
          <w:color w:val="000000"/>
        </w:rPr>
        <w:t>”</w:t>
      </w:r>
      <w:r w:rsidR="000F4168">
        <w:rPr>
          <w:rFonts w:eastAsia="Arial"/>
          <w:color w:val="000000"/>
        </w:rPr>
        <w:t xml:space="preserve"> </w:t>
      </w:r>
      <w:r w:rsidRPr="00A16C87">
        <w:rPr>
          <w:rFonts w:eastAsia="Arial"/>
          <w:color w:val="000000"/>
        </w:rPr>
        <w:t xml:space="preserve">and </w:t>
      </w:r>
      <w:r w:rsidR="009A787F">
        <w:rPr>
          <w:rFonts w:eastAsia="Arial"/>
          <w:color w:val="000000"/>
        </w:rPr>
        <w:t>“</w:t>
      </w:r>
      <w:r w:rsidRPr="00A16C87">
        <w:rPr>
          <w:rFonts w:eastAsia="Arial"/>
          <w:color w:val="000000"/>
        </w:rPr>
        <w:t>covered pollution cost or expense</w:t>
      </w:r>
      <w:r w:rsidR="009A787F">
        <w:rPr>
          <w:rFonts w:eastAsia="Arial"/>
          <w:color w:val="000000"/>
        </w:rPr>
        <w:t>”</w:t>
      </w:r>
      <w:r w:rsidRPr="00A16C87">
        <w:rPr>
          <w:rFonts w:eastAsia="Arial"/>
          <w:color w:val="000000"/>
        </w:rPr>
        <w:t xml:space="preserve"> resulting from continuous or repeated exposure to substantially the same condition will be considered as resulting from one </w:t>
      </w:r>
      <w:r w:rsidR="009A787F">
        <w:rPr>
          <w:rFonts w:eastAsia="Arial"/>
          <w:color w:val="000000"/>
        </w:rPr>
        <w:t>“</w:t>
      </w:r>
      <w:r w:rsidRPr="00A16C87">
        <w:rPr>
          <w:rFonts w:eastAsia="Arial"/>
          <w:color w:val="000000"/>
        </w:rPr>
        <w:t>accident</w:t>
      </w:r>
      <w:r w:rsidR="009A787F">
        <w:rPr>
          <w:rFonts w:eastAsia="Arial"/>
          <w:color w:val="000000"/>
        </w:rPr>
        <w:t>”</w:t>
      </w:r>
      <w:r w:rsidRPr="00A16C87">
        <w:rPr>
          <w:rFonts w:eastAsia="Arial"/>
          <w:color w:val="000000"/>
        </w:rPr>
        <w:t>.</w:t>
      </w:r>
    </w:p>
    <w:p w14:paraId="64383859" w14:textId="77777777" w:rsidR="00001DD5" w:rsidRPr="00A16C87" w:rsidRDefault="00001DD5">
      <w:pPr>
        <w:pStyle w:val="BTNoInd"/>
        <w:jc w:val="both"/>
        <w:rPr>
          <w:rFonts w:eastAsia="Arial"/>
          <w:color w:val="000000"/>
        </w:rPr>
        <w:pPrChange w:id="205" w:author="Carla Marie G. Bersales" w:date="2022-03-03T15:32:00Z">
          <w:pPr>
            <w:pStyle w:val="BTNoInd"/>
          </w:pPr>
        </w:pPrChange>
      </w:pPr>
      <w:r w:rsidRPr="00A16C87">
        <w:rPr>
          <w:rFonts w:eastAsia="Arial"/>
          <w:color w:val="000000"/>
        </w:rPr>
        <w:t xml:space="preserve">No one will be entitled to receive duplicate payments for the same elements of </w:t>
      </w:r>
      <w:r w:rsidR="009A787F">
        <w:rPr>
          <w:rFonts w:eastAsia="Arial"/>
          <w:color w:val="000000"/>
        </w:rPr>
        <w:t>“</w:t>
      </w:r>
      <w:r w:rsidRPr="00A16C87">
        <w:rPr>
          <w:rFonts w:eastAsia="Arial"/>
          <w:color w:val="000000"/>
        </w:rPr>
        <w:t>loss</w:t>
      </w:r>
      <w:r w:rsidR="009A787F">
        <w:rPr>
          <w:rFonts w:eastAsia="Arial"/>
          <w:color w:val="000000"/>
        </w:rPr>
        <w:t>”</w:t>
      </w:r>
      <w:r w:rsidRPr="00A16C87">
        <w:rPr>
          <w:rFonts w:eastAsia="Arial"/>
          <w:color w:val="000000"/>
        </w:rPr>
        <w:t xml:space="preserve"> under this Coverage Form and any Medical Payments Coverage</w:t>
      </w:r>
      <w:r w:rsidR="009A787F">
        <w:rPr>
          <w:rFonts w:eastAsia="Arial"/>
          <w:color w:val="000000"/>
        </w:rPr>
        <w:t>,</w:t>
      </w:r>
      <w:r w:rsidRPr="00A16C87">
        <w:rPr>
          <w:rFonts w:eastAsia="Arial"/>
          <w:color w:val="000000"/>
        </w:rPr>
        <w:t xml:space="preserve"> </w:t>
      </w:r>
      <w:r w:rsidR="009A787F">
        <w:rPr>
          <w:rFonts w:eastAsia="Arial"/>
          <w:color w:val="000000"/>
        </w:rPr>
        <w:t>“</w:t>
      </w:r>
      <w:r w:rsidRPr="00A16C87">
        <w:rPr>
          <w:rFonts w:eastAsia="Arial"/>
          <w:color w:val="000000"/>
        </w:rPr>
        <w:t>Uninsured Motorists</w:t>
      </w:r>
      <w:r w:rsidR="009A787F">
        <w:rPr>
          <w:rFonts w:eastAsia="Arial"/>
          <w:color w:val="000000"/>
        </w:rPr>
        <w:t>”</w:t>
      </w:r>
      <w:r w:rsidR="0081759C">
        <w:rPr>
          <w:rFonts w:eastAsia="Arial"/>
          <w:color w:val="000000"/>
        </w:rPr>
        <w:t xml:space="preserve"> or </w:t>
      </w:r>
      <w:r w:rsidR="009A787F">
        <w:rPr>
          <w:rFonts w:eastAsia="Arial"/>
          <w:color w:val="000000"/>
        </w:rPr>
        <w:t>“</w:t>
      </w:r>
      <w:r w:rsidR="0081759C">
        <w:rPr>
          <w:rFonts w:eastAsia="Arial"/>
          <w:color w:val="000000"/>
        </w:rPr>
        <w:t>Underinsured Motorists</w:t>
      </w:r>
      <w:r w:rsidR="009A787F">
        <w:rPr>
          <w:rFonts w:eastAsia="Arial"/>
          <w:color w:val="000000"/>
        </w:rPr>
        <w:t>”</w:t>
      </w:r>
      <w:r w:rsidRPr="00A16C87">
        <w:rPr>
          <w:rFonts w:eastAsia="Arial"/>
          <w:color w:val="000000"/>
        </w:rPr>
        <w:t xml:space="preserve"> Coverage Endorsement attached to this Coverage Part.</w:t>
      </w:r>
    </w:p>
    <w:p w14:paraId="5BD6ADA2" w14:textId="77777777" w:rsidR="00001DD5" w:rsidRPr="00A16C87" w:rsidRDefault="00001DD5" w:rsidP="002F1EA7">
      <w:pPr>
        <w:pStyle w:val="Title"/>
        <w:jc w:val="left"/>
        <w:rPr>
          <w:rFonts w:eastAsia="Arial"/>
          <w:spacing w:val="0"/>
          <w:sz w:val="20"/>
        </w:rPr>
      </w:pPr>
      <w:r w:rsidRPr="00A16C87">
        <w:rPr>
          <w:rFonts w:eastAsia="Arial"/>
          <w:spacing w:val="0"/>
          <w:sz w:val="20"/>
        </w:rPr>
        <w:t>SECTION III - PHYSICAL DAMAGE COVERAGE</w:t>
      </w:r>
    </w:p>
    <w:p w14:paraId="55D010FE" w14:textId="77777777" w:rsidR="00001DD5" w:rsidRPr="00A16C87" w:rsidRDefault="00001DD5">
      <w:pPr>
        <w:pStyle w:val="BTNoInd"/>
        <w:jc w:val="both"/>
        <w:rPr>
          <w:b/>
        </w:rPr>
        <w:pPrChange w:id="206" w:author="Carla Marie G. Bersales" w:date="2022-03-03T15:32:00Z">
          <w:pPr>
            <w:pStyle w:val="BTNoInd"/>
          </w:pPr>
        </w:pPrChange>
      </w:pPr>
      <w:r w:rsidRPr="00A16C87">
        <w:rPr>
          <w:b/>
        </w:rPr>
        <w:t>This Policy does not provide coverage for Physical Damage Coverage for Comprehensive and/or Collision including any extensions of coverage thereof.</w:t>
      </w:r>
    </w:p>
    <w:p w14:paraId="2A28C4C1" w14:textId="77777777" w:rsidR="00001DD5" w:rsidRPr="00A16C87" w:rsidRDefault="00001DD5" w:rsidP="002F1EA7">
      <w:pPr>
        <w:pStyle w:val="Title"/>
        <w:jc w:val="left"/>
        <w:rPr>
          <w:rFonts w:eastAsia="Arial"/>
          <w:spacing w:val="0"/>
          <w:sz w:val="20"/>
        </w:rPr>
      </w:pPr>
      <w:r w:rsidRPr="00A16C87">
        <w:rPr>
          <w:rFonts w:eastAsia="Arial"/>
          <w:spacing w:val="0"/>
          <w:sz w:val="20"/>
        </w:rPr>
        <w:t>SECTION IV – BUSINESS AUTO CONDITIONS</w:t>
      </w:r>
    </w:p>
    <w:p w14:paraId="7910E9D7" w14:textId="77777777" w:rsidR="00001DD5" w:rsidRPr="00A16C87" w:rsidRDefault="00001DD5">
      <w:pPr>
        <w:pStyle w:val="BTNoInd"/>
        <w:jc w:val="both"/>
        <w:pPrChange w:id="207" w:author="Carla Marie G. Bersales" w:date="2022-03-03T15:32:00Z">
          <w:pPr>
            <w:pStyle w:val="BTNoInd"/>
          </w:pPr>
        </w:pPrChange>
      </w:pPr>
      <w:r w:rsidRPr="00A16C87">
        <w:t>The following conditions apply in addition to the common Policy Conditions:</w:t>
      </w:r>
    </w:p>
    <w:p w14:paraId="18E7D31F" w14:textId="77777777" w:rsidR="00001DD5" w:rsidRPr="00A16C87" w:rsidRDefault="00001DD5" w:rsidP="002F1EA7">
      <w:pPr>
        <w:pStyle w:val="BTNoInd"/>
        <w:rPr>
          <w:b/>
        </w:rPr>
      </w:pPr>
      <w:r w:rsidRPr="00A16C87">
        <w:rPr>
          <w:b/>
        </w:rPr>
        <w:t>A.  Loss Conditions</w:t>
      </w:r>
    </w:p>
    <w:p w14:paraId="109B030A" w14:textId="77777777" w:rsidR="00001DD5" w:rsidRPr="00A16C87" w:rsidRDefault="00001DD5">
      <w:pPr>
        <w:pStyle w:val="BT25"/>
        <w:jc w:val="both"/>
        <w:rPr>
          <w:spacing w:val="0"/>
        </w:rPr>
        <w:pPrChange w:id="208" w:author="Carla Marie G. Bersales" w:date="2022-03-03T15:33:00Z">
          <w:pPr>
            <w:pStyle w:val="BT25"/>
          </w:pPr>
        </w:pPrChange>
      </w:pPr>
      <w:r w:rsidRPr="00A16C87">
        <w:rPr>
          <w:spacing w:val="0"/>
        </w:rPr>
        <w:t>1)</w:t>
      </w:r>
      <w:r w:rsidRPr="00A16C87">
        <w:rPr>
          <w:spacing w:val="0"/>
        </w:rPr>
        <w:tab/>
        <w:t>Duties in the Event of Accident</w:t>
      </w:r>
      <w:r w:rsidR="009A787F">
        <w:rPr>
          <w:spacing w:val="0"/>
        </w:rPr>
        <w:t>,</w:t>
      </w:r>
      <w:r w:rsidRPr="00A16C87">
        <w:rPr>
          <w:spacing w:val="0"/>
        </w:rPr>
        <w:t xml:space="preserve"> Claim</w:t>
      </w:r>
      <w:r w:rsidR="009A787F">
        <w:rPr>
          <w:spacing w:val="0"/>
        </w:rPr>
        <w:t>,</w:t>
      </w:r>
      <w:r w:rsidRPr="00A16C87">
        <w:rPr>
          <w:spacing w:val="0"/>
        </w:rPr>
        <w:t xml:space="preserve"> Suit Or Loss</w:t>
      </w:r>
    </w:p>
    <w:p w14:paraId="25D041A5" w14:textId="77777777" w:rsidR="00001DD5" w:rsidRPr="00A16C87" w:rsidRDefault="00001DD5" w:rsidP="00953D4A">
      <w:pPr>
        <w:pStyle w:val="BT5"/>
        <w:tabs>
          <w:tab w:val="clear" w:pos="1080"/>
        </w:tabs>
        <w:ind w:left="720" w:right="4" w:firstLine="0"/>
        <w:jc w:val="both"/>
        <w:pPrChange w:id="209" w:author="Carla Marie G. Bersales" w:date="2022-03-05T10:15:00Z">
          <w:pPr>
            <w:pStyle w:val="BT5"/>
            <w:tabs>
              <w:tab w:val="clear" w:pos="1080"/>
            </w:tabs>
            <w:ind w:left="720" w:firstLine="0"/>
          </w:pPr>
        </w:pPrChange>
      </w:pPr>
      <w:r w:rsidRPr="00A16C87">
        <w:t>We have no duty to provide coverage under this policy unless there has been full compliance with the following duties:</w:t>
      </w:r>
    </w:p>
    <w:p w14:paraId="41731475" w14:textId="77777777" w:rsidR="00001DD5" w:rsidRPr="00A16C87" w:rsidRDefault="00001DD5" w:rsidP="00A46872">
      <w:pPr>
        <w:pStyle w:val="BT10"/>
        <w:tabs>
          <w:tab w:val="clear" w:pos="1800"/>
        </w:tabs>
        <w:jc w:val="both"/>
        <w:pPrChange w:id="210" w:author="Carla Marie G. Bersales" w:date="2022-03-05T10:13:00Z">
          <w:pPr>
            <w:pStyle w:val="BT10"/>
          </w:pPr>
        </w:pPrChange>
      </w:pPr>
      <w:proofErr w:type="spellStart"/>
      <w:r w:rsidRPr="00A16C87">
        <w:t>i</w:t>
      </w:r>
      <w:proofErr w:type="spellEnd"/>
      <w:r w:rsidRPr="00A16C87">
        <w:t>.</w:t>
      </w:r>
      <w:r w:rsidRPr="00A16C87">
        <w:tab/>
        <w:t xml:space="preserve">In the event of </w:t>
      </w:r>
      <w:r w:rsidR="009A787F">
        <w:t>“</w:t>
      </w:r>
      <w:r w:rsidRPr="00A16C87">
        <w:t>accident</w:t>
      </w:r>
      <w:r w:rsidR="009A787F">
        <w:t>”,</w:t>
      </w:r>
      <w:r w:rsidRPr="00A16C87">
        <w:t xml:space="preserve"> </w:t>
      </w:r>
      <w:r w:rsidR="009A787F">
        <w:t>“</w:t>
      </w:r>
      <w:r w:rsidRPr="00A16C87">
        <w:t>claim</w:t>
      </w:r>
      <w:r w:rsidR="009A787F">
        <w:t>”,</w:t>
      </w:r>
      <w:r w:rsidRPr="00A16C87">
        <w:t xml:space="preserve"> </w:t>
      </w:r>
      <w:r w:rsidR="009A787F">
        <w:t>“</w:t>
      </w:r>
      <w:r w:rsidRPr="00A16C87">
        <w:t>suit</w:t>
      </w:r>
      <w:r w:rsidR="009A787F">
        <w:t>”</w:t>
      </w:r>
      <w:r w:rsidRPr="00A16C87">
        <w:t xml:space="preserve"> or </w:t>
      </w:r>
      <w:r w:rsidR="009A787F">
        <w:t>“</w:t>
      </w:r>
      <w:r w:rsidRPr="00A16C87">
        <w:t>loss</w:t>
      </w:r>
      <w:r w:rsidR="009A787F">
        <w:t>”</w:t>
      </w:r>
      <w:r w:rsidRPr="00A16C87">
        <w:t xml:space="preserve"> you must give us or our authorized representative prompt </w:t>
      </w:r>
      <w:r w:rsidR="00913686" w:rsidRPr="00A16C87">
        <w:rPr>
          <w:b/>
          <w:u w:val="single"/>
        </w:rPr>
        <w:t>written</w:t>
      </w:r>
      <w:r w:rsidR="00913686" w:rsidRPr="00913686">
        <w:rPr>
          <w:b/>
        </w:rPr>
        <w:t xml:space="preserve"> </w:t>
      </w:r>
      <w:r w:rsidR="00913686" w:rsidRPr="00913686">
        <w:t>notice</w:t>
      </w:r>
      <w:r w:rsidRPr="00A16C87">
        <w:t xml:space="preserve"> of the accident or loss to include:</w:t>
      </w:r>
    </w:p>
    <w:p w14:paraId="76E4AB36" w14:textId="77777777" w:rsidR="00001DD5" w:rsidRPr="00A16C87" w:rsidRDefault="00001DD5">
      <w:pPr>
        <w:pStyle w:val="BT15"/>
        <w:jc w:val="both"/>
        <w:pPrChange w:id="211" w:author="Carla Marie G. Bersales" w:date="2022-03-03T15:33:00Z">
          <w:pPr>
            <w:pStyle w:val="BT15"/>
          </w:pPr>
        </w:pPrChange>
      </w:pPr>
      <w:r w:rsidRPr="00A16C87">
        <w:rPr>
          <w:rFonts w:ascii="Arial" w:hAnsi="Arial"/>
          <w:sz w:val="17"/>
        </w:rPr>
        <w:t>a.</w:t>
      </w:r>
      <w:r w:rsidRPr="00A16C87">
        <w:rPr>
          <w:rFonts w:ascii="Arial" w:hAnsi="Arial"/>
          <w:sz w:val="17"/>
        </w:rPr>
        <w:tab/>
      </w:r>
      <w:r w:rsidRPr="00A16C87">
        <w:t>How</w:t>
      </w:r>
      <w:r w:rsidR="009A787F">
        <w:t>,</w:t>
      </w:r>
      <w:r w:rsidRPr="00A16C87">
        <w:t xml:space="preserve"> when to include time and where the </w:t>
      </w:r>
      <w:r w:rsidR="009A787F">
        <w:t>“</w:t>
      </w:r>
      <w:r w:rsidRPr="00A16C87">
        <w:t>accident</w:t>
      </w:r>
      <w:r w:rsidR="009A787F">
        <w:t>”</w:t>
      </w:r>
      <w:r w:rsidRPr="00A16C87">
        <w:t xml:space="preserve"> or </w:t>
      </w:r>
      <w:r w:rsidR="009A787F">
        <w:t>“</w:t>
      </w:r>
      <w:r w:rsidRPr="00A16C87">
        <w:t>loss</w:t>
      </w:r>
      <w:r w:rsidR="009A787F">
        <w:t>”</w:t>
      </w:r>
      <w:r w:rsidRPr="00A16C87">
        <w:t xml:space="preserve"> occurred;</w:t>
      </w:r>
    </w:p>
    <w:p w14:paraId="3D89273C" w14:textId="77777777" w:rsidR="00001DD5" w:rsidRPr="00A16C87" w:rsidRDefault="00001DD5">
      <w:pPr>
        <w:pStyle w:val="BT15"/>
        <w:jc w:val="both"/>
        <w:pPrChange w:id="212" w:author="Carla Marie G. Bersales" w:date="2022-03-03T15:33:00Z">
          <w:pPr>
            <w:pStyle w:val="BT15"/>
          </w:pPr>
        </w:pPrChange>
      </w:pPr>
      <w:r w:rsidRPr="00A16C87">
        <w:rPr>
          <w:rFonts w:ascii="Arial" w:hAnsi="Arial"/>
          <w:sz w:val="17"/>
        </w:rPr>
        <w:t>b.</w:t>
      </w:r>
      <w:r w:rsidRPr="00A16C87">
        <w:rPr>
          <w:rFonts w:ascii="Arial" w:hAnsi="Arial"/>
          <w:sz w:val="17"/>
        </w:rPr>
        <w:tab/>
      </w:r>
      <w:r w:rsidRPr="00A16C87">
        <w:t xml:space="preserve">The </w:t>
      </w:r>
      <w:r w:rsidR="009A787F">
        <w:t>“</w:t>
      </w:r>
      <w:r w:rsidRPr="00A16C87">
        <w:t>insured</w:t>
      </w:r>
      <w:r w:rsidR="009A787F">
        <w:t>’</w:t>
      </w:r>
      <w:r w:rsidRPr="00A16C87">
        <w:t>s</w:t>
      </w:r>
      <w:r w:rsidR="009A787F">
        <w:t>”</w:t>
      </w:r>
      <w:r w:rsidRPr="00A16C87">
        <w:t xml:space="preserve"> name and address; and</w:t>
      </w:r>
    </w:p>
    <w:p w14:paraId="51B302EF" w14:textId="77777777" w:rsidR="00001DD5" w:rsidRPr="00A16C87" w:rsidRDefault="00001DD5">
      <w:pPr>
        <w:pStyle w:val="BT15"/>
        <w:jc w:val="both"/>
        <w:pPrChange w:id="213" w:author="Carla Marie G. Bersales" w:date="2022-03-03T15:33:00Z">
          <w:pPr>
            <w:pStyle w:val="BT15"/>
          </w:pPr>
        </w:pPrChange>
      </w:pPr>
      <w:r w:rsidRPr="00A16C87">
        <w:rPr>
          <w:rFonts w:ascii="Arial" w:hAnsi="Arial"/>
          <w:sz w:val="17"/>
        </w:rPr>
        <w:t>c.</w:t>
      </w:r>
      <w:r w:rsidRPr="00A16C87">
        <w:rPr>
          <w:rFonts w:ascii="Arial" w:hAnsi="Arial"/>
          <w:sz w:val="17"/>
        </w:rPr>
        <w:tab/>
      </w:r>
      <w:r w:rsidRPr="00A16C87">
        <w:t>To the extent possible the names and addresses of any injured persons and witnesses.</w:t>
      </w:r>
    </w:p>
    <w:p w14:paraId="5B84785E" w14:textId="7797C768" w:rsidR="00001DD5" w:rsidRPr="00A16C87" w:rsidRDefault="00001DD5" w:rsidP="00A46872">
      <w:pPr>
        <w:pStyle w:val="BT10"/>
        <w:tabs>
          <w:tab w:val="clear" w:pos="1800"/>
        </w:tabs>
        <w:ind w:left="1843" w:hanging="425"/>
        <w:jc w:val="both"/>
        <w:pPrChange w:id="214" w:author="Carla Marie G. Bersales" w:date="2022-03-05T10:13:00Z">
          <w:pPr>
            <w:pStyle w:val="BT10"/>
          </w:pPr>
        </w:pPrChange>
      </w:pPr>
      <w:r w:rsidRPr="00A16C87">
        <w:t xml:space="preserve">ii. </w:t>
      </w:r>
      <w:ins w:id="215" w:author="Carla Marie G. Bersales" w:date="2022-03-05T10:13:00Z">
        <w:r w:rsidR="00A46872">
          <w:t xml:space="preserve">   </w:t>
        </w:r>
      </w:ins>
      <w:r w:rsidRPr="00A16C87">
        <w:t xml:space="preserve">Additionally you and other involved </w:t>
      </w:r>
      <w:r w:rsidR="009A787F">
        <w:t>“</w:t>
      </w:r>
      <w:r w:rsidRPr="00A16C87">
        <w:t>insured</w:t>
      </w:r>
      <w:r w:rsidR="009A787F">
        <w:t>”</w:t>
      </w:r>
      <w:r w:rsidRPr="00A16C87">
        <w:t xml:space="preserve"> must:</w:t>
      </w:r>
    </w:p>
    <w:p w14:paraId="040A9D6C" w14:textId="3D3E07D0" w:rsidR="00001DD5" w:rsidRPr="00A16C87" w:rsidRDefault="00001DD5">
      <w:pPr>
        <w:pStyle w:val="BT15"/>
        <w:jc w:val="both"/>
        <w:pPrChange w:id="216" w:author="Carla Marie G. Bersales" w:date="2022-03-03T15:33:00Z">
          <w:pPr>
            <w:pStyle w:val="BT15"/>
          </w:pPr>
        </w:pPrChange>
      </w:pPr>
      <w:r w:rsidRPr="00A16C87">
        <w:rPr>
          <w:rFonts w:ascii="Arial" w:hAnsi="Arial"/>
          <w:sz w:val="17"/>
        </w:rPr>
        <w:t>a.</w:t>
      </w:r>
      <w:r w:rsidRPr="00A16C87">
        <w:rPr>
          <w:rFonts w:ascii="Arial" w:hAnsi="Arial"/>
          <w:sz w:val="17"/>
        </w:rPr>
        <w:tab/>
      </w:r>
      <w:r w:rsidRPr="00A16C87">
        <w:t>Assume no obligation</w:t>
      </w:r>
      <w:r w:rsidR="009A787F">
        <w:t>,</w:t>
      </w:r>
      <w:r w:rsidRPr="00A16C87">
        <w:t xml:space="preserve"> make no </w:t>
      </w:r>
      <w:del w:id="217" w:author="Asllie Ann Sablan" w:date="2021-07-29T09:02:00Z">
        <w:r w:rsidRPr="00A16C87" w:rsidDel="0076773F">
          <w:delText>payment</w:delText>
        </w:r>
      </w:del>
      <w:ins w:id="218" w:author="Asllie Ann Sablan" w:date="2021-07-29T09:02:00Z">
        <w:r w:rsidR="0076773F" w:rsidRPr="00A16C87">
          <w:t>payment,</w:t>
        </w:r>
      </w:ins>
      <w:r w:rsidRPr="00A16C87">
        <w:t xml:space="preserve"> or incur no expense without our consent</w:t>
      </w:r>
      <w:r w:rsidR="009A787F">
        <w:t>,</w:t>
      </w:r>
      <w:r w:rsidRPr="00A16C87">
        <w:t xml:space="preserve"> except at the </w:t>
      </w:r>
      <w:r w:rsidR="009A787F">
        <w:t>“</w:t>
      </w:r>
      <w:r w:rsidRPr="00A16C87">
        <w:t>insured</w:t>
      </w:r>
      <w:r w:rsidR="009A787F">
        <w:t>’</w:t>
      </w:r>
      <w:r w:rsidRPr="00A16C87">
        <w:t>s</w:t>
      </w:r>
      <w:r w:rsidR="009A787F">
        <w:t>”</w:t>
      </w:r>
      <w:r w:rsidRPr="00A16C87">
        <w:t xml:space="preserve"> own cost.</w:t>
      </w:r>
    </w:p>
    <w:p w14:paraId="2645E199" w14:textId="46B97C49" w:rsidR="00001DD5" w:rsidRPr="00A16C87" w:rsidRDefault="00001DD5">
      <w:pPr>
        <w:pStyle w:val="BT15"/>
        <w:jc w:val="both"/>
        <w:pPrChange w:id="219" w:author="Carla Marie G. Bersales" w:date="2022-03-03T15:33:00Z">
          <w:pPr>
            <w:pStyle w:val="BT15"/>
          </w:pPr>
        </w:pPrChange>
      </w:pPr>
      <w:r w:rsidRPr="00A16C87">
        <w:rPr>
          <w:rFonts w:ascii="Arial" w:hAnsi="Arial"/>
          <w:sz w:val="17"/>
        </w:rPr>
        <w:t>b.</w:t>
      </w:r>
      <w:r w:rsidRPr="00A16C87">
        <w:rPr>
          <w:rFonts w:ascii="Arial" w:hAnsi="Arial"/>
          <w:sz w:val="17"/>
        </w:rPr>
        <w:tab/>
      </w:r>
      <w:r w:rsidRPr="00A16C87">
        <w:t>Immediately send us copies of any request</w:t>
      </w:r>
      <w:r w:rsidR="009A787F">
        <w:t>,</w:t>
      </w:r>
      <w:r w:rsidRPr="00A16C87">
        <w:t xml:space="preserve"> demand</w:t>
      </w:r>
      <w:r w:rsidR="009A787F">
        <w:t>,</w:t>
      </w:r>
      <w:r w:rsidRPr="00A16C87">
        <w:t xml:space="preserve"> order</w:t>
      </w:r>
      <w:r w:rsidR="009A787F">
        <w:t>,</w:t>
      </w:r>
      <w:r w:rsidRPr="00A16C87">
        <w:t xml:space="preserve"> notice</w:t>
      </w:r>
      <w:r w:rsidR="009A787F">
        <w:t>,</w:t>
      </w:r>
      <w:r w:rsidRPr="00A16C87">
        <w:t xml:space="preserve"> </w:t>
      </w:r>
      <w:del w:id="220" w:author="Asllie Ann Sablan" w:date="2021-07-29T09:02:00Z">
        <w:r w:rsidRPr="00A16C87" w:rsidDel="0076773F">
          <w:delText>summons</w:delText>
        </w:r>
      </w:del>
      <w:ins w:id="221" w:author="Asllie Ann Sablan" w:date="2021-07-29T09:02:00Z">
        <w:r w:rsidR="0076773F" w:rsidRPr="00A16C87">
          <w:t>summons,</w:t>
        </w:r>
      </w:ins>
      <w:r w:rsidRPr="00A16C87">
        <w:t xml:space="preserve"> or legal paper received concerning the claim or </w:t>
      </w:r>
      <w:r w:rsidR="009A787F">
        <w:t>“</w:t>
      </w:r>
      <w:r w:rsidRPr="00A16C87">
        <w:t>suit</w:t>
      </w:r>
      <w:r w:rsidR="009A787F">
        <w:t>”</w:t>
      </w:r>
      <w:r w:rsidRPr="00A16C87">
        <w:t>.</w:t>
      </w:r>
    </w:p>
    <w:p w14:paraId="61EC683F" w14:textId="77777777" w:rsidR="00001DD5" w:rsidRPr="00985304" w:rsidRDefault="00001DD5">
      <w:pPr>
        <w:pStyle w:val="BT15"/>
        <w:jc w:val="both"/>
        <w:pPrChange w:id="222" w:author="Carla Marie G. Bersales" w:date="2022-03-03T15:33:00Z">
          <w:pPr>
            <w:pStyle w:val="BT15"/>
          </w:pPr>
        </w:pPrChange>
      </w:pPr>
      <w:r w:rsidRPr="00A16C87">
        <w:rPr>
          <w:rFonts w:ascii="Arial" w:hAnsi="Arial"/>
          <w:sz w:val="17"/>
        </w:rPr>
        <w:lastRenderedPageBreak/>
        <w:t>c.</w:t>
      </w:r>
      <w:r w:rsidRPr="00A16C87">
        <w:rPr>
          <w:rFonts w:ascii="Arial" w:hAnsi="Arial"/>
          <w:sz w:val="17"/>
        </w:rPr>
        <w:tab/>
      </w:r>
      <w:r w:rsidRPr="00985304">
        <w:t xml:space="preserve">Cooperate with us in the investigation or settlement of the claim or defense against the </w:t>
      </w:r>
      <w:r w:rsidR="009A787F" w:rsidRPr="00985304">
        <w:t>“</w:t>
      </w:r>
      <w:r w:rsidRPr="00985304">
        <w:t>suit</w:t>
      </w:r>
      <w:r w:rsidR="009A787F" w:rsidRPr="00985304">
        <w:t>”</w:t>
      </w:r>
    </w:p>
    <w:p w14:paraId="45682588" w14:textId="77777777" w:rsidR="00001DD5" w:rsidRPr="00985304" w:rsidRDefault="00001DD5">
      <w:pPr>
        <w:pStyle w:val="BT15"/>
        <w:jc w:val="both"/>
        <w:pPrChange w:id="223" w:author="Carla Marie G. Bersales" w:date="2022-03-03T15:33:00Z">
          <w:pPr>
            <w:pStyle w:val="BT15"/>
          </w:pPr>
        </w:pPrChange>
      </w:pPr>
      <w:r w:rsidRPr="00985304">
        <w:rPr>
          <w:sz w:val="17"/>
          <w:rPrChange w:id="224" w:author="Carla Marie G. Bersales" w:date="2022-03-03T15:33:00Z">
            <w:rPr>
              <w:rFonts w:ascii="Arial" w:hAnsi="Arial"/>
              <w:sz w:val="17"/>
            </w:rPr>
          </w:rPrChange>
        </w:rPr>
        <w:t>d.</w:t>
      </w:r>
      <w:r w:rsidRPr="00985304">
        <w:rPr>
          <w:sz w:val="17"/>
          <w:rPrChange w:id="225" w:author="Carla Marie G. Bersales" w:date="2022-03-03T15:33:00Z">
            <w:rPr>
              <w:rFonts w:ascii="Arial" w:hAnsi="Arial"/>
              <w:sz w:val="17"/>
            </w:rPr>
          </w:rPrChange>
        </w:rPr>
        <w:tab/>
      </w:r>
      <w:r w:rsidRPr="00985304">
        <w:t>Authorize us to obtain medical records or other pertinent information.</w:t>
      </w:r>
    </w:p>
    <w:p w14:paraId="4774BAC8" w14:textId="77777777" w:rsidR="00001DD5" w:rsidRPr="00985304" w:rsidRDefault="00001DD5">
      <w:pPr>
        <w:pStyle w:val="BT15"/>
        <w:jc w:val="both"/>
        <w:pPrChange w:id="226" w:author="Carla Marie G. Bersales" w:date="2022-03-03T15:33:00Z">
          <w:pPr>
            <w:pStyle w:val="BT15"/>
          </w:pPr>
        </w:pPrChange>
      </w:pPr>
      <w:r w:rsidRPr="00985304">
        <w:rPr>
          <w:sz w:val="17"/>
          <w:rPrChange w:id="227" w:author="Carla Marie G. Bersales" w:date="2022-03-03T15:33:00Z">
            <w:rPr>
              <w:rFonts w:ascii="Arial" w:hAnsi="Arial"/>
              <w:sz w:val="17"/>
            </w:rPr>
          </w:rPrChange>
        </w:rPr>
        <w:t>e.</w:t>
      </w:r>
      <w:r w:rsidRPr="00985304">
        <w:rPr>
          <w:sz w:val="17"/>
          <w:rPrChange w:id="228" w:author="Carla Marie G. Bersales" w:date="2022-03-03T15:33:00Z">
            <w:rPr>
              <w:rFonts w:ascii="Arial" w:hAnsi="Arial"/>
              <w:sz w:val="17"/>
            </w:rPr>
          </w:rPrChange>
        </w:rPr>
        <w:tab/>
      </w:r>
      <w:r w:rsidRPr="00985304">
        <w:t>Submit to examination at our expense</w:t>
      </w:r>
      <w:r w:rsidR="009A787F" w:rsidRPr="00985304">
        <w:t>,</w:t>
      </w:r>
      <w:r w:rsidRPr="00985304">
        <w:t xml:space="preserve"> by physicians of our choice</w:t>
      </w:r>
      <w:r w:rsidR="009A787F" w:rsidRPr="00985304">
        <w:t>,</w:t>
      </w:r>
      <w:r w:rsidRPr="00985304">
        <w:t xml:space="preserve"> as often as we reasonably require.</w:t>
      </w:r>
    </w:p>
    <w:p w14:paraId="642E6578" w14:textId="235C7918" w:rsidR="00001DD5" w:rsidRPr="00985304" w:rsidRDefault="00001DD5" w:rsidP="00A46872">
      <w:pPr>
        <w:pStyle w:val="BT10"/>
        <w:jc w:val="both"/>
        <w:pPrChange w:id="229" w:author="Carla Marie G. Bersales" w:date="2022-03-05T10:13:00Z">
          <w:pPr>
            <w:pStyle w:val="BT10"/>
          </w:pPr>
        </w:pPrChange>
      </w:pPr>
      <w:r w:rsidRPr="00985304">
        <w:t xml:space="preserve">iii. </w:t>
      </w:r>
      <w:ins w:id="230" w:author="Carla Marie G. Bersales" w:date="2022-03-05T10:13:00Z">
        <w:r w:rsidR="00A46872">
          <w:t xml:space="preserve">  </w:t>
        </w:r>
      </w:ins>
      <w:r w:rsidRPr="00985304">
        <w:t xml:space="preserve">If there is </w:t>
      </w:r>
      <w:r w:rsidR="009A787F" w:rsidRPr="00985304">
        <w:t>“</w:t>
      </w:r>
      <w:r w:rsidRPr="00985304">
        <w:t>loss</w:t>
      </w:r>
      <w:r w:rsidR="009A787F" w:rsidRPr="00985304">
        <w:t>”</w:t>
      </w:r>
      <w:r w:rsidRPr="00985304">
        <w:t xml:space="preserve"> to a covered </w:t>
      </w:r>
      <w:r w:rsidR="009A787F" w:rsidRPr="00985304">
        <w:t>“</w:t>
      </w:r>
      <w:r w:rsidRPr="00985304">
        <w:t>auto</w:t>
      </w:r>
      <w:r w:rsidR="009A787F" w:rsidRPr="00985304">
        <w:t>”</w:t>
      </w:r>
      <w:r w:rsidRPr="00985304">
        <w:t xml:space="preserve"> or its equipment you must also do the following:</w:t>
      </w:r>
    </w:p>
    <w:p w14:paraId="62F78C20" w14:textId="77777777" w:rsidR="00001DD5" w:rsidRPr="00985304" w:rsidRDefault="00001DD5">
      <w:pPr>
        <w:pStyle w:val="BT15"/>
        <w:jc w:val="both"/>
        <w:pPrChange w:id="231" w:author="Carla Marie G. Bersales" w:date="2022-03-03T15:33:00Z">
          <w:pPr>
            <w:pStyle w:val="BT15"/>
          </w:pPr>
        </w:pPrChange>
      </w:pPr>
      <w:r w:rsidRPr="00985304">
        <w:rPr>
          <w:sz w:val="17"/>
          <w:rPrChange w:id="232" w:author="Carla Marie G. Bersales" w:date="2022-03-03T15:33:00Z">
            <w:rPr>
              <w:rFonts w:ascii="Arial" w:hAnsi="Arial"/>
              <w:sz w:val="17"/>
            </w:rPr>
          </w:rPrChange>
        </w:rPr>
        <w:t>a.</w:t>
      </w:r>
      <w:r w:rsidRPr="00985304">
        <w:rPr>
          <w:sz w:val="17"/>
          <w:rPrChange w:id="233" w:author="Carla Marie G. Bersales" w:date="2022-03-03T15:33:00Z">
            <w:rPr>
              <w:rFonts w:ascii="Arial" w:hAnsi="Arial"/>
              <w:sz w:val="17"/>
            </w:rPr>
          </w:rPrChange>
        </w:rPr>
        <w:tab/>
      </w:r>
      <w:r w:rsidRPr="00985304">
        <w:t xml:space="preserve">Promptly notify the police if the covered </w:t>
      </w:r>
      <w:r w:rsidR="009A787F" w:rsidRPr="00985304">
        <w:t>“</w:t>
      </w:r>
      <w:r w:rsidRPr="00985304">
        <w:t>auto</w:t>
      </w:r>
      <w:r w:rsidR="009A787F" w:rsidRPr="00985304">
        <w:t>”</w:t>
      </w:r>
      <w:r w:rsidRPr="00985304">
        <w:t xml:space="preserve"> or any of its equipment is stolen.</w:t>
      </w:r>
    </w:p>
    <w:p w14:paraId="4DC7982B" w14:textId="77777777" w:rsidR="00001DD5" w:rsidRPr="00985304" w:rsidRDefault="00001DD5">
      <w:pPr>
        <w:pStyle w:val="BT15"/>
        <w:jc w:val="both"/>
        <w:pPrChange w:id="234" w:author="Carla Marie G. Bersales" w:date="2022-03-03T15:33:00Z">
          <w:pPr>
            <w:pStyle w:val="BT15"/>
          </w:pPr>
        </w:pPrChange>
      </w:pPr>
      <w:r w:rsidRPr="00985304">
        <w:rPr>
          <w:sz w:val="17"/>
          <w:rPrChange w:id="235" w:author="Carla Marie G. Bersales" w:date="2022-03-03T15:33:00Z">
            <w:rPr>
              <w:rFonts w:ascii="Arial" w:hAnsi="Arial"/>
              <w:sz w:val="17"/>
            </w:rPr>
          </w:rPrChange>
        </w:rPr>
        <w:t>b.</w:t>
      </w:r>
      <w:r w:rsidRPr="00985304">
        <w:rPr>
          <w:sz w:val="17"/>
          <w:rPrChange w:id="236" w:author="Carla Marie G. Bersales" w:date="2022-03-03T15:33:00Z">
            <w:rPr>
              <w:rFonts w:ascii="Arial" w:hAnsi="Arial"/>
              <w:sz w:val="17"/>
            </w:rPr>
          </w:rPrChange>
        </w:rPr>
        <w:tab/>
      </w:r>
      <w:r w:rsidRPr="00985304">
        <w:t xml:space="preserve">Take all reasonable steps to protect the covered </w:t>
      </w:r>
      <w:r w:rsidR="009A787F" w:rsidRPr="00985304">
        <w:t>“</w:t>
      </w:r>
      <w:r w:rsidRPr="00985304">
        <w:t>auto</w:t>
      </w:r>
      <w:r w:rsidR="009A787F" w:rsidRPr="00985304">
        <w:t>”</w:t>
      </w:r>
      <w:r w:rsidRPr="00985304">
        <w:t xml:space="preserve"> from further damage. Also keep a record of your expenses for consideration in the settlement of the claim.</w:t>
      </w:r>
    </w:p>
    <w:p w14:paraId="7D257CB7" w14:textId="77777777" w:rsidR="00001DD5" w:rsidRPr="00985304" w:rsidRDefault="00001DD5">
      <w:pPr>
        <w:pStyle w:val="BT15"/>
        <w:jc w:val="both"/>
        <w:pPrChange w:id="237" w:author="Carla Marie G. Bersales" w:date="2022-03-03T15:33:00Z">
          <w:pPr>
            <w:pStyle w:val="BT15"/>
          </w:pPr>
        </w:pPrChange>
      </w:pPr>
      <w:r w:rsidRPr="00985304">
        <w:rPr>
          <w:sz w:val="17"/>
          <w:rPrChange w:id="238" w:author="Carla Marie G. Bersales" w:date="2022-03-03T15:33:00Z">
            <w:rPr>
              <w:rFonts w:ascii="Arial" w:hAnsi="Arial"/>
              <w:sz w:val="17"/>
            </w:rPr>
          </w:rPrChange>
        </w:rPr>
        <w:t>c.</w:t>
      </w:r>
      <w:r w:rsidRPr="00985304">
        <w:rPr>
          <w:sz w:val="17"/>
          <w:rPrChange w:id="239" w:author="Carla Marie G. Bersales" w:date="2022-03-03T15:33:00Z">
            <w:rPr>
              <w:rFonts w:ascii="Arial" w:hAnsi="Arial"/>
              <w:sz w:val="17"/>
            </w:rPr>
          </w:rPrChange>
        </w:rPr>
        <w:tab/>
      </w:r>
      <w:r w:rsidRPr="00985304">
        <w:t xml:space="preserve">Permit us to inspect the covered </w:t>
      </w:r>
      <w:r w:rsidR="009A787F" w:rsidRPr="00985304">
        <w:t>“</w:t>
      </w:r>
      <w:r w:rsidRPr="00985304">
        <w:t>auto</w:t>
      </w:r>
      <w:r w:rsidR="009A787F" w:rsidRPr="00985304">
        <w:t>”</w:t>
      </w:r>
      <w:r w:rsidRPr="00985304">
        <w:t xml:space="preserve"> and records proving the </w:t>
      </w:r>
      <w:r w:rsidR="009A787F" w:rsidRPr="00985304">
        <w:t>“</w:t>
      </w:r>
      <w:r w:rsidRPr="00985304">
        <w:t>loss</w:t>
      </w:r>
      <w:r w:rsidR="009A787F" w:rsidRPr="00985304">
        <w:t>”</w:t>
      </w:r>
      <w:r w:rsidRPr="00985304">
        <w:t xml:space="preserve"> before its repair or disposition.</w:t>
      </w:r>
    </w:p>
    <w:p w14:paraId="222E632E" w14:textId="77777777" w:rsidR="00001DD5" w:rsidRPr="00985304" w:rsidRDefault="00001DD5">
      <w:pPr>
        <w:pStyle w:val="BT15"/>
        <w:jc w:val="both"/>
        <w:pPrChange w:id="240" w:author="Carla Marie G. Bersales" w:date="2022-03-03T15:33:00Z">
          <w:pPr>
            <w:pStyle w:val="BT15"/>
          </w:pPr>
        </w:pPrChange>
      </w:pPr>
      <w:r w:rsidRPr="00985304">
        <w:rPr>
          <w:sz w:val="17"/>
          <w:rPrChange w:id="241" w:author="Carla Marie G. Bersales" w:date="2022-03-03T15:33:00Z">
            <w:rPr>
              <w:rFonts w:ascii="Arial" w:hAnsi="Arial"/>
              <w:sz w:val="17"/>
            </w:rPr>
          </w:rPrChange>
        </w:rPr>
        <w:t>d.</w:t>
      </w:r>
      <w:r w:rsidRPr="00985304">
        <w:rPr>
          <w:sz w:val="17"/>
          <w:rPrChange w:id="242" w:author="Carla Marie G. Bersales" w:date="2022-03-03T15:33:00Z">
            <w:rPr>
              <w:rFonts w:ascii="Arial" w:hAnsi="Arial"/>
              <w:sz w:val="17"/>
            </w:rPr>
          </w:rPrChange>
        </w:rPr>
        <w:tab/>
      </w:r>
      <w:r w:rsidRPr="00985304">
        <w:t>Agree to examinations under oath at our request ad give us a signed statement of your answers.</w:t>
      </w:r>
    </w:p>
    <w:p w14:paraId="689FA85C" w14:textId="184A25F1" w:rsidR="00001DD5" w:rsidRPr="00985304" w:rsidRDefault="00001DD5">
      <w:pPr>
        <w:pStyle w:val="BT5"/>
        <w:tabs>
          <w:tab w:val="clear" w:pos="1080"/>
        </w:tabs>
        <w:ind w:left="720" w:firstLine="0"/>
        <w:jc w:val="both"/>
        <w:pPrChange w:id="243" w:author="Carla Marie G. Bersales" w:date="2022-03-03T15:33:00Z">
          <w:pPr>
            <w:pStyle w:val="BT5"/>
            <w:tabs>
              <w:tab w:val="clear" w:pos="1080"/>
            </w:tabs>
            <w:ind w:left="720" w:firstLine="0"/>
          </w:pPr>
        </w:pPrChange>
      </w:pPr>
      <w:r w:rsidRPr="00985304">
        <w:t>It is further agreed that upon an accident or loss</w:t>
      </w:r>
      <w:r w:rsidR="009A787F" w:rsidRPr="00985304">
        <w:t>,</w:t>
      </w:r>
      <w:r w:rsidRPr="00985304">
        <w:t xml:space="preserve"> that if </w:t>
      </w:r>
      <w:del w:id="244" w:author="Carla Marie G. Bersales" w:date="2022-03-03T15:33:00Z">
        <w:r w:rsidRPr="00985304" w:rsidDel="00985304">
          <w:delText>possible</w:delText>
        </w:r>
      </w:del>
      <w:ins w:id="245" w:author="Carla Marie G. Bersales" w:date="2022-03-03T15:33:00Z">
        <w:r w:rsidR="00985304" w:rsidRPr="00985304">
          <w:t>possible,</w:t>
        </w:r>
      </w:ins>
      <w:r w:rsidRPr="00985304">
        <w:t xml:space="preserve"> you will provide telephonic notice and such contact information has been provided to you. Promptly following this you will advise us in writing and request formal acknowledgement of receipt of such notice.</w:t>
      </w:r>
    </w:p>
    <w:p w14:paraId="500ACAA8" w14:textId="77777777" w:rsidR="00001DD5" w:rsidRPr="00A16C87" w:rsidRDefault="00001DD5" w:rsidP="002F1EA7">
      <w:pPr>
        <w:pStyle w:val="Title"/>
        <w:jc w:val="left"/>
        <w:rPr>
          <w:rFonts w:eastAsia="Arial"/>
          <w:spacing w:val="0"/>
          <w:sz w:val="20"/>
        </w:rPr>
      </w:pPr>
      <w:r w:rsidRPr="00A16C87">
        <w:rPr>
          <w:rFonts w:eastAsia="Arial"/>
          <w:spacing w:val="0"/>
          <w:sz w:val="20"/>
        </w:rPr>
        <w:t>SECTION V - COMMON POLICY CONDITIONS</w:t>
      </w:r>
    </w:p>
    <w:p w14:paraId="490D64D3" w14:textId="77777777" w:rsidR="00001DD5" w:rsidRPr="00A16C87" w:rsidRDefault="00001DD5" w:rsidP="002F1EA7">
      <w:pPr>
        <w:pStyle w:val="BTNoInd"/>
        <w:rPr>
          <w:rFonts w:eastAsia="Arial"/>
          <w:b/>
          <w:color w:val="000000"/>
        </w:rPr>
      </w:pPr>
      <w:r w:rsidRPr="00A16C87">
        <w:rPr>
          <w:rFonts w:eastAsia="Arial"/>
          <w:b/>
          <w:color w:val="000000"/>
        </w:rPr>
        <w:t>A.  Cancellation</w:t>
      </w:r>
    </w:p>
    <w:p w14:paraId="21E1CBAB" w14:textId="77777777" w:rsidR="00001DD5" w:rsidRPr="00A16C87" w:rsidRDefault="00001DD5">
      <w:pPr>
        <w:pStyle w:val="BTNoInd"/>
        <w:jc w:val="both"/>
        <w:pPrChange w:id="246" w:author="Carla Marie G. Bersales" w:date="2022-03-03T15:33:00Z">
          <w:pPr>
            <w:pStyle w:val="BTNoInd"/>
          </w:pPr>
        </w:pPrChange>
      </w:pPr>
      <w:r w:rsidRPr="00A16C87">
        <w:t>The first Named Insured shown in the Declarations may cancel this policy by mailing or delivering to us advance written notice of cancellation.</w:t>
      </w:r>
    </w:p>
    <w:p w14:paraId="6E4F30DE" w14:textId="77777777" w:rsidR="00001DD5" w:rsidRPr="00A16C87" w:rsidRDefault="00001DD5">
      <w:pPr>
        <w:pStyle w:val="BTNoInd"/>
        <w:jc w:val="both"/>
        <w:pPrChange w:id="247" w:author="Carla Marie G. Bersales" w:date="2022-03-03T15:33:00Z">
          <w:pPr>
            <w:pStyle w:val="BTNoInd"/>
          </w:pPr>
        </w:pPrChange>
      </w:pPr>
      <w:r w:rsidRPr="00A16C87">
        <w:t>We may cancel this policy by mailing or delivering to the first Named Insured written notice of cancellation at least:</w:t>
      </w:r>
    </w:p>
    <w:p w14:paraId="6F129501" w14:textId="77777777" w:rsidR="00001DD5" w:rsidRPr="00A16C87" w:rsidRDefault="00001DD5">
      <w:pPr>
        <w:pStyle w:val="BT25"/>
        <w:ind w:left="720" w:hanging="360"/>
        <w:jc w:val="both"/>
        <w:rPr>
          <w:b w:val="0"/>
          <w:spacing w:val="0"/>
        </w:rPr>
        <w:pPrChange w:id="248" w:author="Carla Marie G. Bersales" w:date="2022-03-03T15:33:00Z">
          <w:pPr>
            <w:pStyle w:val="BT25"/>
            <w:ind w:left="720" w:hanging="360"/>
          </w:pPr>
        </w:pPrChange>
      </w:pPr>
      <w:r w:rsidRPr="00A16C87">
        <w:rPr>
          <w:b w:val="0"/>
          <w:spacing w:val="0"/>
        </w:rPr>
        <w:t>1)</w:t>
      </w:r>
      <w:r w:rsidRPr="00A16C87">
        <w:rPr>
          <w:b w:val="0"/>
          <w:spacing w:val="0"/>
        </w:rPr>
        <w:tab/>
        <w:t>10 days before the effective date of cancellation if we cancel for nonpayment of any premium due; or</w:t>
      </w:r>
    </w:p>
    <w:p w14:paraId="36EB37FB" w14:textId="7923CBCA" w:rsidR="00001DD5" w:rsidRPr="00A16C87" w:rsidRDefault="00001DD5">
      <w:pPr>
        <w:pStyle w:val="BT25"/>
        <w:ind w:left="720" w:hanging="360"/>
        <w:jc w:val="both"/>
        <w:rPr>
          <w:b w:val="0"/>
          <w:spacing w:val="0"/>
        </w:rPr>
        <w:pPrChange w:id="249" w:author="Carla Marie G. Bersales" w:date="2022-03-03T15:33:00Z">
          <w:pPr>
            <w:pStyle w:val="BT25"/>
            <w:ind w:left="720" w:hanging="360"/>
          </w:pPr>
        </w:pPrChange>
      </w:pPr>
      <w:r w:rsidRPr="00A16C87">
        <w:rPr>
          <w:rFonts w:ascii="Arial" w:hAnsi="Arial"/>
          <w:b w:val="0"/>
          <w:spacing w:val="0"/>
          <w:sz w:val="17"/>
        </w:rPr>
        <w:t>2)</w:t>
      </w:r>
      <w:r w:rsidRPr="00A16C87">
        <w:rPr>
          <w:rFonts w:ascii="Arial" w:hAnsi="Arial"/>
          <w:b w:val="0"/>
          <w:spacing w:val="0"/>
          <w:sz w:val="17"/>
        </w:rPr>
        <w:tab/>
      </w:r>
      <w:r w:rsidRPr="00A16C87">
        <w:rPr>
          <w:b w:val="0"/>
          <w:spacing w:val="0"/>
        </w:rPr>
        <w:t>30 days before the effective date of cancellation if we cancel for any other reason including but not limited to failure to meet any requirements arising out of an inspection</w:t>
      </w:r>
      <w:r w:rsidR="009A787F">
        <w:rPr>
          <w:b w:val="0"/>
          <w:spacing w:val="0"/>
        </w:rPr>
        <w:t>,</w:t>
      </w:r>
      <w:r w:rsidRPr="00A16C87">
        <w:rPr>
          <w:b w:val="0"/>
          <w:spacing w:val="0"/>
        </w:rPr>
        <w:t xml:space="preserve"> </w:t>
      </w:r>
      <w:del w:id="250" w:author="Asllie Ann Sablan" w:date="2021-07-29T09:02:00Z">
        <w:r w:rsidRPr="00A16C87" w:rsidDel="0076773F">
          <w:rPr>
            <w:b w:val="0"/>
            <w:spacing w:val="0"/>
          </w:rPr>
          <w:delText>audit</w:delText>
        </w:r>
      </w:del>
      <w:ins w:id="251" w:author="Asllie Ann Sablan" w:date="2021-07-29T09:02:00Z">
        <w:r w:rsidR="0076773F" w:rsidRPr="00A16C87">
          <w:rPr>
            <w:b w:val="0"/>
            <w:spacing w:val="0"/>
          </w:rPr>
          <w:t>audit,</w:t>
        </w:r>
      </w:ins>
      <w:r w:rsidRPr="00A16C87">
        <w:rPr>
          <w:b w:val="0"/>
          <w:spacing w:val="0"/>
        </w:rPr>
        <w:t xml:space="preserve"> or a material change in exposure.</w:t>
      </w:r>
    </w:p>
    <w:p w14:paraId="78CF7252" w14:textId="77777777" w:rsidR="00001DD5" w:rsidRPr="00A16C87" w:rsidRDefault="00001DD5">
      <w:pPr>
        <w:pStyle w:val="BTNoInd"/>
        <w:jc w:val="both"/>
        <w:pPrChange w:id="252" w:author="Carla Marie G. Bersales" w:date="2022-03-03T15:33:00Z">
          <w:pPr>
            <w:pStyle w:val="BTNoInd"/>
          </w:pPr>
        </w:pPrChange>
      </w:pPr>
      <w:r w:rsidRPr="00A16C87">
        <w:t>We will mail or deliver our notice to the first Named Insured</w:t>
      </w:r>
      <w:r w:rsidR="009A787F">
        <w:t>’</w:t>
      </w:r>
      <w:r w:rsidRPr="00A16C87">
        <w:t>s last mailing address known to us.</w:t>
      </w:r>
    </w:p>
    <w:p w14:paraId="4961A156" w14:textId="77777777" w:rsidR="00001DD5" w:rsidRPr="00A16C87" w:rsidRDefault="00001DD5">
      <w:pPr>
        <w:pStyle w:val="BTNoInd"/>
        <w:jc w:val="both"/>
        <w:pPrChange w:id="253" w:author="Carla Marie G. Bersales" w:date="2022-03-03T15:33:00Z">
          <w:pPr>
            <w:pStyle w:val="BTNoInd"/>
          </w:pPr>
        </w:pPrChange>
      </w:pPr>
      <w:r w:rsidRPr="00A16C87">
        <w:t>Notice of cancellation will state the effective date of cancellation. The policy period will end on that date.</w:t>
      </w:r>
    </w:p>
    <w:p w14:paraId="4177294C" w14:textId="77777777" w:rsidR="00001DD5" w:rsidRPr="00A16C87" w:rsidRDefault="00001DD5">
      <w:pPr>
        <w:pStyle w:val="BTNoInd"/>
        <w:jc w:val="both"/>
        <w:pPrChange w:id="254" w:author="Carla Marie G. Bersales" w:date="2022-03-03T15:33:00Z">
          <w:pPr>
            <w:pStyle w:val="BTNoInd"/>
          </w:pPr>
        </w:pPrChange>
      </w:pPr>
      <w:r w:rsidRPr="00A16C87">
        <w:lastRenderedPageBreak/>
        <w:t>If</w:t>
      </w:r>
      <w:r w:rsidRPr="00A16C87">
        <w:rPr>
          <w:b/>
        </w:rPr>
        <w:t xml:space="preserve"> </w:t>
      </w:r>
      <w:r w:rsidRPr="00A16C87">
        <w:t>this policy is cancelled</w:t>
      </w:r>
      <w:r w:rsidR="009A787F">
        <w:t>,</w:t>
      </w:r>
      <w:r w:rsidRPr="00A16C87">
        <w:t xml:space="preserve"> we will send the first Named Insured any premium refund due. If we cancel</w:t>
      </w:r>
      <w:r w:rsidR="009A787F">
        <w:t>,</w:t>
      </w:r>
      <w:r w:rsidRPr="00A16C87">
        <w:t xml:space="preserve"> the refund will be pro rata. If the first Named Insured cancels</w:t>
      </w:r>
      <w:r w:rsidR="009A787F">
        <w:t>,</w:t>
      </w:r>
      <w:r w:rsidRPr="00A16C87">
        <w:t xml:space="preserve"> the refund may be less than pro rata. The cancellation will be effective even if we have not made or offered a refund.</w:t>
      </w:r>
    </w:p>
    <w:p w14:paraId="13782646" w14:textId="77777777" w:rsidR="00001DD5" w:rsidRPr="00A16C87" w:rsidRDefault="00001DD5">
      <w:pPr>
        <w:pStyle w:val="BTNoInd"/>
        <w:jc w:val="both"/>
        <w:pPrChange w:id="255" w:author="Carla Marie G. Bersales" w:date="2022-03-03T15:33:00Z">
          <w:pPr>
            <w:pStyle w:val="BTNoInd"/>
          </w:pPr>
        </w:pPrChange>
      </w:pPr>
      <w:r w:rsidRPr="00A16C87">
        <w:t>If notice is mailed</w:t>
      </w:r>
      <w:r w:rsidR="009A787F">
        <w:t>,</w:t>
      </w:r>
      <w:r w:rsidRPr="00A16C87">
        <w:t xml:space="preserve"> proof of mailing will be sufficient proof of notice.</w:t>
      </w:r>
    </w:p>
    <w:p w14:paraId="036100DC" w14:textId="77777777" w:rsidR="00001DD5" w:rsidRPr="00A16C87" w:rsidRDefault="00001DD5">
      <w:pPr>
        <w:pStyle w:val="BTNoInd"/>
        <w:jc w:val="both"/>
        <w:rPr>
          <w:rFonts w:eastAsia="Arial"/>
          <w:b/>
          <w:color w:val="000000"/>
        </w:rPr>
        <w:pPrChange w:id="256" w:author="Carla Marie G. Bersales" w:date="2022-03-03T15:33:00Z">
          <w:pPr>
            <w:pStyle w:val="BTNoInd"/>
          </w:pPr>
        </w:pPrChange>
      </w:pPr>
      <w:r w:rsidRPr="00A16C87">
        <w:rPr>
          <w:rFonts w:eastAsia="Arial"/>
          <w:b/>
          <w:color w:val="000000"/>
        </w:rPr>
        <w:t>B.  Changes</w:t>
      </w:r>
    </w:p>
    <w:p w14:paraId="3B6A9897" w14:textId="77777777" w:rsidR="00001DD5" w:rsidRPr="00A16C87" w:rsidRDefault="00001DD5">
      <w:pPr>
        <w:pStyle w:val="BTNoInd"/>
        <w:jc w:val="both"/>
        <w:pPrChange w:id="257" w:author="Carla Marie G. Bersales" w:date="2022-03-03T15:33:00Z">
          <w:pPr>
            <w:pStyle w:val="BTNoInd"/>
          </w:pPr>
        </w:pPrChange>
      </w:pPr>
      <w:r w:rsidRPr="00A16C87">
        <w:t>This policy contains all the agreements between you and us concerning the insurance afforded. The first Named Insured shown in the Declarations is authorized to make changes in the terms of this policy with our consent. This policy</w:t>
      </w:r>
      <w:r w:rsidR="009A787F">
        <w:t>’</w:t>
      </w:r>
      <w:r w:rsidRPr="00A16C87">
        <w:t>s terms can be amended or waived only by endorsement issued by us and made a part of this policy.</w:t>
      </w:r>
    </w:p>
    <w:p w14:paraId="036CBA31" w14:textId="77777777" w:rsidR="00001DD5" w:rsidRPr="00A16C87" w:rsidRDefault="00001DD5">
      <w:pPr>
        <w:pStyle w:val="BTNoInd"/>
        <w:jc w:val="both"/>
        <w:rPr>
          <w:rFonts w:eastAsia="Arial"/>
          <w:b/>
          <w:color w:val="000000"/>
        </w:rPr>
        <w:pPrChange w:id="258" w:author="Carla Marie G. Bersales" w:date="2022-03-03T15:33:00Z">
          <w:pPr>
            <w:pStyle w:val="BTNoInd"/>
          </w:pPr>
        </w:pPrChange>
      </w:pPr>
      <w:r w:rsidRPr="00A16C87">
        <w:rPr>
          <w:rFonts w:eastAsia="Arial"/>
          <w:b/>
          <w:color w:val="000000"/>
        </w:rPr>
        <w:t>C.  Examination of Your Books And Records</w:t>
      </w:r>
    </w:p>
    <w:p w14:paraId="7D2F9B66" w14:textId="77777777" w:rsidR="00001DD5" w:rsidRPr="00A16C87" w:rsidRDefault="00001DD5">
      <w:pPr>
        <w:pStyle w:val="BTNoInd"/>
        <w:jc w:val="both"/>
        <w:pPrChange w:id="259" w:author="Carla Marie G. Bersales" w:date="2022-03-03T15:33:00Z">
          <w:pPr>
            <w:pStyle w:val="BTNoInd"/>
          </w:pPr>
        </w:pPrChange>
      </w:pPr>
      <w:r w:rsidRPr="00A16C87">
        <w:t>We may examine and audit your books and records as they related to this policy at any time during the policy period and up to three years thereafter.</w:t>
      </w:r>
    </w:p>
    <w:p w14:paraId="2669A1B3" w14:textId="77777777" w:rsidR="00001DD5" w:rsidRPr="00A16C87" w:rsidRDefault="00001DD5">
      <w:pPr>
        <w:pStyle w:val="BTNoInd"/>
        <w:jc w:val="both"/>
        <w:pPrChange w:id="260" w:author="Carla Marie G. Bersales" w:date="2022-03-03T15:33:00Z">
          <w:pPr>
            <w:pStyle w:val="BTNoInd"/>
          </w:pPr>
        </w:pPrChange>
      </w:pPr>
      <w:r w:rsidRPr="00A16C87">
        <w:rPr>
          <w:rFonts w:eastAsia="Arial"/>
          <w:b/>
          <w:color w:val="000000"/>
        </w:rPr>
        <w:t>D.  Inspections and Surveys</w:t>
      </w:r>
      <w:r w:rsidRPr="00A16C87">
        <w:t xml:space="preserve"> </w:t>
      </w:r>
    </w:p>
    <w:p w14:paraId="3D6D1D6E" w14:textId="77777777" w:rsidR="00001DD5" w:rsidRPr="00A16C87" w:rsidRDefault="00001DD5">
      <w:pPr>
        <w:pStyle w:val="BTNoInd"/>
        <w:jc w:val="both"/>
        <w:pPrChange w:id="261" w:author="Carla Marie G. Bersales" w:date="2022-03-03T15:33:00Z">
          <w:pPr>
            <w:pStyle w:val="BTNoInd"/>
          </w:pPr>
        </w:pPrChange>
      </w:pPr>
      <w:r w:rsidRPr="00A16C87">
        <w:t>We have the right to:</w:t>
      </w:r>
    </w:p>
    <w:p w14:paraId="1E0ED0CA" w14:textId="77777777" w:rsidR="00001DD5" w:rsidRPr="00A16C87" w:rsidRDefault="00001DD5">
      <w:pPr>
        <w:pStyle w:val="BT25"/>
        <w:ind w:left="720" w:hanging="360"/>
        <w:jc w:val="both"/>
        <w:rPr>
          <w:b w:val="0"/>
          <w:spacing w:val="0"/>
        </w:rPr>
        <w:pPrChange w:id="262" w:author="Carla Marie G. Bersales" w:date="2022-03-03T15:33:00Z">
          <w:pPr>
            <w:pStyle w:val="BT25"/>
            <w:ind w:left="720" w:hanging="360"/>
          </w:pPr>
        </w:pPrChange>
      </w:pPr>
      <w:r w:rsidRPr="00A16C87">
        <w:rPr>
          <w:b w:val="0"/>
          <w:spacing w:val="0"/>
        </w:rPr>
        <w:t>1)</w:t>
      </w:r>
      <w:r w:rsidRPr="00A16C87">
        <w:rPr>
          <w:b w:val="0"/>
          <w:spacing w:val="0"/>
        </w:rPr>
        <w:tab/>
        <w:t>Make Inspections and surveys at any time;</w:t>
      </w:r>
    </w:p>
    <w:p w14:paraId="396CA854" w14:textId="77777777" w:rsidR="00001DD5" w:rsidRPr="00A16C87" w:rsidRDefault="00001DD5">
      <w:pPr>
        <w:pStyle w:val="BT25"/>
        <w:ind w:left="720" w:hanging="360"/>
        <w:jc w:val="both"/>
        <w:rPr>
          <w:b w:val="0"/>
          <w:spacing w:val="0"/>
        </w:rPr>
        <w:pPrChange w:id="263" w:author="Carla Marie G. Bersales" w:date="2022-03-03T15:33:00Z">
          <w:pPr>
            <w:pStyle w:val="BT25"/>
            <w:ind w:left="720" w:hanging="360"/>
          </w:pPr>
        </w:pPrChange>
      </w:pPr>
      <w:r w:rsidRPr="00A16C87">
        <w:rPr>
          <w:b w:val="0"/>
          <w:spacing w:val="0"/>
        </w:rPr>
        <w:t>2)</w:t>
      </w:r>
      <w:r w:rsidRPr="00A16C87">
        <w:rPr>
          <w:b w:val="0"/>
          <w:spacing w:val="0"/>
        </w:rPr>
        <w:tab/>
        <w:t>Give you reports on the conditions we find; and</w:t>
      </w:r>
    </w:p>
    <w:p w14:paraId="18827B48" w14:textId="77777777" w:rsidR="00001DD5" w:rsidRPr="00A16C87" w:rsidRDefault="00001DD5">
      <w:pPr>
        <w:pStyle w:val="BT25"/>
        <w:ind w:left="720" w:hanging="360"/>
        <w:jc w:val="both"/>
        <w:rPr>
          <w:b w:val="0"/>
          <w:spacing w:val="0"/>
        </w:rPr>
        <w:pPrChange w:id="264" w:author="Carla Marie G. Bersales" w:date="2022-03-03T15:33:00Z">
          <w:pPr>
            <w:pStyle w:val="BT25"/>
            <w:ind w:left="720" w:hanging="360"/>
          </w:pPr>
        </w:pPrChange>
      </w:pPr>
      <w:r w:rsidRPr="00A16C87">
        <w:rPr>
          <w:b w:val="0"/>
          <w:spacing w:val="0"/>
        </w:rPr>
        <w:t>3)</w:t>
      </w:r>
      <w:r w:rsidRPr="00A16C87">
        <w:rPr>
          <w:b w:val="0"/>
          <w:spacing w:val="0"/>
        </w:rPr>
        <w:tab/>
        <w:t>Recommend and require changes</w:t>
      </w:r>
      <w:r w:rsidR="009A787F">
        <w:rPr>
          <w:b w:val="0"/>
          <w:spacing w:val="0"/>
        </w:rPr>
        <w:t>,</w:t>
      </w:r>
      <w:r w:rsidRPr="00A16C87">
        <w:rPr>
          <w:b w:val="0"/>
          <w:spacing w:val="0"/>
        </w:rPr>
        <w:t xml:space="preserve"> and failure to make those changes gives us the right to cancel such Insurance</w:t>
      </w:r>
    </w:p>
    <w:p w14:paraId="60C027AF" w14:textId="1F414FC1" w:rsidR="00001DD5" w:rsidRPr="00A16C87" w:rsidRDefault="00001DD5">
      <w:pPr>
        <w:pStyle w:val="BTNoInd"/>
        <w:jc w:val="both"/>
        <w:pPrChange w:id="265" w:author="Carla Marie G. Bersales" w:date="2022-03-03T15:33:00Z">
          <w:pPr>
            <w:pStyle w:val="BTNoInd"/>
          </w:pPr>
        </w:pPrChange>
      </w:pPr>
      <w:r w:rsidRPr="00A16C87">
        <w:t>We are not obligated to make any inspections</w:t>
      </w:r>
      <w:r w:rsidR="009A787F">
        <w:t>,</w:t>
      </w:r>
      <w:r w:rsidRPr="00A16C87">
        <w:t xml:space="preserve"> surveys</w:t>
      </w:r>
      <w:r w:rsidR="009A787F">
        <w:t>,</w:t>
      </w:r>
      <w:r w:rsidRPr="00A16C87">
        <w:t xml:space="preserve"> </w:t>
      </w:r>
      <w:proofErr w:type="gramStart"/>
      <w:r w:rsidRPr="00A16C87">
        <w:t>reports</w:t>
      </w:r>
      <w:proofErr w:type="gramEnd"/>
      <w:r w:rsidRPr="00A16C87">
        <w:t xml:space="preserve"> or recommendations and any such actions we do undertake relate only to insurability and premiums to be charged. We do not make safety inspections. We do not undertake to perform the duty of any person or organization to provide for the health or safety of workers or the public. And we do not warrant </w:t>
      </w:r>
      <w:del w:id="266" w:author="Asllie Ann Sablan" w:date="2021-07-29T09:04:00Z">
        <w:r w:rsidRPr="00A16C87" w:rsidDel="003A168A">
          <w:delText>that conditions</w:delText>
        </w:r>
      </w:del>
      <w:ins w:id="267" w:author="Asllie Ann Sablan" w:date="2021-07-29T09:04:00Z">
        <w:r w:rsidR="003A168A" w:rsidRPr="00A16C87">
          <w:t>those conditions</w:t>
        </w:r>
      </w:ins>
      <w:r w:rsidRPr="00A16C87">
        <w:t>:</w:t>
      </w:r>
    </w:p>
    <w:p w14:paraId="46BF5D0F" w14:textId="77777777" w:rsidR="00001DD5" w:rsidRPr="00A16C87" w:rsidRDefault="00001DD5">
      <w:pPr>
        <w:pStyle w:val="BT25"/>
        <w:ind w:left="720" w:hanging="360"/>
        <w:jc w:val="both"/>
        <w:rPr>
          <w:b w:val="0"/>
          <w:color w:val="000000"/>
          <w:spacing w:val="0"/>
        </w:rPr>
        <w:pPrChange w:id="268" w:author="Carla Marie G. Bersales" w:date="2022-03-03T15:33:00Z">
          <w:pPr>
            <w:pStyle w:val="BT25"/>
            <w:ind w:left="720" w:hanging="360"/>
          </w:pPr>
        </w:pPrChange>
      </w:pPr>
      <w:r w:rsidRPr="00A16C87">
        <w:rPr>
          <w:b w:val="0"/>
          <w:color w:val="000000"/>
          <w:spacing w:val="0"/>
        </w:rPr>
        <w:t>1)</w:t>
      </w:r>
      <w:r w:rsidRPr="00A16C87">
        <w:rPr>
          <w:b w:val="0"/>
          <w:color w:val="000000"/>
          <w:spacing w:val="0"/>
        </w:rPr>
        <w:tab/>
        <w:t>Are safe or healthful; or</w:t>
      </w:r>
    </w:p>
    <w:p w14:paraId="3661E549" w14:textId="1A302F8F" w:rsidR="00001DD5" w:rsidRPr="00A16C87" w:rsidRDefault="00001DD5">
      <w:pPr>
        <w:pStyle w:val="BT25"/>
        <w:ind w:left="720" w:hanging="360"/>
        <w:jc w:val="both"/>
        <w:rPr>
          <w:b w:val="0"/>
          <w:color w:val="000000"/>
          <w:spacing w:val="0"/>
        </w:rPr>
        <w:pPrChange w:id="269" w:author="Carla Marie G. Bersales" w:date="2022-03-03T15:33:00Z">
          <w:pPr>
            <w:pStyle w:val="BT25"/>
            <w:ind w:left="720" w:hanging="360"/>
          </w:pPr>
        </w:pPrChange>
      </w:pPr>
      <w:r w:rsidRPr="00A16C87">
        <w:rPr>
          <w:b w:val="0"/>
          <w:color w:val="000000"/>
          <w:spacing w:val="0"/>
        </w:rPr>
        <w:t>2)</w:t>
      </w:r>
      <w:r w:rsidRPr="00A16C87">
        <w:rPr>
          <w:b w:val="0"/>
          <w:color w:val="000000"/>
          <w:spacing w:val="0"/>
        </w:rPr>
        <w:tab/>
        <w:t>Comply with laws</w:t>
      </w:r>
      <w:r w:rsidR="009A787F">
        <w:rPr>
          <w:b w:val="0"/>
          <w:color w:val="000000"/>
          <w:spacing w:val="0"/>
        </w:rPr>
        <w:t>,</w:t>
      </w:r>
      <w:r w:rsidRPr="00A16C87">
        <w:rPr>
          <w:b w:val="0"/>
          <w:color w:val="000000"/>
          <w:spacing w:val="0"/>
        </w:rPr>
        <w:t xml:space="preserve"> regulations</w:t>
      </w:r>
      <w:r w:rsidR="009A787F">
        <w:rPr>
          <w:b w:val="0"/>
          <w:color w:val="000000"/>
          <w:spacing w:val="0"/>
        </w:rPr>
        <w:t>,</w:t>
      </w:r>
      <w:r w:rsidRPr="00A16C87">
        <w:rPr>
          <w:b w:val="0"/>
          <w:color w:val="000000"/>
          <w:spacing w:val="0"/>
        </w:rPr>
        <w:t xml:space="preserve"> </w:t>
      </w:r>
      <w:del w:id="270" w:author="Asllie Ann Sablan" w:date="2021-07-29T09:04:00Z">
        <w:r w:rsidRPr="00A16C87" w:rsidDel="003A168A">
          <w:rPr>
            <w:b w:val="0"/>
            <w:color w:val="000000"/>
            <w:spacing w:val="0"/>
          </w:rPr>
          <w:delText>codes</w:delText>
        </w:r>
      </w:del>
      <w:ins w:id="271" w:author="Asllie Ann Sablan" w:date="2021-07-29T09:04:00Z">
        <w:r w:rsidR="003A168A" w:rsidRPr="00A16C87">
          <w:rPr>
            <w:b w:val="0"/>
            <w:color w:val="000000"/>
            <w:spacing w:val="0"/>
          </w:rPr>
          <w:t>codes,</w:t>
        </w:r>
      </w:ins>
      <w:r w:rsidRPr="00A16C87">
        <w:rPr>
          <w:b w:val="0"/>
          <w:color w:val="000000"/>
          <w:spacing w:val="0"/>
        </w:rPr>
        <w:t xml:space="preserve"> or standards.</w:t>
      </w:r>
    </w:p>
    <w:p w14:paraId="64A5FD61" w14:textId="03CEE068" w:rsidR="00001DD5" w:rsidRPr="00A16C87" w:rsidRDefault="00001DD5">
      <w:pPr>
        <w:pStyle w:val="BTNoInd"/>
        <w:jc w:val="both"/>
        <w:rPr>
          <w:rFonts w:eastAsia="Arial"/>
          <w:color w:val="000000"/>
        </w:rPr>
        <w:pPrChange w:id="272" w:author="Carla Marie G. Bersales" w:date="2022-03-03T15:33:00Z">
          <w:pPr>
            <w:pStyle w:val="BTNoInd"/>
          </w:pPr>
        </w:pPrChange>
      </w:pPr>
      <w:r w:rsidRPr="00A16C87">
        <w:t xml:space="preserve">Paragraph </w:t>
      </w:r>
      <w:r w:rsidRPr="00A16C87">
        <w:rPr>
          <w:b/>
        </w:rPr>
        <w:t xml:space="preserve">1. </w:t>
      </w:r>
      <w:r w:rsidRPr="00A16C87">
        <w:t xml:space="preserve">and </w:t>
      </w:r>
      <w:r w:rsidRPr="00A16C87">
        <w:rPr>
          <w:b/>
        </w:rPr>
        <w:t xml:space="preserve">2. </w:t>
      </w:r>
      <w:r w:rsidRPr="00A16C87">
        <w:t>of this condition apply not only to us</w:t>
      </w:r>
      <w:r w:rsidR="009A787F">
        <w:t>,</w:t>
      </w:r>
      <w:r w:rsidRPr="00A16C87">
        <w:t xml:space="preserve"> but also to any rating</w:t>
      </w:r>
      <w:r w:rsidR="009A787F">
        <w:t>,</w:t>
      </w:r>
      <w:r w:rsidRPr="00A16C87">
        <w:t xml:space="preserve"> advisory</w:t>
      </w:r>
      <w:r w:rsidR="009A787F">
        <w:t>,</w:t>
      </w:r>
      <w:r w:rsidRPr="00A16C87">
        <w:t xml:space="preserve"> rate service or similar </w:t>
      </w:r>
      <w:r w:rsidRPr="00A16C87">
        <w:rPr>
          <w:rFonts w:eastAsia="Arial"/>
          <w:color w:val="000000"/>
        </w:rPr>
        <w:t>organization which makes insurance inspections</w:t>
      </w:r>
      <w:r w:rsidR="009A787F">
        <w:rPr>
          <w:rFonts w:eastAsia="Arial"/>
          <w:color w:val="000000"/>
        </w:rPr>
        <w:t>,</w:t>
      </w:r>
      <w:r w:rsidRPr="00A16C87">
        <w:rPr>
          <w:rFonts w:eastAsia="Arial"/>
          <w:color w:val="000000"/>
        </w:rPr>
        <w:t xml:space="preserve"> surveys</w:t>
      </w:r>
      <w:r w:rsidR="009A787F">
        <w:rPr>
          <w:rFonts w:eastAsia="Arial"/>
          <w:color w:val="000000"/>
        </w:rPr>
        <w:t>,</w:t>
      </w:r>
      <w:r w:rsidRPr="00A16C87">
        <w:rPr>
          <w:rFonts w:eastAsia="Arial"/>
          <w:color w:val="000000"/>
        </w:rPr>
        <w:t xml:space="preserve"> </w:t>
      </w:r>
      <w:del w:id="273" w:author="Carla Marie G. Bersales" w:date="2022-03-05T10:16:00Z">
        <w:r w:rsidRPr="00A16C87" w:rsidDel="00E266C6">
          <w:rPr>
            <w:rFonts w:eastAsia="Arial"/>
            <w:color w:val="000000"/>
          </w:rPr>
          <w:delText>reports</w:delText>
        </w:r>
      </w:del>
      <w:ins w:id="274" w:author="Carla Marie G. Bersales" w:date="2022-03-05T10:16:00Z">
        <w:r w:rsidR="00E266C6" w:rsidRPr="00A16C87">
          <w:rPr>
            <w:rFonts w:eastAsia="Arial"/>
            <w:color w:val="000000"/>
          </w:rPr>
          <w:t>reports,</w:t>
        </w:r>
      </w:ins>
      <w:r w:rsidRPr="00A16C87">
        <w:rPr>
          <w:rFonts w:eastAsia="Arial"/>
          <w:color w:val="000000"/>
        </w:rPr>
        <w:t xml:space="preserve"> or recommendations.</w:t>
      </w:r>
    </w:p>
    <w:p w14:paraId="4EF6669A" w14:textId="77777777" w:rsidR="00001DD5" w:rsidRPr="00A16C87" w:rsidRDefault="00001DD5">
      <w:pPr>
        <w:pStyle w:val="BTNoInd"/>
        <w:jc w:val="both"/>
        <w:rPr>
          <w:rFonts w:eastAsia="Arial"/>
          <w:b/>
          <w:color w:val="000000"/>
        </w:rPr>
        <w:pPrChange w:id="275" w:author="Carla Marie G. Bersales" w:date="2022-03-03T15:33:00Z">
          <w:pPr>
            <w:pStyle w:val="BTNoInd"/>
          </w:pPr>
        </w:pPrChange>
      </w:pPr>
      <w:r w:rsidRPr="00A16C87">
        <w:rPr>
          <w:rFonts w:eastAsia="Arial"/>
          <w:b/>
          <w:color w:val="000000"/>
        </w:rPr>
        <w:t>E.  Premiums</w:t>
      </w:r>
    </w:p>
    <w:p w14:paraId="5DCAFF28" w14:textId="77777777" w:rsidR="00001DD5" w:rsidRPr="00A16C87" w:rsidRDefault="00001DD5">
      <w:pPr>
        <w:pStyle w:val="BTNoInd"/>
        <w:jc w:val="both"/>
        <w:pPrChange w:id="276" w:author="Carla Marie G. Bersales" w:date="2022-03-03T15:33:00Z">
          <w:pPr>
            <w:pStyle w:val="BTNoInd"/>
          </w:pPr>
        </w:pPrChange>
      </w:pPr>
      <w:r w:rsidRPr="00A16C87">
        <w:t>The first Named Insured shown in the Declarations:</w:t>
      </w:r>
    </w:p>
    <w:p w14:paraId="4FAB79DF" w14:textId="77777777" w:rsidR="00001DD5" w:rsidRPr="00A16C87" w:rsidRDefault="00001DD5">
      <w:pPr>
        <w:pStyle w:val="BT25"/>
        <w:ind w:left="720" w:hanging="360"/>
        <w:jc w:val="both"/>
        <w:rPr>
          <w:b w:val="0"/>
          <w:color w:val="000000"/>
          <w:spacing w:val="0"/>
        </w:rPr>
        <w:pPrChange w:id="277" w:author="Carla Marie G. Bersales" w:date="2022-03-03T15:33:00Z">
          <w:pPr>
            <w:pStyle w:val="BT25"/>
            <w:ind w:left="720" w:hanging="360"/>
          </w:pPr>
        </w:pPrChange>
      </w:pPr>
      <w:r w:rsidRPr="00A16C87">
        <w:rPr>
          <w:b w:val="0"/>
          <w:color w:val="000000"/>
          <w:spacing w:val="0"/>
        </w:rPr>
        <w:t>1)</w:t>
      </w:r>
      <w:r w:rsidRPr="00A16C87">
        <w:rPr>
          <w:b w:val="0"/>
          <w:color w:val="000000"/>
          <w:spacing w:val="0"/>
        </w:rPr>
        <w:tab/>
        <w:t>Is responsible for the payment of all premiums; and</w:t>
      </w:r>
    </w:p>
    <w:p w14:paraId="006F3FC6" w14:textId="77777777" w:rsidR="00001DD5" w:rsidRPr="00A16C87" w:rsidRDefault="00001DD5" w:rsidP="002F1EA7">
      <w:pPr>
        <w:pStyle w:val="BT25"/>
        <w:ind w:left="720" w:hanging="360"/>
        <w:rPr>
          <w:b w:val="0"/>
          <w:color w:val="000000"/>
          <w:spacing w:val="0"/>
        </w:rPr>
      </w:pPr>
      <w:r w:rsidRPr="00A16C87">
        <w:rPr>
          <w:b w:val="0"/>
          <w:color w:val="000000"/>
          <w:spacing w:val="0"/>
        </w:rPr>
        <w:lastRenderedPageBreak/>
        <w:t>2)</w:t>
      </w:r>
      <w:r w:rsidRPr="00A16C87">
        <w:rPr>
          <w:b w:val="0"/>
          <w:color w:val="000000"/>
          <w:spacing w:val="0"/>
        </w:rPr>
        <w:tab/>
        <w:t>Will be the payee for any return premiums we pay.</w:t>
      </w:r>
    </w:p>
    <w:p w14:paraId="46EE47A6" w14:textId="77777777" w:rsidR="00001DD5" w:rsidRPr="00A16C87" w:rsidRDefault="00001DD5" w:rsidP="002F1EA7">
      <w:pPr>
        <w:pStyle w:val="BTNoInd"/>
        <w:rPr>
          <w:rFonts w:eastAsia="Arial"/>
          <w:b/>
          <w:color w:val="000000"/>
        </w:rPr>
      </w:pPr>
      <w:r w:rsidRPr="00A16C87">
        <w:rPr>
          <w:rFonts w:eastAsia="Arial"/>
          <w:b/>
          <w:color w:val="000000"/>
        </w:rPr>
        <w:t>F.  Transfer of Your Rights and Duties Under This Policy</w:t>
      </w:r>
    </w:p>
    <w:p w14:paraId="3E3F9867" w14:textId="77777777" w:rsidR="00001DD5" w:rsidRPr="00A16C87" w:rsidRDefault="00001DD5">
      <w:pPr>
        <w:pStyle w:val="BTNoInd"/>
        <w:jc w:val="both"/>
        <w:pPrChange w:id="278" w:author="Carla Marie G. Bersales" w:date="2022-03-03T15:33:00Z">
          <w:pPr>
            <w:pStyle w:val="BTNoInd"/>
          </w:pPr>
        </w:pPrChange>
      </w:pPr>
      <w:r w:rsidRPr="00A16C87">
        <w:t>Your rights and duties under this policy may not be transferred without our written consent except in the case of death of an individual named insured.</w:t>
      </w:r>
    </w:p>
    <w:p w14:paraId="28C67858" w14:textId="77777777" w:rsidR="00001DD5" w:rsidRPr="00A16C87" w:rsidRDefault="00001DD5">
      <w:pPr>
        <w:pStyle w:val="BTNoInd"/>
        <w:jc w:val="both"/>
        <w:pPrChange w:id="279" w:author="Carla Marie G. Bersales" w:date="2022-03-03T15:33:00Z">
          <w:pPr>
            <w:pStyle w:val="BTNoInd"/>
          </w:pPr>
        </w:pPrChange>
      </w:pPr>
      <w:r w:rsidRPr="00A16C87">
        <w:t>If you die</w:t>
      </w:r>
      <w:r w:rsidR="009A787F">
        <w:t>,</w:t>
      </w:r>
      <w:r w:rsidRPr="00A16C87">
        <w:t xml:space="preserve"> your rights and duties will be transferred to your legal representative but only while acting within the scope of duties as your legal representative. Until your legal representative is appointed</w:t>
      </w:r>
      <w:r w:rsidR="009A787F">
        <w:t>,</w:t>
      </w:r>
      <w:r w:rsidRPr="00A16C87">
        <w:t xml:space="preserve"> anyone having proper temporary custody of your property will have your rights and duties but only with respect to that property.</w:t>
      </w:r>
    </w:p>
    <w:p w14:paraId="61038209" w14:textId="77777777" w:rsidR="00001DD5" w:rsidRPr="00A16C87" w:rsidRDefault="00001DD5" w:rsidP="002F1EA7">
      <w:pPr>
        <w:pStyle w:val="BTNoInd"/>
        <w:rPr>
          <w:rFonts w:eastAsia="Arial"/>
          <w:b/>
          <w:color w:val="000000"/>
        </w:rPr>
      </w:pPr>
      <w:r w:rsidRPr="00A16C87">
        <w:rPr>
          <w:rFonts w:eastAsia="Arial"/>
          <w:b/>
          <w:color w:val="000000"/>
        </w:rPr>
        <w:t>G.  Legal Action Against Us</w:t>
      </w:r>
    </w:p>
    <w:p w14:paraId="5EA08AB4" w14:textId="77777777" w:rsidR="00001DD5" w:rsidRPr="00A16C87" w:rsidRDefault="00001DD5">
      <w:pPr>
        <w:pStyle w:val="BTNoInd"/>
        <w:jc w:val="both"/>
        <w:pPrChange w:id="280" w:author="Carla Marie G. Bersales" w:date="2022-03-03T15:34:00Z">
          <w:pPr>
            <w:pStyle w:val="BTNoInd"/>
          </w:pPr>
        </w:pPrChange>
      </w:pPr>
      <w:r w:rsidRPr="00A16C87">
        <w:t>No one may bring a legal action against us under this Coverage Form until:</w:t>
      </w:r>
    </w:p>
    <w:p w14:paraId="4FF609C2" w14:textId="77777777" w:rsidR="00001DD5" w:rsidRPr="00A16C87" w:rsidRDefault="00001DD5">
      <w:pPr>
        <w:pStyle w:val="BT25"/>
        <w:ind w:left="720" w:hanging="360"/>
        <w:jc w:val="both"/>
        <w:rPr>
          <w:b w:val="0"/>
          <w:spacing w:val="0"/>
        </w:rPr>
        <w:pPrChange w:id="281" w:author="Carla Marie G. Bersales" w:date="2022-03-03T15:34:00Z">
          <w:pPr>
            <w:pStyle w:val="BT25"/>
            <w:ind w:left="720" w:hanging="360"/>
          </w:pPr>
        </w:pPrChange>
      </w:pPr>
      <w:r w:rsidRPr="00A16C87">
        <w:rPr>
          <w:b w:val="0"/>
          <w:color w:val="000000"/>
          <w:spacing w:val="0"/>
        </w:rPr>
        <w:t>1)</w:t>
      </w:r>
      <w:r w:rsidRPr="00A16C87">
        <w:rPr>
          <w:b w:val="0"/>
          <w:color w:val="000000"/>
          <w:spacing w:val="0"/>
        </w:rPr>
        <w:tab/>
      </w:r>
      <w:r w:rsidRPr="00A16C87">
        <w:rPr>
          <w:b w:val="0"/>
          <w:spacing w:val="0"/>
        </w:rPr>
        <w:t xml:space="preserve">There has been full compliance with </w:t>
      </w:r>
      <w:proofErr w:type="gramStart"/>
      <w:r w:rsidRPr="00A16C87">
        <w:rPr>
          <w:b w:val="0"/>
          <w:spacing w:val="0"/>
        </w:rPr>
        <w:t>all of</w:t>
      </w:r>
      <w:proofErr w:type="gramEnd"/>
      <w:r w:rsidRPr="00A16C87">
        <w:rPr>
          <w:b w:val="0"/>
          <w:spacing w:val="0"/>
        </w:rPr>
        <w:t xml:space="preserve"> the terms of this Coverage Form; and</w:t>
      </w:r>
    </w:p>
    <w:p w14:paraId="2CE146AC" w14:textId="77777777" w:rsidR="00001DD5" w:rsidRPr="00A16C87" w:rsidRDefault="00001DD5">
      <w:pPr>
        <w:pStyle w:val="BT25"/>
        <w:ind w:left="720" w:hanging="360"/>
        <w:jc w:val="both"/>
        <w:rPr>
          <w:b w:val="0"/>
          <w:color w:val="000000"/>
          <w:spacing w:val="0"/>
        </w:rPr>
        <w:pPrChange w:id="282" w:author="Carla Marie G. Bersales" w:date="2022-03-03T15:34:00Z">
          <w:pPr>
            <w:pStyle w:val="BT25"/>
            <w:ind w:left="720" w:hanging="360"/>
          </w:pPr>
        </w:pPrChange>
      </w:pPr>
      <w:r w:rsidRPr="00A16C87">
        <w:rPr>
          <w:b w:val="0"/>
          <w:spacing w:val="0"/>
        </w:rPr>
        <w:t>2)</w:t>
      </w:r>
      <w:r w:rsidRPr="00A16C87">
        <w:rPr>
          <w:b w:val="0"/>
          <w:spacing w:val="0"/>
        </w:rPr>
        <w:tab/>
        <w:t xml:space="preserve">Under Liability Coverage we agree in writing that the </w:t>
      </w:r>
      <w:r w:rsidR="009A787F">
        <w:rPr>
          <w:b w:val="0"/>
          <w:spacing w:val="0"/>
        </w:rPr>
        <w:t>“</w:t>
      </w:r>
      <w:r w:rsidRPr="00A16C87">
        <w:rPr>
          <w:b w:val="0"/>
          <w:spacing w:val="0"/>
        </w:rPr>
        <w:t>insured</w:t>
      </w:r>
      <w:r w:rsidR="009A787F">
        <w:rPr>
          <w:b w:val="0"/>
          <w:spacing w:val="0"/>
        </w:rPr>
        <w:t>”</w:t>
      </w:r>
      <w:r w:rsidRPr="00A16C87">
        <w:rPr>
          <w:b w:val="0"/>
          <w:spacing w:val="0"/>
        </w:rPr>
        <w:t xml:space="preserve"> has an obligation to pay or until the amount of that obligation has finally been determined by judgment after trial. No one has the right under</w:t>
      </w:r>
      <w:r w:rsidRPr="00A16C87">
        <w:rPr>
          <w:color w:val="000000"/>
          <w:spacing w:val="0"/>
        </w:rPr>
        <w:t xml:space="preserve"> </w:t>
      </w:r>
      <w:r w:rsidRPr="00A16C87">
        <w:rPr>
          <w:b w:val="0"/>
          <w:color w:val="000000"/>
          <w:spacing w:val="0"/>
        </w:rPr>
        <w:t xml:space="preserve">this policy to bring us into an action to determine the </w:t>
      </w:r>
      <w:r w:rsidR="009A787F">
        <w:rPr>
          <w:b w:val="0"/>
          <w:color w:val="000000"/>
          <w:spacing w:val="0"/>
        </w:rPr>
        <w:t>“</w:t>
      </w:r>
      <w:r w:rsidRPr="00A16C87">
        <w:rPr>
          <w:b w:val="0"/>
          <w:color w:val="000000"/>
          <w:spacing w:val="0"/>
        </w:rPr>
        <w:t>insured</w:t>
      </w:r>
      <w:r w:rsidR="009A787F">
        <w:rPr>
          <w:b w:val="0"/>
          <w:color w:val="000000"/>
          <w:spacing w:val="0"/>
        </w:rPr>
        <w:t>’</w:t>
      </w:r>
      <w:r w:rsidRPr="00A16C87">
        <w:rPr>
          <w:b w:val="0"/>
          <w:color w:val="000000"/>
          <w:spacing w:val="0"/>
        </w:rPr>
        <w:t>s</w:t>
      </w:r>
      <w:r w:rsidR="009A787F">
        <w:rPr>
          <w:b w:val="0"/>
          <w:color w:val="000000"/>
          <w:spacing w:val="0"/>
        </w:rPr>
        <w:t>”</w:t>
      </w:r>
      <w:r w:rsidRPr="00A16C87">
        <w:rPr>
          <w:b w:val="0"/>
          <w:color w:val="000000"/>
          <w:spacing w:val="0"/>
        </w:rPr>
        <w:t xml:space="preserve"> liability.</w:t>
      </w:r>
    </w:p>
    <w:p w14:paraId="5960FD3D" w14:textId="77777777" w:rsidR="00001DD5" w:rsidRPr="00A16C87" w:rsidRDefault="00001DD5">
      <w:pPr>
        <w:pStyle w:val="BTNoInd"/>
        <w:jc w:val="both"/>
        <w:rPr>
          <w:rFonts w:eastAsia="Arial"/>
          <w:b/>
          <w:color w:val="000000"/>
        </w:rPr>
        <w:pPrChange w:id="283" w:author="Carla Marie G. Bersales" w:date="2022-03-03T15:34:00Z">
          <w:pPr>
            <w:pStyle w:val="BTNoInd"/>
          </w:pPr>
        </w:pPrChange>
      </w:pPr>
      <w:r w:rsidRPr="00A16C87">
        <w:rPr>
          <w:rFonts w:eastAsia="Arial"/>
          <w:b/>
          <w:color w:val="000000"/>
        </w:rPr>
        <w:t>H.  Transfer of Rights of Recovery Against Others to Us</w:t>
      </w:r>
    </w:p>
    <w:p w14:paraId="78DFF54F" w14:textId="77777777" w:rsidR="00001DD5" w:rsidRPr="00A16C87" w:rsidRDefault="00001DD5">
      <w:pPr>
        <w:pStyle w:val="BTNoInd"/>
        <w:jc w:val="both"/>
        <w:pPrChange w:id="284" w:author="Carla Marie G. Bersales" w:date="2022-03-03T15:34:00Z">
          <w:pPr>
            <w:pStyle w:val="BTNoInd"/>
          </w:pPr>
        </w:pPrChange>
      </w:pPr>
      <w:r w:rsidRPr="00A16C87">
        <w:t>If any person or organization to or for whom we make payment under this Coverage Form has rights to recover damages from another</w:t>
      </w:r>
      <w:r w:rsidR="009A787F">
        <w:t>,</w:t>
      </w:r>
      <w:r w:rsidRPr="00A16C87">
        <w:t xml:space="preserve"> those rights are transferred to us. That person or organization must do everything necessary to secure our rights and must do nothing after the </w:t>
      </w:r>
      <w:r w:rsidR="009A787F">
        <w:t>“</w:t>
      </w:r>
      <w:r w:rsidRPr="00A16C87">
        <w:t xml:space="preserve">accident: or </w:t>
      </w:r>
      <w:r w:rsidR="009A787F">
        <w:t>“</w:t>
      </w:r>
      <w:r w:rsidRPr="00A16C87">
        <w:t>loss</w:t>
      </w:r>
      <w:r w:rsidR="009A787F">
        <w:t>”</w:t>
      </w:r>
      <w:r w:rsidRPr="00A16C87">
        <w:t xml:space="preserve"> to impair them.</w:t>
      </w:r>
    </w:p>
    <w:p w14:paraId="42D2C3F9" w14:textId="77777777" w:rsidR="00001DD5" w:rsidRPr="00A16C87" w:rsidRDefault="00001DD5">
      <w:pPr>
        <w:pStyle w:val="BTNoInd"/>
        <w:jc w:val="both"/>
        <w:rPr>
          <w:rFonts w:eastAsia="Arial"/>
          <w:b/>
          <w:color w:val="000000"/>
        </w:rPr>
        <w:pPrChange w:id="285" w:author="Carla Marie G. Bersales" w:date="2022-03-03T15:34:00Z">
          <w:pPr>
            <w:pStyle w:val="BTNoInd"/>
          </w:pPr>
        </w:pPrChange>
      </w:pPr>
      <w:r w:rsidRPr="00A16C87">
        <w:rPr>
          <w:rFonts w:eastAsia="Arial"/>
          <w:b/>
          <w:color w:val="000000"/>
        </w:rPr>
        <w:t xml:space="preserve">I.  </w:t>
      </w:r>
      <w:r w:rsidRPr="00A16C87">
        <w:rPr>
          <w:b/>
        </w:rPr>
        <w:t>Bankruptcy</w:t>
      </w:r>
    </w:p>
    <w:p w14:paraId="2AB4ED11" w14:textId="77777777" w:rsidR="00001DD5" w:rsidRPr="00A16C87" w:rsidRDefault="00001DD5">
      <w:pPr>
        <w:pStyle w:val="BTNoInd"/>
        <w:jc w:val="both"/>
        <w:rPr>
          <w:rFonts w:eastAsia="Arial"/>
          <w:color w:val="000000"/>
        </w:rPr>
        <w:pPrChange w:id="286" w:author="Carla Marie G. Bersales" w:date="2022-03-03T15:34:00Z">
          <w:pPr>
            <w:pStyle w:val="BTNoInd"/>
          </w:pPr>
        </w:pPrChange>
      </w:pPr>
      <w:r w:rsidRPr="00A16C87">
        <w:t xml:space="preserve">Bankruptcy or insolvency of the </w:t>
      </w:r>
      <w:r w:rsidR="009A787F">
        <w:t>“</w:t>
      </w:r>
      <w:r w:rsidRPr="00A16C87">
        <w:t>insured</w:t>
      </w:r>
      <w:r w:rsidR="009A787F">
        <w:t>”</w:t>
      </w:r>
      <w:r w:rsidRPr="00A16C87">
        <w:t xml:space="preserve"> or the </w:t>
      </w:r>
      <w:r w:rsidR="009A787F">
        <w:t>“</w:t>
      </w:r>
      <w:r w:rsidRPr="00A16C87">
        <w:t>insured</w:t>
      </w:r>
      <w:r w:rsidR="009A787F">
        <w:t>’</w:t>
      </w:r>
      <w:r w:rsidRPr="00A16C87">
        <w:t>s</w:t>
      </w:r>
      <w:r w:rsidR="009A787F">
        <w:t>”</w:t>
      </w:r>
      <w:r w:rsidRPr="00A16C87">
        <w:t xml:space="preserve"> estate will not relieve us of any obligations under this </w:t>
      </w:r>
      <w:r w:rsidRPr="00A16C87">
        <w:rPr>
          <w:rFonts w:eastAsia="Arial"/>
          <w:color w:val="000000"/>
        </w:rPr>
        <w:t>Coverage Form.</w:t>
      </w:r>
    </w:p>
    <w:p w14:paraId="79F77532" w14:textId="77777777" w:rsidR="00001DD5" w:rsidRPr="00A16C87" w:rsidRDefault="00001DD5" w:rsidP="002F1EA7">
      <w:pPr>
        <w:pStyle w:val="BTNoInd"/>
        <w:rPr>
          <w:rFonts w:eastAsia="Arial"/>
          <w:b/>
          <w:color w:val="000000"/>
        </w:rPr>
      </w:pPr>
      <w:r w:rsidRPr="00A16C87">
        <w:rPr>
          <w:rFonts w:eastAsia="Arial"/>
          <w:b/>
          <w:color w:val="000000"/>
        </w:rPr>
        <w:t xml:space="preserve">J.  </w:t>
      </w:r>
      <w:r w:rsidRPr="00A16C87">
        <w:rPr>
          <w:b/>
        </w:rPr>
        <w:t>Concealment</w:t>
      </w:r>
      <w:r w:rsidR="009A787F">
        <w:rPr>
          <w:rFonts w:eastAsia="Arial"/>
          <w:b/>
          <w:color w:val="000000"/>
        </w:rPr>
        <w:t>,</w:t>
      </w:r>
      <w:r w:rsidRPr="00A16C87">
        <w:rPr>
          <w:rFonts w:eastAsia="Arial"/>
          <w:b/>
          <w:color w:val="000000"/>
        </w:rPr>
        <w:t xml:space="preserve"> Misrepresentation Or Fraud</w:t>
      </w:r>
    </w:p>
    <w:p w14:paraId="2557FF12" w14:textId="77777777" w:rsidR="00001DD5" w:rsidRPr="00A16C87" w:rsidRDefault="00001DD5">
      <w:pPr>
        <w:pStyle w:val="BTNoInd"/>
        <w:jc w:val="both"/>
        <w:pPrChange w:id="287" w:author="Carla Marie G. Bersales" w:date="2022-03-03T15:34:00Z">
          <w:pPr>
            <w:pStyle w:val="BTNoInd"/>
          </w:pPr>
        </w:pPrChange>
      </w:pPr>
      <w:r w:rsidRPr="00A16C87">
        <w:t xml:space="preserve">This Coverage Form is void in any case of fraud by you at any time as it relates to this Coverage Form. It is also void if you or any other </w:t>
      </w:r>
      <w:r w:rsidR="009A787F">
        <w:t>“</w:t>
      </w:r>
      <w:r w:rsidRPr="00A16C87">
        <w:t>insured</w:t>
      </w:r>
      <w:r w:rsidR="009A787F">
        <w:t>”,</w:t>
      </w:r>
      <w:r w:rsidRPr="00A16C87">
        <w:t xml:space="preserve"> at any time intentionally conceal or misrepresent a material fact concerning:</w:t>
      </w:r>
    </w:p>
    <w:p w14:paraId="3BE10B6A" w14:textId="77777777" w:rsidR="00001DD5" w:rsidRPr="00A16C87" w:rsidRDefault="00001DD5">
      <w:pPr>
        <w:pStyle w:val="BT25"/>
        <w:ind w:left="720" w:hanging="360"/>
        <w:jc w:val="both"/>
        <w:rPr>
          <w:b w:val="0"/>
          <w:color w:val="000000"/>
          <w:spacing w:val="0"/>
        </w:rPr>
        <w:pPrChange w:id="288" w:author="Carla Marie G. Bersales" w:date="2022-03-03T15:34:00Z">
          <w:pPr>
            <w:pStyle w:val="BT25"/>
            <w:ind w:left="720" w:hanging="360"/>
          </w:pPr>
        </w:pPrChange>
      </w:pPr>
      <w:r w:rsidRPr="00A16C87">
        <w:rPr>
          <w:b w:val="0"/>
          <w:color w:val="000000"/>
          <w:spacing w:val="0"/>
        </w:rPr>
        <w:t>1)</w:t>
      </w:r>
      <w:r w:rsidRPr="00A16C87">
        <w:rPr>
          <w:b w:val="0"/>
          <w:color w:val="000000"/>
          <w:spacing w:val="0"/>
        </w:rPr>
        <w:tab/>
        <w:t>This Coverage Form</w:t>
      </w:r>
    </w:p>
    <w:p w14:paraId="437FABFD" w14:textId="77777777" w:rsidR="00001DD5" w:rsidRPr="00A16C87" w:rsidRDefault="00001DD5">
      <w:pPr>
        <w:pStyle w:val="BT25"/>
        <w:ind w:left="720" w:hanging="360"/>
        <w:jc w:val="both"/>
        <w:rPr>
          <w:b w:val="0"/>
          <w:color w:val="000000"/>
          <w:spacing w:val="0"/>
        </w:rPr>
        <w:pPrChange w:id="289" w:author="Carla Marie G. Bersales" w:date="2022-03-03T15:34:00Z">
          <w:pPr>
            <w:pStyle w:val="BT25"/>
            <w:ind w:left="720" w:hanging="360"/>
          </w:pPr>
        </w:pPrChange>
      </w:pPr>
      <w:r w:rsidRPr="00A16C87">
        <w:rPr>
          <w:b w:val="0"/>
          <w:color w:val="000000"/>
          <w:spacing w:val="0"/>
        </w:rPr>
        <w:t>2)</w:t>
      </w:r>
      <w:r w:rsidRPr="00A16C87">
        <w:rPr>
          <w:b w:val="0"/>
          <w:color w:val="000000"/>
          <w:spacing w:val="0"/>
        </w:rPr>
        <w:tab/>
        <w:t xml:space="preserve">The covered </w:t>
      </w:r>
      <w:r w:rsidR="009A787F">
        <w:rPr>
          <w:b w:val="0"/>
          <w:color w:val="000000"/>
          <w:spacing w:val="0"/>
        </w:rPr>
        <w:t>“</w:t>
      </w:r>
      <w:r w:rsidRPr="00A16C87">
        <w:rPr>
          <w:b w:val="0"/>
          <w:color w:val="000000"/>
          <w:spacing w:val="0"/>
        </w:rPr>
        <w:t>auto</w:t>
      </w:r>
      <w:r w:rsidR="009A787F">
        <w:rPr>
          <w:b w:val="0"/>
          <w:color w:val="000000"/>
          <w:spacing w:val="0"/>
        </w:rPr>
        <w:t>”</w:t>
      </w:r>
    </w:p>
    <w:p w14:paraId="13F5D185" w14:textId="77777777" w:rsidR="00001DD5" w:rsidRPr="00A16C87" w:rsidRDefault="00001DD5">
      <w:pPr>
        <w:pStyle w:val="BT25"/>
        <w:ind w:left="720" w:hanging="360"/>
        <w:jc w:val="both"/>
        <w:rPr>
          <w:b w:val="0"/>
          <w:color w:val="000000"/>
          <w:spacing w:val="0"/>
        </w:rPr>
        <w:pPrChange w:id="290" w:author="Carla Marie G. Bersales" w:date="2022-03-03T15:34:00Z">
          <w:pPr>
            <w:pStyle w:val="BT25"/>
            <w:ind w:left="720" w:hanging="360"/>
          </w:pPr>
        </w:pPrChange>
      </w:pPr>
      <w:r w:rsidRPr="00A16C87">
        <w:rPr>
          <w:b w:val="0"/>
          <w:color w:val="000000"/>
          <w:spacing w:val="0"/>
        </w:rPr>
        <w:t>3)</w:t>
      </w:r>
      <w:r w:rsidRPr="00A16C87">
        <w:rPr>
          <w:b w:val="0"/>
          <w:color w:val="000000"/>
          <w:spacing w:val="0"/>
        </w:rPr>
        <w:tab/>
        <w:t xml:space="preserve">The drivers using any covered </w:t>
      </w:r>
      <w:r w:rsidR="009A787F">
        <w:rPr>
          <w:b w:val="0"/>
          <w:color w:val="000000"/>
          <w:spacing w:val="0"/>
        </w:rPr>
        <w:t>“</w:t>
      </w:r>
      <w:r w:rsidRPr="00A16C87">
        <w:rPr>
          <w:b w:val="0"/>
          <w:color w:val="000000"/>
          <w:spacing w:val="0"/>
        </w:rPr>
        <w:t>auto</w:t>
      </w:r>
      <w:r w:rsidR="009A787F">
        <w:rPr>
          <w:b w:val="0"/>
          <w:color w:val="000000"/>
          <w:spacing w:val="0"/>
        </w:rPr>
        <w:t>”</w:t>
      </w:r>
    </w:p>
    <w:p w14:paraId="58738F2A" w14:textId="77777777" w:rsidR="00001DD5" w:rsidRPr="00A16C87" w:rsidRDefault="00001DD5">
      <w:pPr>
        <w:pStyle w:val="BT25"/>
        <w:ind w:left="720" w:hanging="360"/>
        <w:jc w:val="both"/>
        <w:rPr>
          <w:b w:val="0"/>
          <w:color w:val="000000"/>
          <w:spacing w:val="0"/>
        </w:rPr>
        <w:pPrChange w:id="291" w:author="Carla Marie G. Bersales" w:date="2022-03-03T15:34:00Z">
          <w:pPr>
            <w:pStyle w:val="BT25"/>
            <w:ind w:left="720" w:hanging="360"/>
          </w:pPr>
        </w:pPrChange>
      </w:pPr>
      <w:r w:rsidRPr="00A16C87">
        <w:rPr>
          <w:b w:val="0"/>
          <w:color w:val="000000"/>
          <w:spacing w:val="0"/>
        </w:rPr>
        <w:t>4)</w:t>
      </w:r>
      <w:r w:rsidRPr="00A16C87">
        <w:rPr>
          <w:b w:val="0"/>
          <w:color w:val="000000"/>
          <w:spacing w:val="0"/>
        </w:rPr>
        <w:tab/>
        <w:t xml:space="preserve">Your interest in the covered </w:t>
      </w:r>
      <w:r w:rsidR="009A787F">
        <w:rPr>
          <w:b w:val="0"/>
          <w:color w:val="000000"/>
          <w:spacing w:val="0"/>
        </w:rPr>
        <w:t>“</w:t>
      </w:r>
      <w:r w:rsidRPr="00A16C87">
        <w:rPr>
          <w:b w:val="0"/>
          <w:color w:val="000000"/>
          <w:spacing w:val="0"/>
        </w:rPr>
        <w:t>auto</w:t>
      </w:r>
      <w:r w:rsidR="009A787F">
        <w:rPr>
          <w:b w:val="0"/>
          <w:color w:val="000000"/>
          <w:spacing w:val="0"/>
        </w:rPr>
        <w:t>”</w:t>
      </w:r>
      <w:r w:rsidRPr="00A16C87">
        <w:rPr>
          <w:b w:val="0"/>
          <w:color w:val="000000"/>
          <w:spacing w:val="0"/>
        </w:rPr>
        <w:t xml:space="preserve"> or</w:t>
      </w:r>
    </w:p>
    <w:p w14:paraId="644832C5" w14:textId="77777777" w:rsidR="00001DD5" w:rsidRPr="00A16C87" w:rsidRDefault="00001DD5">
      <w:pPr>
        <w:pStyle w:val="BT25"/>
        <w:ind w:left="720" w:hanging="360"/>
        <w:jc w:val="both"/>
        <w:rPr>
          <w:b w:val="0"/>
          <w:color w:val="000000"/>
          <w:spacing w:val="0"/>
        </w:rPr>
        <w:pPrChange w:id="292" w:author="Carla Marie G. Bersales" w:date="2022-03-03T15:34:00Z">
          <w:pPr>
            <w:pStyle w:val="BT25"/>
            <w:ind w:left="720" w:hanging="360"/>
          </w:pPr>
        </w:pPrChange>
      </w:pPr>
      <w:r w:rsidRPr="00A16C87">
        <w:rPr>
          <w:b w:val="0"/>
          <w:color w:val="000000"/>
          <w:spacing w:val="0"/>
        </w:rPr>
        <w:t>5)</w:t>
      </w:r>
      <w:r w:rsidRPr="00A16C87">
        <w:rPr>
          <w:b w:val="0"/>
          <w:color w:val="000000"/>
          <w:spacing w:val="0"/>
        </w:rPr>
        <w:tab/>
        <w:t>A claim under this Coverage Form.</w:t>
      </w:r>
    </w:p>
    <w:p w14:paraId="40D09AB7" w14:textId="77777777" w:rsidR="00001DD5" w:rsidRPr="00A16C87" w:rsidRDefault="00001DD5">
      <w:pPr>
        <w:pStyle w:val="BTNoInd"/>
        <w:jc w:val="both"/>
        <w:rPr>
          <w:rFonts w:eastAsia="Arial"/>
          <w:b/>
          <w:color w:val="000000"/>
        </w:rPr>
        <w:pPrChange w:id="293" w:author="Carla Marie G. Bersales" w:date="2022-03-03T15:34:00Z">
          <w:pPr>
            <w:pStyle w:val="BTNoInd"/>
          </w:pPr>
        </w:pPrChange>
      </w:pPr>
      <w:r w:rsidRPr="00A16C87">
        <w:rPr>
          <w:rFonts w:eastAsia="Arial"/>
          <w:b/>
          <w:color w:val="000000"/>
        </w:rPr>
        <w:lastRenderedPageBreak/>
        <w:t xml:space="preserve">K.  </w:t>
      </w:r>
      <w:r w:rsidRPr="00A16C87">
        <w:rPr>
          <w:b/>
        </w:rPr>
        <w:t>Liberalization</w:t>
      </w:r>
    </w:p>
    <w:p w14:paraId="1DCC2E95" w14:textId="77777777" w:rsidR="00001DD5" w:rsidRPr="00A16C87" w:rsidRDefault="00001DD5">
      <w:pPr>
        <w:pStyle w:val="BTNoInd"/>
        <w:jc w:val="both"/>
        <w:rPr>
          <w:rFonts w:eastAsia="Arial"/>
          <w:color w:val="000000"/>
        </w:rPr>
        <w:pPrChange w:id="294" w:author="Carla Marie G. Bersales" w:date="2022-03-03T15:34:00Z">
          <w:pPr>
            <w:pStyle w:val="BTNoInd"/>
          </w:pPr>
        </w:pPrChange>
      </w:pPr>
      <w:r w:rsidRPr="00A16C87">
        <w:t>If we revise this Coverage Form to provide more coverage without additional premium charge</w:t>
      </w:r>
      <w:r w:rsidR="009A787F">
        <w:t>,</w:t>
      </w:r>
      <w:r w:rsidRPr="00A16C87">
        <w:t xml:space="preserve"> your policy will </w:t>
      </w:r>
      <w:r w:rsidRPr="00A16C87">
        <w:rPr>
          <w:rFonts w:eastAsia="Arial"/>
          <w:color w:val="000000"/>
        </w:rPr>
        <w:t>automatically provide the additional coverage as of the day the revision is effective in your state.</w:t>
      </w:r>
    </w:p>
    <w:p w14:paraId="3D23C446" w14:textId="77777777" w:rsidR="00001DD5" w:rsidRPr="00A16C87" w:rsidRDefault="00001DD5">
      <w:pPr>
        <w:pStyle w:val="BTNoInd"/>
        <w:jc w:val="both"/>
        <w:rPr>
          <w:rFonts w:eastAsia="Arial"/>
          <w:b/>
          <w:color w:val="000000"/>
        </w:rPr>
        <w:pPrChange w:id="295" w:author="Carla Marie G. Bersales" w:date="2022-03-03T15:34:00Z">
          <w:pPr>
            <w:pStyle w:val="BTNoInd"/>
          </w:pPr>
        </w:pPrChange>
      </w:pPr>
      <w:r w:rsidRPr="00A16C87">
        <w:rPr>
          <w:rFonts w:eastAsia="Arial"/>
          <w:b/>
          <w:color w:val="000000"/>
        </w:rPr>
        <w:t xml:space="preserve">L.  </w:t>
      </w:r>
      <w:r w:rsidRPr="00A16C87">
        <w:rPr>
          <w:b/>
        </w:rPr>
        <w:t>Other</w:t>
      </w:r>
      <w:r w:rsidRPr="00A16C87">
        <w:rPr>
          <w:rFonts w:eastAsia="Arial"/>
          <w:b/>
          <w:color w:val="000000"/>
        </w:rPr>
        <w:t xml:space="preserve"> Insurance</w:t>
      </w:r>
    </w:p>
    <w:p w14:paraId="202D8979" w14:textId="77777777" w:rsidR="00001DD5" w:rsidRPr="00A16C87" w:rsidRDefault="00001DD5">
      <w:pPr>
        <w:pStyle w:val="BT25"/>
        <w:ind w:left="720" w:hanging="360"/>
        <w:jc w:val="both"/>
        <w:rPr>
          <w:b w:val="0"/>
          <w:color w:val="000000"/>
          <w:spacing w:val="0"/>
        </w:rPr>
        <w:pPrChange w:id="296" w:author="Carla Marie G. Bersales" w:date="2022-03-03T15:34:00Z">
          <w:pPr>
            <w:pStyle w:val="BT25"/>
            <w:ind w:left="720" w:hanging="360"/>
          </w:pPr>
        </w:pPrChange>
      </w:pPr>
      <w:r w:rsidRPr="00A16C87">
        <w:rPr>
          <w:b w:val="0"/>
          <w:color w:val="000000"/>
          <w:spacing w:val="0"/>
        </w:rPr>
        <w:t>1)</w:t>
      </w:r>
      <w:r w:rsidRPr="00A16C87">
        <w:rPr>
          <w:b w:val="0"/>
          <w:color w:val="000000"/>
          <w:spacing w:val="0"/>
        </w:rPr>
        <w:tab/>
        <w:t xml:space="preserve">For any covered </w:t>
      </w:r>
      <w:r w:rsidR="009A787F">
        <w:rPr>
          <w:b w:val="0"/>
          <w:color w:val="000000"/>
          <w:spacing w:val="0"/>
        </w:rPr>
        <w:t>“</w:t>
      </w:r>
      <w:r w:rsidRPr="00A16C87">
        <w:rPr>
          <w:b w:val="0"/>
          <w:color w:val="000000"/>
          <w:spacing w:val="0"/>
        </w:rPr>
        <w:t>auto</w:t>
      </w:r>
      <w:r w:rsidR="009A787F">
        <w:rPr>
          <w:b w:val="0"/>
          <w:color w:val="000000"/>
          <w:spacing w:val="0"/>
        </w:rPr>
        <w:t>”</w:t>
      </w:r>
      <w:r w:rsidRPr="00A16C87">
        <w:rPr>
          <w:b w:val="0"/>
          <w:color w:val="000000"/>
          <w:spacing w:val="0"/>
        </w:rPr>
        <w:t xml:space="preserve"> you own and have advised the Company and received written confirmation of coverage in effect</w:t>
      </w:r>
      <w:r w:rsidR="009A787F">
        <w:rPr>
          <w:b w:val="0"/>
          <w:color w:val="000000"/>
          <w:spacing w:val="0"/>
        </w:rPr>
        <w:t>,</w:t>
      </w:r>
      <w:r w:rsidRPr="00A16C87">
        <w:rPr>
          <w:b w:val="0"/>
          <w:color w:val="000000"/>
          <w:spacing w:val="0"/>
        </w:rPr>
        <w:t xml:space="preserve"> this Coverage F</w:t>
      </w:r>
      <w:r w:rsidR="0081759C">
        <w:rPr>
          <w:b w:val="0"/>
          <w:color w:val="000000"/>
          <w:spacing w:val="0"/>
        </w:rPr>
        <w:t>or</w:t>
      </w:r>
      <w:r w:rsidRPr="00A16C87">
        <w:rPr>
          <w:b w:val="0"/>
          <w:color w:val="000000"/>
          <w:spacing w:val="0"/>
        </w:rPr>
        <w:t xml:space="preserve">m provides primary insurance. For any covered </w:t>
      </w:r>
      <w:r w:rsidR="009A787F">
        <w:rPr>
          <w:b w:val="0"/>
          <w:color w:val="000000"/>
          <w:spacing w:val="0"/>
        </w:rPr>
        <w:t>“</w:t>
      </w:r>
      <w:r w:rsidRPr="00A16C87">
        <w:rPr>
          <w:b w:val="0"/>
          <w:color w:val="000000"/>
          <w:spacing w:val="0"/>
        </w:rPr>
        <w:t>auto</w:t>
      </w:r>
      <w:r w:rsidR="009A787F">
        <w:rPr>
          <w:b w:val="0"/>
          <w:color w:val="000000"/>
          <w:spacing w:val="0"/>
        </w:rPr>
        <w:t>”</w:t>
      </w:r>
      <w:r w:rsidRPr="00A16C87">
        <w:rPr>
          <w:b w:val="0"/>
          <w:color w:val="000000"/>
          <w:spacing w:val="0"/>
        </w:rPr>
        <w:t xml:space="preserve"> you don</w:t>
      </w:r>
      <w:r w:rsidR="009A787F">
        <w:rPr>
          <w:b w:val="0"/>
          <w:color w:val="000000"/>
          <w:spacing w:val="0"/>
        </w:rPr>
        <w:t>’</w:t>
      </w:r>
      <w:r w:rsidRPr="00A16C87">
        <w:rPr>
          <w:b w:val="0"/>
          <w:color w:val="000000"/>
          <w:spacing w:val="0"/>
        </w:rPr>
        <w:t>t own</w:t>
      </w:r>
      <w:r w:rsidR="009A787F">
        <w:rPr>
          <w:b w:val="0"/>
          <w:color w:val="000000"/>
          <w:spacing w:val="0"/>
        </w:rPr>
        <w:t>,</w:t>
      </w:r>
      <w:r w:rsidRPr="00A16C87">
        <w:rPr>
          <w:b w:val="0"/>
          <w:color w:val="000000"/>
          <w:spacing w:val="0"/>
        </w:rPr>
        <w:t xml:space="preserve"> the insurance is excess over any other collectible insurance.</w:t>
      </w:r>
    </w:p>
    <w:p w14:paraId="0DFFAAD8" w14:textId="77777777" w:rsidR="00001DD5" w:rsidRPr="00A16C87" w:rsidRDefault="00001DD5">
      <w:pPr>
        <w:pStyle w:val="BT25"/>
        <w:ind w:left="720" w:hanging="360"/>
        <w:jc w:val="both"/>
        <w:rPr>
          <w:b w:val="0"/>
          <w:color w:val="000000"/>
          <w:spacing w:val="0"/>
        </w:rPr>
        <w:pPrChange w:id="297" w:author="Carla Marie G. Bersales" w:date="2022-03-03T15:34:00Z">
          <w:pPr>
            <w:pStyle w:val="BT25"/>
            <w:ind w:left="720" w:hanging="360"/>
          </w:pPr>
        </w:pPrChange>
      </w:pPr>
      <w:r w:rsidRPr="00A16C87">
        <w:rPr>
          <w:b w:val="0"/>
          <w:color w:val="000000"/>
          <w:spacing w:val="0"/>
        </w:rPr>
        <w:t>2)</w:t>
      </w:r>
      <w:r w:rsidRPr="00A16C87">
        <w:rPr>
          <w:b w:val="0"/>
          <w:color w:val="000000"/>
          <w:spacing w:val="0"/>
        </w:rPr>
        <w:tab/>
        <w:t>Regardless of the provisions of Paragraph 1) above</w:t>
      </w:r>
      <w:r w:rsidR="009A787F">
        <w:rPr>
          <w:b w:val="0"/>
          <w:color w:val="000000"/>
          <w:spacing w:val="0"/>
        </w:rPr>
        <w:t>,</w:t>
      </w:r>
      <w:r w:rsidRPr="00A16C87">
        <w:rPr>
          <w:b w:val="0"/>
          <w:color w:val="000000"/>
          <w:spacing w:val="0"/>
        </w:rPr>
        <w:t xml:space="preserve"> this Coverage Form</w:t>
      </w:r>
      <w:r w:rsidR="009A787F">
        <w:rPr>
          <w:b w:val="0"/>
          <w:color w:val="000000"/>
          <w:spacing w:val="0"/>
        </w:rPr>
        <w:t>’</w:t>
      </w:r>
      <w:r w:rsidRPr="00A16C87">
        <w:rPr>
          <w:b w:val="0"/>
          <w:color w:val="000000"/>
          <w:spacing w:val="0"/>
        </w:rPr>
        <w:t xml:space="preserve">s Liability Coverage is primary for any liability assumed under an </w:t>
      </w:r>
      <w:r w:rsidR="009A787F">
        <w:rPr>
          <w:b w:val="0"/>
          <w:color w:val="000000"/>
          <w:spacing w:val="0"/>
        </w:rPr>
        <w:t>“</w:t>
      </w:r>
      <w:r w:rsidRPr="00A16C87">
        <w:rPr>
          <w:b w:val="0"/>
          <w:color w:val="000000"/>
          <w:spacing w:val="0"/>
        </w:rPr>
        <w:t>insured contract</w:t>
      </w:r>
      <w:r w:rsidR="009A787F">
        <w:rPr>
          <w:b w:val="0"/>
          <w:color w:val="000000"/>
          <w:spacing w:val="0"/>
        </w:rPr>
        <w:t>”</w:t>
      </w:r>
      <w:r w:rsidRPr="00A16C87">
        <w:rPr>
          <w:b w:val="0"/>
          <w:color w:val="000000"/>
          <w:spacing w:val="0"/>
        </w:rPr>
        <w:t xml:space="preserve"> as defined in this policy.</w:t>
      </w:r>
    </w:p>
    <w:p w14:paraId="2449E9AD" w14:textId="77777777" w:rsidR="00001DD5" w:rsidRPr="00A16C87" w:rsidRDefault="00001DD5">
      <w:pPr>
        <w:pStyle w:val="BT25"/>
        <w:ind w:left="720" w:hanging="360"/>
        <w:jc w:val="both"/>
        <w:rPr>
          <w:b w:val="0"/>
          <w:color w:val="000000"/>
          <w:spacing w:val="0"/>
        </w:rPr>
        <w:pPrChange w:id="298" w:author="Carla Marie G. Bersales" w:date="2022-03-03T15:34:00Z">
          <w:pPr>
            <w:pStyle w:val="BT25"/>
            <w:ind w:left="720" w:hanging="360"/>
          </w:pPr>
        </w:pPrChange>
      </w:pPr>
      <w:r w:rsidRPr="00A16C87">
        <w:rPr>
          <w:b w:val="0"/>
          <w:color w:val="000000"/>
          <w:spacing w:val="0"/>
        </w:rPr>
        <w:t>3)</w:t>
      </w:r>
      <w:r w:rsidRPr="00A16C87">
        <w:rPr>
          <w:b w:val="0"/>
          <w:color w:val="000000"/>
          <w:spacing w:val="0"/>
        </w:rPr>
        <w:tab/>
        <w:t>When this Coverage From and any other Coverage Form or policy covers on the same basis either excess or primary</w:t>
      </w:r>
      <w:r w:rsidR="009A787F">
        <w:rPr>
          <w:b w:val="0"/>
          <w:color w:val="000000"/>
          <w:spacing w:val="0"/>
        </w:rPr>
        <w:t>,</w:t>
      </w:r>
      <w:r w:rsidRPr="00A16C87">
        <w:rPr>
          <w:b w:val="0"/>
          <w:color w:val="000000"/>
          <w:spacing w:val="0"/>
        </w:rPr>
        <w:t xml:space="preserve"> we will pay only our share. Our share is the proportion that the Limit of Insurance of our Coverage Form to the total of the limits </w:t>
      </w:r>
      <w:r w:rsidR="00A06720">
        <w:rPr>
          <w:b w:val="0"/>
          <w:color w:val="000000"/>
          <w:spacing w:val="0"/>
        </w:rPr>
        <w:t>of</w:t>
      </w:r>
      <w:r w:rsidRPr="00A16C87">
        <w:rPr>
          <w:b w:val="0"/>
          <w:color w:val="000000"/>
          <w:spacing w:val="0"/>
        </w:rPr>
        <w:t xml:space="preserve"> all the Coverage Forms and policies covering the same basis.</w:t>
      </w:r>
    </w:p>
    <w:p w14:paraId="42965715" w14:textId="77777777" w:rsidR="00001DD5" w:rsidRPr="00A16C87" w:rsidRDefault="00001DD5">
      <w:pPr>
        <w:pStyle w:val="BTNoInd"/>
        <w:jc w:val="both"/>
        <w:rPr>
          <w:b/>
        </w:rPr>
        <w:pPrChange w:id="299" w:author="Carla Marie G. Bersales" w:date="2022-03-03T15:34:00Z">
          <w:pPr>
            <w:pStyle w:val="BTNoInd"/>
          </w:pPr>
        </w:pPrChange>
      </w:pPr>
      <w:r w:rsidRPr="00A16C87">
        <w:rPr>
          <w:b/>
        </w:rPr>
        <w:t>M.  Premium Audit</w:t>
      </w:r>
    </w:p>
    <w:p w14:paraId="1C97942D" w14:textId="2AC258A9" w:rsidR="00001DD5" w:rsidRPr="00A16C87" w:rsidDel="00985304" w:rsidRDefault="00001DD5" w:rsidP="0040099A">
      <w:pPr>
        <w:pStyle w:val="BTNoInd"/>
        <w:jc w:val="both"/>
        <w:rPr>
          <w:del w:id="300" w:author="Carla Marie G. Bersales" w:date="2022-03-03T15:34:00Z"/>
        </w:rPr>
        <w:pPrChange w:id="301" w:author="Carla Marie G. Bersales" w:date="2022-03-05T10:18:00Z">
          <w:pPr>
            <w:pStyle w:val="BTNoInd"/>
          </w:pPr>
        </w:pPrChange>
      </w:pPr>
      <w:r w:rsidRPr="00A16C87">
        <w:t>The estimated premium for this Coverage Form is based upon the exposures you advised us in writing you have when the policy began. We will compute the final premium due when we determine your actual exposures. The estimated total premium will be credited against the final premium due and the first Named Insured will be billed for the balance</w:t>
      </w:r>
      <w:r w:rsidR="009A787F">
        <w:t>,</w:t>
      </w:r>
      <w:r w:rsidRPr="00A16C87">
        <w:t xml:space="preserve"> if any. The due date for the final premium or retrospectively premium is the date shown as the due date on the bill. If the estimated total premium exceeds the final premium due</w:t>
      </w:r>
      <w:r w:rsidR="009A787F">
        <w:t>,</w:t>
      </w:r>
      <w:r w:rsidRPr="00A16C87">
        <w:t xml:space="preserve"> the first Named Insured will get a refund. If this policy is issued for more than one year</w:t>
      </w:r>
      <w:r w:rsidR="009A787F">
        <w:t>,</w:t>
      </w:r>
      <w:r w:rsidRPr="00A16C87">
        <w:t xml:space="preserve"> the premium for this Coverage Form will be computed annually based on our rates or premiums in effect at the beginning of each year of the policy.</w:t>
      </w:r>
    </w:p>
    <w:p w14:paraId="7E1C4A20" w14:textId="32A66CD9" w:rsidR="00365A07" w:rsidDel="00985304" w:rsidRDefault="00365A07" w:rsidP="0040099A">
      <w:pPr>
        <w:pStyle w:val="BTNoInd"/>
        <w:jc w:val="both"/>
        <w:rPr>
          <w:del w:id="302" w:author="Carla Marie G. Bersales" w:date="2022-03-03T15:34:00Z"/>
          <w:rFonts w:eastAsia="Arial"/>
          <w:b/>
          <w:color w:val="000000"/>
        </w:rPr>
        <w:pPrChange w:id="303" w:author="Carla Marie G. Bersales" w:date="2022-03-05T10:18:00Z">
          <w:pPr>
            <w:pStyle w:val="BTNoInd"/>
          </w:pPr>
        </w:pPrChange>
      </w:pPr>
    </w:p>
    <w:p w14:paraId="1E54AE47" w14:textId="23AFEE9E" w:rsidR="00365A07" w:rsidDel="00985304" w:rsidRDefault="00365A07" w:rsidP="0040099A">
      <w:pPr>
        <w:pStyle w:val="BTNoInd"/>
        <w:jc w:val="both"/>
        <w:rPr>
          <w:del w:id="304" w:author="Carla Marie G. Bersales" w:date="2022-03-03T15:34:00Z"/>
          <w:rFonts w:eastAsia="Arial"/>
          <w:b/>
          <w:color w:val="000000"/>
        </w:rPr>
        <w:pPrChange w:id="305" w:author="Carla Marie G. Bersales" w:date="2022-03-05T10:18:00Z">
          <w:pPr>
            <w:pStyle w:val="BTNoInd"/>
          </w:pPr>
        </w:pPrChange>
      </w:pPr>
    </w:p>
    <w:p w14:paraId="31AEAEFD" w14:textId="77777777" w:rsidR="00365A07" w:rsidRDefault="00365A07" w:rsidP="0040099A">
      <w:pPr>
        <w:pStyle w:val="BTNoInd"/>
        <w:jc w:val="both"/>
        <w:rPr>
          <w:rFonts w:eastAsia="Arial"/>
          <w:b/>
          <w:color w:val="000000"/>
        </w:rPr>
        <w:pPrChange w:id="306" w:author="Carla Marie G. Bersales" w:date="2022-03-05T10:18:00Z">
          <w:pPr>
            <w:pStyle w:val="BTNoInd"/>
          </w:pPr>
        </w:pPrChange>
      </w:pPr>
    </w:p>
    <w:p w14:paraId="157BE78B" w14:textId="77777777" w:rsidR="00001DD5" w:rsidRPr="00A16C87" w:rsidRDefault="00001DD5" w:rsidP="002F1EA7">
      <w:pPr>
        <w:pStyle w:val="BTNoInd"/>
        <w:rPr>
          <w:rFonts w:eastAsia="Arial"/>
          <w:b/>
          <w:color w:val="000000"/>
        </w:rPr>
      </w:pPr>
      <w:r w:rsidRPr="00A16C87">
        <w:rPr>
          <w:rFonts w:eastAsia="Arial"/>
          <w:b/>
          <w:color w:val="000000"/>
        </w:rPr>
        <w:t xml:space="preserve">N. </w:t>
      </w:r>
      <w:r w:rsidRPr="00A16C87">
        <w:rPr>
          <w:b/>
        </w:rPr>
        <w:t>Policy</w:t>
      </w:r>
      <w:r w:rsidRPr="00A16C87">
        <w:rPr>
          <w:rFonts w:eastAsia="Arial"/>
          <w:b/>
          <w:color w:val="000000"/>
        </w:rPr>
        <w:t xml:space="preserve"> Period</w:t>
      </w:r>
      <w:r w:rsidR="009A787F">
        <w:rPr>
          <w:rFonts w:eastAsia="Arial"/>
          <w:b/>
          <w:color w:val="000000"/>
        </w:rPr>
        <w:t>,</w:t>
      </w:r>
      <w:r w:rsidRPr="00A16C87">
        <w:rPr>
          <w:rFonts w:eastAsia="Arial"/>
          <w:b/>
          <w:color w:val="000000"/>
        </w:rPr>
        <w:t xml:space="preserve"> Coverage Territory</w:t>
      </w:r>
    </w:p>
    <w:p w14:paraId="4D6E8BD9" w14:textId="77777777" w:rsidR="00001DD5" w:rsidRPr="00A16C87" w:rsidRDefault="00001DD5">
      <w:pPr>
        <w:pStyle w:val="BTNoInd"/>
        <w:jc w:val="both"/>
        <w:pPrChange w:id="307" w:author="Carla Marie G. Bersales" w:date="2022-03-03T15:34:00Z">
          <w:pPr>
            <w:pStyle w:val="BTNoInd"/>
          </w:pPr>
        </w:pPrChange>
      </w:pPr>
      <w:r w:rsidRPr="00A16C87">
        <w:t>Under this Coverage Form</w:t>
      </w:r>
      <w:r w:rsidR="009A787F">
        <w:t>,</w:t>
      </w:r>
      <w:r w:rsidRPr="00A16C87">
        <w:t xml:space="preserve"> we cover </w:t>
      </w:r>
      <w:r w:rsidR="009A787F">
        <w:t>“</w:t>
      </w:r>
      <w:r w:rsidRPr="00A16C87">
        <w:t>accidents</w:t>
      </w:r>
      <w:r w:rsidR="009A787F">
        <w:t>”</w:t>
      </w:r>
      <w:r w:rsidRPr="00A16C87">
        <w:t xml:space="preserve"> and </w:t>
      </w:r>
      <w:r w:rsidR="009A787F">
        <w:t>“</w:t>
      </w:r>
      <w:r w:rsidRPr="00A16C87">
        <w:t>losses</w:t>
      </w:r>
      <w:r w:rsidR="009A787F">
        <w:t>”</w:t>
      </w:r>
      <w:r w:rsidRPr="00A16C87">
        <w:t xml:space="preserve"> occurring:</w:t>
      </w:r>
    </w:p>
    <w:p w14:paraId="24F7E132" w14:textId="77777777" w:rsidR="00001DD5" w:rsidRPr="00A16C87" w:rsidRDefault="00001DD5">
      <w:pPr>
        <w:pStyle w:val="BT25"/>
        <w:ind w:left="720" w:hanging="360"/>
        <w:jc w:val="both"/>
        <w:rPr>
          <w:b w:val="0"/>
          <w:color w:val="000000"/>
          <w:spacing w:val="0"/>
        </w:rPr>
        <w:pPrChange w:id="308" w:author="Carla Marie G. Bersales" w:date="2022-03-03T15:34:00Z">
          <w:pPr>
            <w:pStyle w:val="BT25"/>
            <w:ind w:left="720" w:hanging="360"/>
          </w:pPr>
        </w:pPrChange>
      </w:pPr>
      <w:r w:rsidRPr="00A16C87">
        <w:rPr>
          <w:b w:val="0"/>
          <w:color w:val="000000"/>
          <w:spacing w:val="0"/>
        </w:rPr>
        <w:t>1)</w:t>
      </w:r>
      <w:r w:rsidRPr="00A16C87">
        <w:rPr>
          <w:b w:val="0"/>
          <w:color w:val="000000"/>
          <w:spacing w:val="0"/>
        </w:rPr>
        <w:tab/>
        <w:t>During the policy period shown in the Declarations</w:t>
      </w:r>
      <w:r w:rsidR="009A787F">
        <w:rPr>
          <w:b w:val="0"/>
          <w:color w:val="000000"/>
          <w:spacing w:val="0"/>
        </w:rPr>
        <w:t>,</w:t>
      </w:r>
      <w:r w:rsidRPr="00A16C87">
        <w:rPr>
          <w:b w:val="0"/>
          <w:color w:val="000000"/>
          <w:spacing w:val="0"/>
        </w:rPr>
        <w:t xml:space="preserve"> and</w:t>
      </w:r>
    </w:p>
    <w:p w14:paraId="5486FB14" w14:textId="77777777" w:rsidR="00001DD5" w:rsidRPr="00A16C87" w:rsidRDefault="00001DD5">
      <w:pPr>
        <w:pStyle w:val="BT25"/>
        <w:ind w:left="720" w:hanging="360"/>
        <w:jc w:val="both"/>
        <w:rPr>
          <w:b w:val="0"/>
          <w:color w:val="000000"/>
          <w:spacing w:val="0"/>
        </w:rPr>
        <w:pPrChange w:id="309" w:author="Carla Marie G. Bersales" w:date="2022-03-03T15:34:00Z">
          <w:pPr>
            <w:pStyle w:val="BT25"/>
            <w:ind w:left="720" w:hanging="360"/>
          </w:pPr>
        </w:pPrChange>
      </w:pPr>
      <w:r w:rsidRPr="00A16C87">
        <w:rPr>
          <w:b w:val="0"/>
          <w:color w:val="000000"/>
          <w:spacing w:val="0"/>
        </w:rPr>
        <w:t>2)</w:t>
      </w:r>
      <w:r w:rsidRPr="00A16C87">
        <w:rPr>
          <w:b w:val="0"/>
          <w:color w:val="000000"/>
          <w:spacing w:val="0"/>
        </w:rPr>
        <w:tab/>
        <w:t>Within the coverage territory.</w:t>
      </w:r>
    </w:p>
    <w:p w14:paraId="595B05C8" w14:textId="77777777" w:rsidR="00001DD5" w:rsidRPr="00A16C87" w:rsidRDefault="00001DD5">
      <w:pPr>
        <w:pStyle w:val="BTNoInd"/>
        <w:jc w:val="both"/>
        <w:pPrChange w:id="310" w:author="Carla Marie G. Bersales" w:date="2022-03-03T15:34:00Z">
          <w:pPr>
            <w:pStyle w:val="BTNoInd"/>
          </w:pPr>
        </w:pPrChange>
      </w:pPr>
      <w:r w:rsidRPr="00A16C87">
        <w:t>The coverage territory is the United States of America</w:t>
      </w:r>
    </w:p>
    <w:p w14:paraId="13F9A97E" w14:textId="77777777" w:rsidR="00001DD5" w:rsidRPr="00A16C87" w:rsidRDefault="00001DD5">
      <w:pPr>
        <w:pStyle w:val="BTNoInd"/>
        <w:jc w:val="both"/>
        <w:rPr>
          <w:rFonts w:eastAsia="Arial"/>
          <w:b/>
          <w:color w:val="000000"/>
        </w:rPr>
        <w:pPrChange w:id="311" w:author="Carla Marie G. Bersales" w:date="2022-03-03T15:34:00Z">
          <w:pPr>
            <w:pStyle w:val="BTNoInd"/>
          </w:pPr>
        </w:pPrChange>
      </w:pPr>
      <w:r w:rsidRPr="00A16C87">
        <w:rPr>
          <w:rFonts w:eastAsia="Arial"/>
          <w:b/>
          <w:color w:val="000000"/>
        </w:rPr>
        <w:t xml:space="preserve">O. </w:t>
      </w:r>
      <w:r w:rsidRPr="00A16C87">
        <w:rPr>
          <w:b/>
        </w:rPr>
        <w:t>Two</w:t>
      </w:r>
      <w:r w:rsidRPr="00A16C87">
        <w:rPr>
          <w:rFonts w:eastAsia="Arial"/>
          <w:b/>
          <w:color w:val="000000"/>
        </w:rPr>
        <w:t xml:space="preserve"> or More Coverage Forms or Policies Issued by Us</w:t>
      </w:r>
    </w:p>
    <w:p w14:paraId="6BE80676" w14:textId="77777777" w:rsidR="00001DD5" w:rsidRPr="00A16C87" w:rsidRDefault="00001DD5">
      <w:pPr>
        <w:pStyle w:val="BTNoInd"/>
        <w:jc w:val="both"/>
        <w:rPr>
          <w:rFonts w:eastAsia="Arial"/>
          <w:color w:val="000000"/>
        </w:rPr>
        <w:pPrChange w:id="312" w:author="Carla Marie G. Bersales" w:date="2022-03-03T15:34:00Z">
          <w:pPr>
            <w:pStyle w:val="BTNoInd"/>
          </w:pPr>
        </w:pPrChange>
      </w:pPr>
      <w:r w:rsidRPr="00A16C87">
        <w:rPr>
          <w:rFonts w:eastAsia="Arial"/>
          <w:color w:val="000000"/>
        </w:rPr>
        <w:t xml:space="preserve">If this Coverage Form and any other Coverage Form or policy issued to you by us or any company affiliated with us apply to the same </w:t>
      </w:r>
      <w:r w:rsidR="009A787F">
        <w:rPr>
          <w:rFonts w:eastAsia="Arial"/>
          <w:color w:val="000000"/>
        </w:rPr>
        <w:t>“</w:t>
      </w:r>
      <w:r w:rsidRPr="00A16C87">
        <w:rPr>
          <w:rFonts w:eastAsia="Arial"/>
          <w:color w:val="000000"/>
        </w:rPr>
        <w:t>accident</w:t>
      </w:r>
      <w:r w:rsidR="009A787F">
        <w:rPr>
          <w:rFonts w:eastAsia="Arial"/>
          <w:color w:val="000000"/>
        </w:rPr>
        <w:t>”</w:t>
      </w:r>
      <w:r w:rsidRPr="00A16C87">
        <w:rPr>
          <w:rFonts w:eastAsia="Arial"/>
          <w:color w:val="000000"/>
        </w:rPr>
        <w:t xml:space="preserve"> the aggregate maximum Limit of Insurance under all Coverage Forms or policies shall </w:t>
      </w:r>
      <w:r w:rsidRPr="00A16C87">
        <w:rPr>
          <w:rFonts w:eastAsia="Arial"/>
          <w:color w:val="000000"/>
        </w:rPr>
        <w:lastRenderedPageBreak/>
        <w:t>not exceed the highest applicable Limit of Insurance under any one Coverage Form or policy. This condition does not apply to any Coverage Form or policy issued by us or an affiliated company specifically to apply as excess insurance over this Coverage Form.</w:t>
      </w:r>
    </w:p>
    <w:p w14:paraId="3F4CC5D8" w14:textId="77777777" w:rsidR="00001DD5" w:rsidRPr="00A16C87" w:rsidRDefault="00001DD5">
      <w:pPr>
        <w:pStyle w:val="Title"/>
        <w:jc w:val="both"/>
        <w:rPr>
          <w:rFonts w:eastAsia="Arial"/>
          <w:spacing w:val="0"/>
          <w:sz w:val="20"/>
        </w:rPr>
        <w:pPrChange w:id="313" w:author="Carla Marie G. Bersales" w:date="2022-03-03T15:34:00Z">
          <w:pPr>
            <w:pStyle w:val="Title"/>
            <w:jc w:val="left"/>
          </w:pPr>
        </w:pPrChange>
      </w:pPr>
      <w:r w:rsidRPr="00A16C87">
        <w:rPr>
          <w:rFonts w:eastAsia="Arial"/>
          <w:spacing w:val="0"/>
          <w:sz w:val="20"/>
        </w:rPr>
        <w:t>SECTION VI - DEFINITIONS</w:t>
      </w:r>
    </w:p>
    <w:p w14:paraId="7F4EB560" w14:textId="77777777" w:rsidR="00001DD5" w:rsidRPr="00A16C87" w:rsidRDefault="00001DD5">
      <w:pPr>
        <w:pStyle w:val="BTNoInd"/>
        <w:tabs>
          <w:tab w:val="left" w:pos="426"/>
        </w:tabs>
        <w:jc w:val="both"/>
        <w:pPrChange w:id="314" w:author="Carla Marie G. Bersales" w:date="2022-03-03T15:43:00Z">
          <w:pPr>
            <w:pStyle w:val="BTNoInd"/>
            <w:tabs>
              <w:tab w:val="left" w:pos="360"/>
            </w:tabs>
          </w:pPr>
        </w:pPrChange>
      </w:pPr>
      <w:r w:rsidRPr="00A16C87">
        <w:rPr>
          <w:b/>
        </w:rPr>
        <w:t>A.</w:t>
      </w:r>
      <w:r w:rsidRPr="00A16C87">
        <w:rPr>
          <w:b/>
        </w:rPr>
        <w:tab/>
      </w:r>
      <w:r w:rsidR="009A787F">
        <w:t>“</w:t>
      </w:r>
      <w:r w:rsidRPr="00A16C87">
        <w:t>Accident</w:t>
      </w:r>
      <w:r w:rsidR="009A787F">
        <w:t>”</w:t>
      </w:r>
      <w:r w:rsidRPr="00A16C87">
        <w:t xml:space="preserve"> includes continuous or repeated exposure to the same conditions resulting in </w:t>
      </w:r>
      <w:r w:rsidR="009A787F">
        <w:t>“</w:t>
      </w:r>
      <w:r w:rsidRPr="00A16C87">
        <w:t>bodily injury</w:t>
      </w:r>
      <w:r w:rsidR="009A787F">
        <w:t>”</w:t>
      </w:r>
      <w:r w:rsidRPr="00A16C87">
        <w:t xml:space="preserve"> or </w:t>
      </w:r>
      <w:r w:rsidR="009A787F">
        <w:t>“</w:t>
      </w:r>
      <w:r w:rsidRPr="00A16C87">
        <w:t>property damage</w:t>
      </w:r>
      <w:r w:rsidR="009A787F">
        <w:t>”</w:t>
      </w:r>
      <w:r w:rsidRPr="00A16C87">
        <w:t>.</w:t>
      </w:r>
    </w:p>
    <w:p w14:paraId="09910FC6" w14:textId="77777777" w:rsidR="00001DD5" w:rsidRPr="00A16C87" w:rsidRDefault="00001DD5">
      <w:pPr>
        <w:pStyle w:val="BTNoInd"/>
        <w:tabs>
          <w:tab w:val="left" w:pos="426"/>
        </w:tabs>
        <w:jc w:val="both"/>
        <w:rPr>
          <w:b/>
        </w:rPr>
        <w:pPrChange w:id="315" w:author="Carla Marie G. Bersales" w:date="2022-03-03T15:43:00Z">
          <w:pPr>
            <w:pStyle w:val="BTNoInd"/>
            <w:tabs>
              <w:tab w:val="left" w:pos="360"/>
            </w:tabs>
          </w:pPr>
        </w:pPrChange>
      </w:pPr>
      <w:r w:rsidRPr="00A16C87">
        <w:rPr>
          <w:b/>
        </w:rPr>
        <w:t>B.</w:t>
      </w:r>
      <w:r w:rsidRPr="00A16C87">
        <w:rPr>
          <w:b/>
        </w:rPr>
        <w:tab/>
      </w:r>
      <w:r w:rsidR="009A787F">
        <w:t>“</w:t>
      </w:r>
      <w:r w:rsidRPr="00A16C87">
        <w:t>Auto</w:t>
      </w:r>
      <w:r w:rsidR="009A787F">
        <w:t>”</w:t>
      </w:r>
      <w:r w:rsidRPr="00A16C87">
        <w:t xml:space="preserve"> means:</w:t>
      </w:r>
    </w:p>
    <w:p w14:paraId="1D16E7FD" w14:textId="77777777" w:rsidR="00001DD5" w:rsidRPr="00A16C87" w:rsidRDefault="00001DD5">
      <w:pPr>
        <w:pStyle w:val="BT25"/>
        <w:ind w:left="720" w:hanging="360"/>
        <w:jc w:val="both"/>
        <w:rPr>
          <w:b w:val="0"/>
          <w:color w:val="000000"/>
          <w:spacing w:val="0"/>
        </w:rPr>
        <w:pPrChange w:id="316" w:author="Carla Marie G. Bersales" w:date="2022-03-03T15:34:00Z">
          <w:pPr>
            <w:pStyle w:val="BT25"/>
            <w:ind w:left="720" w:hanging="360"/>
          </w:pPr>
        </w:pPrChange>
      </w:pPr>
      <w:r w:rsidRPr="00A16C87">
        <w:rPr>
          <w:b w:val="0"/>
          <w:color w:val="000000"/>
          <w:spacing w:val="0"/>
        </w:rPr>
        <w:t>1)</w:t>
      </w:r>
      <w:r w:rsidRPr="00A16C87">
        <w:rPr>
          <w:b w:val="0"/>
          <w:color w:val="000000"/>
          <w:spacing w:val="0"/>
        </w:rPr>
        <w:tab/>
        <w:t>A land motor vehicle</w:t>
      </w:r>
      <w:r w:rsidR="009A787F">
        <w:rPr>
          <w:b w:val="0"/>
          <w:color w:val="000000"/>
          <w:spacing w:val="0"/>
        </w:rPr>
        <w:t>,</w:t>
      </w:r>
      <w:r w:rsidRPr="00A16C87">
        <w:rPr>
          <w:b w:val="0"/>
          <w:color w:val="000000"/>
          <w:spacing w:val="0"/>
        </w:rPr>
        <w:t xml:space="preserve"> designed for travel on public roads; or</w:t>
      </w:r>
    </w:p>
    <w:p w14:paraId="12CE8C36" w14:textId="77777777" w:rsidR="00001DD5" w:rsidRPr="00A16C87" w:rsidRDefault="00001DD5">
      <w:pPr>
        <w:pStyle w:val="BT25"/>
        <w:ind w:left="720" w:hanging="360"/>
        <w:jc w:val="both"/>
        <w:rPr>
          <w:b w:val="0"/>
          <w:color w:val="000000"/>
          <w:spacing w:val="0"/>
        </w:rPr>
        <w:pPrChange w:id="317" w:author="Carla Marie G. Bersales" w:date="2022-03-03T15:34:00Z">
          <w:pPr>
            <w:pStyle w:val="BT25"/>
            <w:ind w:left="720" w:hanging="360"/>
          </w:pPr>
        </w:pPrChange>
      </w:pPr>
      <w:r w:rsidRPr="00A16C87">
        <w:rPr>
          <w:b w:val="0"/>
          <w:color w:val="000000"/>
          <w:spacing w:val="0"/>
        </w:rPr>
        <w:t>2)</w:t>
      </w:r>
      <w:r w:rsidRPr="00A16C87">
        <w:rPr>
          <w:b w:val="0"/>
          <w:color w:val="000000"/>
          <w:spacing w:val="0"/>
        </w:rPr>
        <w:tab/>
        <w:t>Any other land vehicle that is subject to a compulsory or financial responsibility law or other motor vehicle insurance law where it is licensed or principally garaged.</w:t>
      </w:r>
    </w:p>
    <w:p w14:paraId="18E5A90B" w14:textId="77777777" w:rsidR="00001DD5" w:rsidRPr="00A16C87" w:rsidRDefault="00001DD5">
      <w:pPr>
        <w:pStyle w:val="BT5"/>
        <w:tabs>
          <w:tab w:val="clear" w:pos="1080"/>
        </w:tabs>
        <w:ind w:left="720" w:firstLine="0"/>
        <w:jc w:val="both"/>
        <w:pPrChange w:id="318" w:author="Carla Marie G. Bersales" w:date="2022-03-03T15:34:00Z">
          <w:pPr>
            <w:pStyle w:val="BT5"/>
            <w:tabs>
              <w:tab w:val="clear" w:pos="1080"/>
            </w:tabs>
            <w:ind w:left="720" w:firstLine="0"/>
          </w:pPr>
        </w:pPrChange>
      </w:pPr>
      <w:r w:rsidRPr="00A16C87">
        <w:t>However</w:t>
      </w:r>
      <w:r w:rsidR="009A787F">
        <w:t>,</w:t>
      </w:r>
      <w:r w:rsidRPr="00A16C87">
        <w:t xml:space="preserve"> </w:t>
      </w:r>
      <w:r w:rsidR="009A787F">
        <w:t>“</w:t>
      </w:r>
      <w:r w:rsidRPr="00A16C87">
        <w:t>auto</w:t>
      </w:r>
      <w:r w:rsidR="009A787F">
        <w:t>”</w:t>
      </w:r>
      <w:r w:rsidRPr="00A16C87">
        <w:t xml:space="preserve"> does not include </w:t>
      </w:r>
      <w:r w:rsidR="009A787F">
        <w:t>“</w:t>
      </w:r>
      <w:r w:rsidRPr="00A16C87">
        <w:t>mobile equipment</w:t>
      </w:r>
      <w:r w:rsidR="009A787F">
        <w:t>”</w:t>
      </w:r>
      <w:r w:rsidRPr="00A16C87">
        <w:t>.</w:t>
      </w:r>
    </w:p>
    <w:p w14:paraId="3D92D207" w14:textId="77777777" w:rsidR="00001DD5" w:rsidRPr="00A16C87" w:rsidRDefault="00001DD5">
      <w:pPr>
        <w:pStyle w:val="BTNoInd"/>
        <w:ind w:left="426" w:hanging="426"/>
        <w:jc w:val="both"/>
        <w:pPrChange w:id="319" w:author="Carla Marie G. Bersales" w:date="2022-03-03T15:43:00Z">
          <w:pPr>
            <w:pStyle w:val="BTNoInd"/>
          </w:pPr>
        </w:pPrChange>
      </w:pPr>
      <w:r w:rsidRPr="00A16C87">
        <w:rPr>
          <w:rFonts w:eastAsia="Arial"/>
          <w:b/>
          <w:color w:val="000000"/>
        </w:rPr>
        <w:t>C.</w:t>
      </w:r>
      <w:r w:rsidRPr="00A16C87">
        <w:rPr>
          <w:rFonts w:eastAsia="Arial"/>
          <w:b/>
          <w:color w:val="000000"/>
        </w:rPr>
        <w:tab/>
      </w:r>
      <w:r w:rsidR="009A787F">
        <w:rPr>
          <w:rFonts w:eastAsia="Arial"/>
          <w:color w:val="000000"/>
        </w:rPr>
        <w:t>“</w:t>
      </w:r>
      <w:r w:rsidRPr="00A16C87">
        <w:t>Bodily injury</w:t>
      </w:r>
      <w:r w:rsidR="009A787F">
        <w:t>”</w:t>
      </w:r>
      <w:r w:rsidRPr="00A16C87">
        <w:t xml:space="preserve"> means bodily injury</w:t>
      </w:r>
      <w:r w:rsidR="009A787F">
        <w:t>,</w:t>
      </w:r>
      <w:r w:rsidRPr="00A16C87">
        <w:t xml:space="preserve"> sickness or disease sustained by a person including death resulting from any of these</w:t>
      </w:r>
    </w:p>
    <w:p w14:paraId="449037E0" w14:textId="77777777" w:rsidR="00001DD5" w:rsidRPr="00A16C87" w:rsidRDefault="00001DD5">
      <w:pPr>
        <w:pStyle w:val="BTNoInd"/>
        <w:ind w:left="426" w:hanging="426"/>
        <w:jc w:val="both"/>
        <w:rPr>
          <w:b/>
        </w:rPr>
        <w:pPrChange w:id="320" w:author="Carla Marie G. Bersales" w:date="2022-03-03T15:43:00Z">
          <w:pPr>
            <w:pStyle w:val="BTNoInd"/>
          </w:pPr>
        </w:pPrChange>
      </w:pPr>
      <w:r w:rsidRPr="00A16C87">
        <w:rPr>
          <w:b/>
        </w:rPr>
        <w:t>D.</w:t>
      </w:r>
      <w:r w:rsidRPr="00A16C87">
        <w:rPr>
          <w:b/>
        </w:rPr>
        <w:tab/>
      </w:r>
      <w:r w:rsidR="009A787F">
        <w:t>“</w:t>
      </w:r>
      <w:r w:rsidRPr="00A16C87">
        <w:t>Covered pollution cost or expense</w:t>
      </w:r>
      <w:r w:rsidR="009A787F">
        <w:t>”</w:t>
      </w:r>
      <w:r w:rsidRPr="00A16C87">
        <w:t xml:space="preserve"> means any cost or expense arising out of•</w:t>
      </w:r>
    </w:p>
    <w:p w14:paraId="6BBC6457" w14:textId="77777777" w:rsidR="00001DD5" w:rsidRPr="00A16C87" w:rsidRDefault="00001DD5">
      <w:pPr>
        <w:pStyle w:val="BT25"/>
        <w:tabs>
          <w:tab w:val="clear" w:pos="720"/>
          <w:tab w:val="left" w:pos="1134"/>
        </w:tabs>
        <w:ind w:left="720" w:firstLine="0"/>
        <w:jc w:val="both"/>
        <w:rPr>
          <w:b w:val="0"/>
          <w:color w:val="000000"/>
          <w:spacing w:val="0"/>
        </w:rPr>
        <w:pPrChange w:id="321" w:author="Carla Marie G. Bersales" w:date="2022-03-03T15:43:00Z">
          <w:pPr>
            <w:pStyle w:val="BT25"/>
            <w:ind w:left="720" w:firstLine="0"/>
          </w:pPr>
        </w:pPrChange>
      </w:pPr>
      <w:r w:rsidRPr="00A16C87">
        <w:rPr>
          <w:b w:val="0"/>
          <w:color w:val="000000"/>
          <w:spacing w:val="0"/>
        </w:rPr>
        <w:t>1)</w:t>
      </w:r>
      <w:r w:rsidRPr="00A16C87">
        <w:rPr>
          <w:b w:val="0"/>
          <w:color w:val="000000"/>
          <w:spacing w:val="0"/>
        </w:rPr>
        <w:tab/>
        <w:t>Any request</w:t>
      </w:r>
      <w:r w:rsidR="009A787F">
        <w:rPr>
          <w:b w:val="0"/>
          <w:color w:val="000000"/>
          <w:spacing w:val="0"/>
        </w:rPr>
        <w:t>,</w:t>
      </w:r>
      <w:r w:rsidRPr="00A16C87">
        <w:rPr>
          <w:b w:val="0"/>
          <w:color w:val="000000"/>
          <w:spacing w:val="0"/>
        </w:rPr>
        <w:t xml:space="preserve"> demand</w:t>
      </w:r>
      <w:r w:rsidR="009A787F">
        <w:rPr>
          <w:b w:val="0"/>
          <w:color w:val="000000"/>
          <w:spacing w:val="0"/>
        </w:rPr>
        <w:t>,</w:t>
      </w:r>
      <w:r w:rsidRPr="00A16C87">
        <w:rPr>
          <w:b w:val="0"/>
          <w:color w:val="000000"/>
          <w:spacing w:val="0"/>
        </w:rPr>
        <w:t xml:space="preserve"> order or statutory or regulatory requirement that any </w:t>
      </w:r>
      <w:r w:rsidR="009A787F">
        <w:rPr>
          <w:b w:val="0"/>
          <w:color w:val="000000"/>
          <w:spacing w:val="0"/>
        </w:rPr>
        <w:t>“</w:t>
      </w:r>
      <w:r w:rsidRPr="00A16C87">
        <w:rPr>
          <w:b w:val="0"/>
          <w:color w:val="000000"/>
          <w:spacing w:val="0"/>
        </w:rPr>
        <w:t>insured</w:t>
      </w:r>
      <w:proofErr w:type="gramStart"/>
      <w:r w:rsidR="009A787F">
        <w:rPr>
          <w:b w:val="0"/>
          <w:color w:val="000000"/>
          <w:spacing w:val="0"/>
        </w:rPr>
        <w:t>”</w:t>
      </w:r>
      <w:proofErr w:type="gramEnd"/>
      <w:r w:rsidRPr="00A16C87">
        <w:rPr>
          <w:b w:val="0"/>
          <w:color w:val="000000"/>
          <w:spacing w:val="0"/>
        </w:rPr>
        <w:t xml:space="preserve"> or others test for</w:t>
      </w:r>
      <w:r w:rsidR="009A787F">
        <w:rPr>
          <w:b w:val="0"/>
          <w:color w:val="000000"/>
          <w:spacing w:val="0"/>
        </w:rPr>
        <w:t>,</w:t>
      </w:r>
      <w:r w:rsidRPr="00A16C87">
        <w:rPr>
          <w:b w:val="0"/>
          <w:color w:val="000000"/>
          <w:spacing w:val="0"/>
        </w:rPr>
        <w:t xml:space="preserve"> monitor</w:t>
      </w:r>
      <w:r w:rsidR="009A787F">
        <w:rPr>
          <w:b w:val="0"/>
          <w:color w:val="000000"/>
          <w:spacing w:val="0"/>
        </w:rPr>
        <w:t>,</w:t>
      </w:r>
      <w:r w:rsidRPr="00A16C87">
        <w:rPr>
          <w:b w:val="0"/>
          <w:color w:val="000000"/>
          <w:spacing w:val="0"/>
        </w:rPr>
        <w:t xml:space="preserve"> clean up</w:t>
      </w:r>
      <w:r w:rsidR="009A787F">
        <w:rPr>
          <w:b w:val="0"/>
          <w:color w:val="000000"/>
          <w:spacing w:val="0"/>
        </w:rPr>
        <w:t>,</w:t>
      </w:r>
      <w:r w:rsidRPr="00A16C87">
        <w:rPr>
          <w:b w:val="0"/>
          <w:color w:val="000000"/>
          <w:spacing w:val="0"/>
        </w:rPr>
        <w:t xml:space="preserve"> remove</w:t>
      </w:r>
      <w:r w:rsidR="009A787F">
        <w:rPr>
          <w:b w:val="0"/>
          <w:color w:val="000000"/>
          <w:spacing w:val="0"/>
        </w:rPr>
        <w:t>,</w:t>
      </w:r>
      <w:r w:rsidRPr="00A16C87">
        <w:rPr>
          <w:b w:val="0"/>
          <w:color w:val="000000"/>
          <w:spacing w:val="0"/>
        </w:rPr>
        <w:t xml:space="preserve"> contain</w:t>
      </w:r>
      <w:r w:rsidR="009A787F">
        <w:rPr>
          <w:b w:val="0"/>
          <w:color w:val="000000"/>
          <w:spacing w:val="0"/>
        </w:rPr>
        <w:t>,</w:t>
      </w:r>
      <w:r w:rsidRPr="00A16C87">
        <w:rPr>
          <w:b w:val="0"/>
          <w:color w:val="000000"/>
          <w:spacing w:val="0"/>
        </w:rPr>
        <w:t xml:space="preserve"> treat</w:t>
      </w:r>
      <w:r w:rsidR="009A787F">
        <w:rPr>
          <w:b w:val="0"/>
          <w:color w:val="000000"/>
          <w:spacing w:val="0"/>
        </w:rPr>
        <w:t>,</w:t>
      </w:r>
      <w:r w:rsidRPr="00A16C87">
        <w:rPr>
          <w:b w:val="0"/>
          <w:color w:val="000000"/>
          <w:spacing w:val="0"/>
        </w:rPr>
        <w:t xml:space="preserve"> detoxify or neutralize</w:t>
      </w:r>
      <w:r w:rsidR="009A787F">
        <w:rPr>
          <w:b w:val="0"/>
          <w:color w:val="000000"/>
          <w:spacing w:val="0"/>
        </w:rPr>
        <w:t>,</w:t>
      </w:r>
      <w:r w:rsidRPr="00A16C87">
        <w:rPr>
          <w:b w:val="0"/>
          <w:color w:val="000000"/>
          <w:spacing w:val="0"/>
        </w:rPr>
        <w:t xml:space="preserve"> or in any way respond to</w:t>
      </w:r>
      <w:r w:rsidR="009A787F">
        <w:rPr>
          <w:b w:val="0"/>
          <w:color w:val="000000"/>
          <w:spacing w:val="0"/>
        </w:rPr>
        <w:t>,</w:t>
      </w:r>
      <w:r w:rsidRPr="00A16C87">
        <w:rPr>
          <w:b w:val="0"/>
          <w:color w:val="000000"/>
          <w:spacing w:val="0"/>
        </w:rPr>
        <w:t xml:space="preserve"> or assess the effects of </w:t>
      </w:r>
      <w:r w:rsidR="009A787F">
        <w:rPr>
          <w:b w:val="0"/>
          <w:color w:val="000000"/>
          <w:spacing w:val="0"/>
        </w:rPr>
        <w:t>“</w:t>
      </w:r>
      <w:r w:rsidRPr="00A16C87">
        <w:rPr>
          <w:b w:val="0"/>
          <w:color w:val="000000"/>
          <w:spacing w:val="0"/>
        </w:rPr>
        <w:t>pollutants</w:t>
      </w:r>
      <w:r w:rsidR="009A787F">
        <w:rPr>
          <w:b w:val="0"/>
          <w:color w:val="000000"/>
          <w:spacing w:val="0"/>
        </w:rPr>
        <w:t>”</w:t>
      </w:r>
      <w:r w:rsidRPr="00A16C87">
        <w:rPr>
          <w:b w:val="0"/>
          <w:color w:val="000000"/>
          <w:spacing w:val="0"/>
        </w:rPr>
        <w:t xml:space="preserve">; and such </w:t>
      </w:r>
      <w:r w:rsidR="009A787F">
        <w:rPr>
          <w:b w:val="0"/>
          <w:color w:val="000000"/>
          <w:spacing w:val="0"/>
        </w:rPr>
        <w:t>“</w:t>
      </w:r>
      <w:r w:rsidRPr="00A16C87">
        <w:rPr>
          <w:b w:val="0"/>
          <w:color w:val="000000"/>
          <w:spacing w:val="0"/>
        </w:rPr>
        <w:t>Covered pollution cost or expense</w:t>
      </w:r>
      <w:r w:rsidR="009A787F">
        <w:rPr>
          <w:b w:val="0"/>
          <w:color w:val="000000"/>
          <w:spacing w:val="0"/>
        </w:rPr>
        <w:t>”</w:t>
      </w:r>
      <w:r w:rsidRPr="00A16C87">
        <w:rPr>
          <w:b w:val="0"/>
          <w:color w:val="000000"/>
          <w:spacing w:val="0"/>
        </w:rPr>
        <w:t xml:space="preserve"> arising out of an </w:t>
      </w:r>
      <w:r w:rsidR="009A787F">
        <w:rPr>
          <w:b w:val="0"/>
          <w:color w:val="000000"/>
          <w:spacing w:val="0"/>
        </w:rPr>
        <w:t>“</w:t>
      </w:r>
      <w:r w:rsidRPr="00A16C87">
        <w:rPr>
          <w:b w:val="0"/>
          <w:color w:val="000000"/>
          <w:spacing w:val="0"/>
        </w:rPr>
        <w:t>accident</w:t>
      </w:r>
      <w:r w:rsidR="009A787F">
        <w:rPr>
          <w:b w:val="0"/>
          <w:color w:val="000000"/>
          <w:spacing w:val="0"/>
        </w:rPr>
        <w:t>”</w:t>
      </w:r>
      <w:r w:rsidRPr="00A16C87">
        <w:rPr>
          <w:b w:val="0"/>
          <w:color w:val="000000"/>
          <w:spacing w:val="0"/>
        </w:rPr>
        <w:t xml:space="preserve"> or </w:t>
      </w:r>
      <w:r w:rsidR="009A787F">
        <w:rPr>
          <w:b w:val="0"/>
          <w:color w:val="000000"/>
          <w:spacing w:val="0"/>
        </w:rPr>
        <w:t>“</w:t>
      </w:r>
      <w:r w:rsidRPr="00A16C87">
        <w:rPr>
          <w:b w:val="0"/>
          <w:color w:val="000000"/>
          <w:spacing w:val="0"/>
        </w:rPr>
        <w:t>loss</w:t>
      </w:r>
      <w:r w:rsidR="009A787F">
        <w:rPr>
          <w:b w:val="0"/>
          <w:color w:val="000000"/>
          <w:spacing w:val="0"/>
        </w:rPr>
        <w:t>”</w:t>
      </w:r>
      <w:r w:rsidRPr="00A16C87">
        <w:rPr>
          <w:b w:val="0"/>
          <w:color w:val="000000"/>
          <w:spacing w:val="0"/>
        </w:rPr>
        <w:t xml:space="preserve"> causing </w:t>
      </w:r>
      <w:r w:rsidR="009A787F">
        <w:rPr>
          <w:b w:val="0"/>
          <w:color w:val="000000"/>
          <w:spacing w:val="0"/>
        </w:rPr>
        <w:t>“</w:t>
      </w:r>
      <w:r w:rsidRPr="00A16C87">
        <w:rPr>
          <w:b w:val="0"/>
          <w:color w:val="000000"/>
          <w:spacing w:val="0"/>
        </w:rPr>
        <w:t>bodily injury</w:t>
      </w:r>
      <w:r w:rsidR="009A787F">
        <w:rPr>
          <w:b w:val="0"/>
          <w:color w:val="000000"/>
          <w:spacing w:val="0"/>
        </w:rPr>
        <w:t>”</w:t>
      </w:r>
      <w:r w:rsidRPr="00A16C87">
        <w:rPr>
          <w:b w:val="0"/>
          <w:color w:val="000000"/>
          <w:spacing w:val="0"/>
        </w:rPr>
        <w:t xml:space="preserve"> and/or </w:t>
      </w:r>
      <w:r w:rsidR="009A787F">
        <w:rPr>
          <w:b w:val="0"/>
          <w:color w:val="000000"/>
          <w:spacing w:val="0"/>
        </w:rPr>
        <w:t>“</w:t>
      </w:r>
      <w:r w:rsidRPr="00A16C87">
        <w:rPr>
          <w:b w:val="0"/>
          <w:color w:val="000000"/>
          <w:spacing w:val="0"/>
        </w:rPr>
        <w:t>property damage</w:t>
      </w:r>
      <w:r w:rsidR="009A787F">
        <w:rPr>
          <w:b w:val="0"/>
          <w:color w:val="000000"/>
          <w:spacing w:val="0"/>
        </w:rPr>
        <w:t>”</w:t>
      </w:r>
      <w:r w:rsidRPr="00A16C87">
        <w:rPr>
          <w:b w:val="0"/>
          <w:color w:val="000000"/>
          <w:spacing w:val="0"/>
        </w:rPr>
        <w:t>.</w:t>
      </w:r>
    </w:p>
    <w:p w14:paraId="356240E3" w14:textId="77777777" w:rsidR="00001DD5" w:rsidRPr="00A16C87" w:rsidRDefault="00001DD5">
      <w:pPr>
        <w:pStyle w:val="BT25"/>
        <w:tabs>
          <w:tab w:val="clear" w:pos="720"/>
          <w:tab w:val="left" w:pos="1134"/>
        </w:tabs>
        <w:ind w:left="720" w:firstLine="0"/>
        <w:jc w:val="both"/>
        <w:rPr>
          <w:b w:val="0"/>
          <w:color w:val="000000"/>
          <w:spacing w:val="0"/>
        </w:rPr>
        <w:pPrChange w:id="322" w:author="Carla Marie G. Bersales" w:date="2022-03-03T15:44:00Z">
          <w:pPr>
            <w:pStyle w:val="BT25"/>
            <w:ind w:left="720" w:firstLine="0"/>
          </w:pPr>
        </w:pPrChange>
      </w:pPr>
      <w:r w:rsidRPr="00A16C87">
        <w:rPr>
          <w:b w:val="0"/>
          <w:color w:val="000000"/>
          <w:spacing w:val="0"/>
        </w:rPr>
        <w:t>2)</w:t>
      </w:r>
      <w:r w:rsidRPr="00A16C87">
        <w:rPr>
          <w:b w:val="0"/>
          <w:color w:val="000000"/>
          <w:spacing w:val="0"/>
        </w:rPr>
        <w:tab/>
        <w:t>Covered pollution cost or expense</w:t>
      </w:r>
      <w:r w:rsidR="009A787F">
        <w:rPr>
          <w:b w:val="0"/>
          <w:color w:val="000000"/>
          <w:spacing w:val="0"/>
        </w:rPr>
        <w:t>”</w:t>
      </w:r>
      <w:r w:rsidRPr="00A16C87">
        <w:rPr>
          <w:b w:val="0"/>
          <w:color w:val="000000"/>
          <w:spacing w:val="0"/>
        </w:rPr>
        <w:t xml:space="preserve"> does not include any cost or expense arising out of the actual</w:t>
      </w:r>
      <w:r w:rsidR="009A787F">
        <w:rPr>
          <w:b w:val="0"/>
          <w:color w:val="000000"/>
          <w:spacing w:val="0"/>
        </w:rPr>
        <w:t>,</w:t>
      </w:r>
      <w:r w:rsidRPr="00A16C87">
        <w:rPr>
          <w:b w:val="0"/>
          <w:color w:val="000000"/>
          <w:spacing w:val="0"/>
        </w:rPr>
        <w:t xml:space="preserve"> </w:t>
      </w:r>
      <w:r w:rsidRPr="00A16C87">
        <w:rPr>
          <w:b w:val="0"/>
          <w:color w:val="000000"/>
          <w:spacing w:val="0"/>
        </w:rPr>
        <w:br/>
        <w:t>alleged or threatened discharge</w:t>
      </w:r>
      <w:r w:rsidR="009A787F">
        <w:rPr>
          <w:b w:val="0"/>
          <w:color w:val="000000"/>
          <w:spacing w:val="0"/>
        </w:rPr>
        <w:t>,</w:t>
      </w:r>
      <w:r w:rsidRPr="00A16C87">
        <w:rPr>
          <w:b w:val="0"/>
          <w:color w:val="000000"/>
          <w:spacing w:val="0"/>
        </w:rPr>
        <w:t xml:space="preserve"> dispersal</w:t>
      </w:r>
      <w:r w:rsidR="009A787F">
        <w:rPr>
          <w:b w:val="0"/>
          <w:color w:val="000000"/>
          <w:spacing w:val="0"/>
        </w:rPr>
        <w:t>,</w:t>
      </w:r>
      <w:r w:rsidRPr="00A16C87">
        <w:rPr>
          <w:b w:val="0"/>
          <w:color w:val="000000"/>
          <w:spacing w:val="0"/>
        </w:rPr>
        <w:t xml:space="preserve"> seepage</w:t>
      </w:r>
      <w:r w:rsidR="009A787F">
        <w:rPr>
          <w:b w:val="0"/>
          <w:color w:val="000000"/>
          <w:spacing w:val="0"/>
        </w:rPr>
        <w:t>,</w:t>
      </w:r>
      <w:r w:rsidRPr="00A16C87">
        <w:rPr>
          <w:b w:val="0"/>
          <w:color w:val="000000"/>
          <w:spacing w:val="0"/>
        </w:rPr>
        <w:t xml:space="preserve"> migration</w:t>
      </w:r>
      <w:r w:rsidR="009A787F">
        <w:rPr>
          <w:b w:val="0"/>
          <w:color w:val="000000"/>
          <w:spacing w:val="0"/>
        </w:rPr>
        <w:t>,</w:t>
      </w:r>
      <w:r w:rsidRPr="00A16C87">
        <w:rPr>
          <w:b w:val="0"/>
          <w:color w:val="000000"/>
          <w:spacing w:val="0"/>
        </w:rPr>
        <w:t xml:space="preserve"> release or escape of </w:t>
      </w:r>
      <w:r w:rsidR="009A787F">
        <w:rPr>
          <w:b w:val="0"/>
          <w:color w:val="000000"/>
          <w:spacing w:val="0"/>
        </w:rPr>
        <w:t>“</w:t>
      </w:r>
      <w:r w:rsidRPr="00A16C87">
        <w:rPr>
          <w:b w:val="0"/>
          <w:color w:val="000000"/>
          <w:spacing w:val="0"/>
        </w:rPr>
        <w:t>pollutants</w:t>
      </w:r>
      <w:r w:rsidR="009A787F">
        <w:rPr>
          <w:b w:val="0"/>
          <w:color w:val="000000"/>
          <w:spacing w:val="0"/>
        </w:rPr>
        <w:t>”</w:t>
      </w:r>
      <w:r w:rsidRPr="00A16C87">
        <w:rPr>
          <w:b w:val="0"/>
          <w:color w:val="000000"/>
          <w:spacing w:val="0"/>
        </w:rPr>
        <w:t>.</w:t>
      </w:r>
    </w:p>
    <w:p w14:paraId="156011DE" w14:textId="77777777" w:rsidR="00001DD5" w:rsidRPr="00A16C87" w:rsidRDefault="00001DD5">
      <w:pPr>
        <w:pStyle w:val="BT25"/>
        <w:tabs>
          <w:tab w:val="clear" w:pos="720"/>
          <w:tab w:val="left" w:pos="1134"/>
        </w:tabs>
        <w:ind w:left="720" w:firstLine="0"/>
        <w:jc w:val="both"/>
        <w:rPr>
          <w:b w:val="0"/>
          <w:color w:val="000000"/>
          <w:spacing w:val="0"/>
        </w:rPr>
        <w:pPrChange w:id="323" w:author="Carla Marie G. Bersales" w:date="2022-03-03T15:44:00Z">
          <w:pPr>
            <w:pStyle w:val="BT25"/>
            <w:ind w:left="720" w:firstLine="0"/>
          </w:pPr>
        </w:pPrChange>
      </w:pPr>
      <w:r w:rsidRPr="00A16C87">
        <w:rPr>
          <w:b w:val="0"/>
          <w:color w:val="000000"/>
          <w:spacing w:val="0"/>
        </w:rPr>
        <w:t>3)</w:t>
      </w:r>
      <w:r w:rsidRPr="00A16C87">
        <w:rPr>
          <w:b w:val="0"/>
          <w:color w:val="000000"/>
          <w:spacing w:val="0"/>
        </w:rPr>
        <w:tab/>
        <w:t>That are</w:t>
      </w:r>
      <w:r w:rsidR="009A787F">
        <w:rPr>
          <w:b w:val="0"/>
          <w:color w:val="000000"/>
          <w:spacing w:val="0"/>
        </w:rPr>
        <w:t>,</w:t>
      </w:r>
      <w:r w:rsidRPr="00A16C87">
        <w:rPr>
          <w:b w:val="0"/>
          <w:color w:val="000000"/>
          <w:spacing w:val="0"/>
        </w:rPr>
        <w:t xml:space="preserve"> or that are contained in any property that is:</w:t>
      </w:r>
    </w:p>
    <w:p w14:paraId="219A3D7A" w14:textId="77777777" w:rsidR="00001DD5" w:rsidRPr="00A16C87" w:rsidRDefault="00001DD5">
      <w:pPr>
        <w:pStyle w:val="BT10"/>
        <w:jc w:val="both"/>
        <w:pPrChange w:id="324" w:author="Carla Marie G. Bersales" w:date="2022-03-03T15:34:00Z">
          <w:pPr>
            <w:pStyle w:val="BT10"/>
          </w:pPr>
        </w:pPrChange>
      </w:pPr>
      <w:proofErr w:type="spellStart"/>
      <w:r w:rsidRPr="00A16C87">
        <w:t>i</w:t>
      </w:r>
      <w:proofErr w:type="spellEnd"/>
      <w:r w:rsidRPr="00A16C87">
        <w:t>.</w:t>
      </w:r>
      <w:r w:rsidRPr="00A16C87">
        <w:tab/>
        <w:t>Being transported or towed by</w:t>
      </w:r>
      <w:r w:rsidR="009A787F">
        <w:t>,</w:t>
      </w:r>
      <w:r w:rsidRPr="00A16C87">
        <w:t xml:space="preserve"> handled</w:t>
      </w:r>
      <w:r w:rsidR="009A787F">
        <w:t>,</w:t>
      </w:r>
      <w:r w:rsidRPr="00A16C87">
        <w:t xml:space="preserve"> or handled for movement into</w:t>
      </w:r>
      <w:r w:rsidR="009A787F">
        <w:t>,</w:t>
      </w:r>
      <w:r w:rsidRPr="00A16C87">
        <w:t xml:space="preserve"> onto or from the covered </w:t>
      </w:r>
      <w:r w:rsidR="009A787F">
        <w:t>“</w:t>
      </w:r>
      <w:r w:rsidRPr="00A16C87">
        <w:t>auto</w:t>
      </w:r>
      <w:r w:rsidR="009A787F">
        <w:t>”</w:t>
      </w:r>
      <w:r w:rsidRPr="00A16C87">
        <w:t>;</w:t>
      </w:r>
    </w:p>
    <w:p w14:paraId="35354444" w14:textId="77777777" w:rsidR="00001DD5" w:rsidRPr="00A16C87" w:rsidRDefault="00001DD5">
      <w:pPr>
        <w:pStyle w:val="BT10"/>
        <w:jc w:val="both"/>
        <w:pPrChange w:id="325" w:author="Carla Marie G. Bersales" w:date="2022-03-03T15:34:00Z">
          <w:pPr>
            <w:pStyle w:val="BT10"/>
          </w:pPr>
        </w:pPrChange>
      </w:pPr>
      <w:r w:rsidRPr="00A16C87">
        <w:t>ii.</w:t>
      </w:r>
      <w:r w:rsidRPr="00A16C87">
        <w:tab/>
        <w:t xml:space="preserve">Otherwise </w:t>
      </w:r>
      <w:proofErr w:type="gramStart"/>
      <w:r w:rsidRPr="00A16C87">
        <w:t>in the course of</w:t>
      </w:r>
      <w:proofErr w:type="gramEnd"/>
      <w:r w:rsidRPr="00A16C87">
        <w:t xml:space="preserve"> transit by or on behalf of the </w:t>
      </w:r>
      <w:r w:rsidR="009A787F">
        <w:t>“</w:t>
      </w:r>
      <w:r w:rsidRPr="00A16C87">
        <w:t>insured</w:t>
      </w:r>
      <w:r w:rsidR="009A787F">
        <w:t>”</w:t>
      </w:r>
      <w:r w:rsidRPr="00A16C87">
        <w:t>;</w:t>
      </w:r>
    </w:p>
    <w:p w14:paraId="5788C177" w14:textId="4F7C660C" w:rsidR="00001DD5" w:rsidRPr="00A16C87" w:rsidRDefault="00001DD5">
      <w:pPr>
        <w:pStyle w:val="BT10"/>
        <w:jc w:val="both"/>
        <w:pPrChange w:id="326" w:author="Carla Marie G. Bersales" w:date="2022-03-03T15:34:00Z">
          <w:pPr>
            <w:pStyle w:val="BT10"/>
          </w:pPr>
        </w:pPrChange>
      </w:pPr>
      <w:r w:rsidRPr="00A16C87">
        <w:t>iii.</w:t>
      </w:r>
      <w:r w:rsidRPr="00A16C87">
        <w:tab/>
        <w:t>Being stored</w:t>
      </w:r>
      <w:r w:rsidR="009A787F">
        <w:t>,</w:t>
      </w:r>
      <w:r w:rsidRPr="00A16C87">
        <w:t xml:space="preserve"> disposed of</w:t>
      </w:r>
      <w:r w:rsidR="009A787F">
        <w:t>,</w:t>
      </w:r>
      <w:r w:rsidRPr="00A16C87">
        <w:t xml:space="preserve"> </w:t>
      </w:r>
      <w:del w:id="327" w:author="Asllie Ann Sablan" w:date="2021-07-29T09:04:00Z">
        <w:r w:rsidRPr="00A16C87" w:rsidDel="003A168A">
          <w:delText>treated</w:delText>
        </w:r>
      </w:del>
      <w:ins w:id="328" w:author="Asllie Ann Sablan" w:date="2021-07-29T09:04:00Z">
        <w:r w:rsidR="003A168A" w:rsidRPr="00A16C87">
          <w:t>treated,</w:t>
        </w:r>
      </w:ins>
      <w:r w:rsidRPr="00A16C87">
        <w:t xml:space="preserve"> or processed in or upon the covered </w:t>
      </w:r>
      <w:r w:rsidR="009A787F">
        <w:t>“</w:t>
      </w:r>
      <w:r w:rsidRPr="00A16C87">
        <w:t>auto</w:t>
      </w:r>
      <w:r w:rsidR="009A787F">
        <w:t>”</w:t>
      </w:r>
      <w:r w:rsidRPr="00A16C87">
        <w:t>.</w:t>
      </w:r>
    </w:p>
    <w:p w14:paraId="3472C720" w14:textId="77777777" w:rsidR="007C38F8" w:rsidRPr="007C38F8" w:rsidRDefault="007C38F8">
      <w:pPr>
        <w:spacing w:after="240"/>
        <w:ind w:left="426" w:hanging="426"/>
        <w:jc w:val="both"/>
        <w:rPr>
          <w:szCs w:val="20"/>
        </w:rPr>
        <w:pPrChange w:id="329" w:author="Carla Marie G. Bersales" w:date="2022-03-03T15:44:00Z">
          <w:pPr>
            <w:spacing w:after="240"/>
            <w:ind w:left="720" w:hanging="720"/>
            <w:jc w:val="both"/>
          </w:pPr>
        </w:pPrChange>
      </w:pPr>
      <w:r w:rsidRPr="007C38F8">
        <w:rPr>
          <w:b/>
          <w:szCs w:val="20"/>
        </w:rPr>
        <w:t>E.</w:t>
      </w:r>
      <w:r w:rsidRPr="007C38F8">
        <w:rPr>
          <w:szCs w:val="20"/>
        </w:rPr>
        <w:tab/>
      </w:r>
      <w:r w:rsidR="009A787F">
        <w:rPr>
          <w:szCs w:val="20"/>
        </w:rPr>
        <w:t>“</w:t>
      </w:r>
      <w:r w:rsidRPr="007C38F8">
        <w:rPr>
          <w:szCs w:val="20"/>
        </w:rPr>
        <w:t>Defense expenses</w:t>
      </w:r>
      <w:r w:rsidR="009A787F">
        <w:rPr>
          <w:szCs w:val="20"/>
        </w:rPr>
        <w:t>”</w:t>
      </w:r>
      <w:r w:rsidRPr="007C38F8">
        <w:rPr>
          <w:szCs w:val="20"/>
        </w:rPr>
        <w:t xml:space="preserve"> means payments allocated to a specific claim or </w:t>
      </w:r>
      <w:r w:rsidR="009A787F">
        <w:rPr>
          <w:szCs w:val="20"/>
        </w:rPr>
        <w:t>“</w:t>
      </w:r>
      <w:r w:rsidRPr="007C38F8">
        <w:rPr>
          <w:szCs w:val="20"/>
        </w:rPr>
        <w:t>suit</w:t>
      </w:r>
      <w:r w:rsidR="009A787F">
        <w:rPr>
          <w:szCs w:val="20"/>
        </w:rPr>
        <w:t>”</w:t>
      </w:r>
      <w:r w:rsidRPr="007C38F8">
        <w:rPr>
          <w:szCs w:val="20"/>
        </w:rPr>
        <w:t xml:space="preserve"> for its investigation</w:t>
      </w:r>
      <w:r w:rsidR="009A787F">
        <w:rPr>
          <w:szCs w:val="20"/>
        </w:rPr>
        <w:t>,</w:t>
      </w:r>
      <w:r w:rsidRPr="007C38F8">
        <w:rPr>
          <w:szCs w:val="20"/>
        </w:rPr>
        <w:t xml:space="preserve"> settlement</w:t>
      </w:r>
      <w:r w:rsidR="009A787F">
        <w:rPr>
          <w:szCs w:val="20"/>
        </w:rPr>
        <w:t>,</w:t>
      </w:r>
      <w:r w:rsidRPr="007C38F8">
        <w:rPr>
          <w:szCs w:val="20"/>
        </w:rPr>
        <w:t xml:space="preserve"> or defense</w:t>
      </w:r>
      <w:r w:rsidR="009A787F">
        <w:rPr>
          <w:szCs w:val="20"/>
        </w:rPr>
        <w:t>,</w:t>
      </w:r>
      <w:r w:rsidRPr="007C38F8">
        <w:rPr>
          <w:szCs w:val="20"/>
        </w:rPr>
        <w:t xml:space="preserve"> including:</w:t>
      </w:r>
    </w:p>
    <w:p w14:paraId="324DE8BF" w14:textId="77777777" w:rsidR="007C38F8" w:rsidRPr="007C38F8" w:rsidRDefault="007C38F8">
      <w:pPr>
        <w:pStyle w:val="BT25"/>
        <w:tabs>
          <w:tab w:val="clear" w:pos="720"/>
        </w:tabs>
        <w:ind w:hanging="360"/>
        <w:jc w:val="both"/>
        <w:rPr>
          <w:b w:val="0"/>
          <w:color w:val="000000"/>
          <w:spacing w:val="0"/>
        </w:rPr>
        <w:pPrChange w:id="330" w:author="Carla Marie G. Bersales" w:date="2022-03-03T15:34:00Z">
          <w:pPr>
            <w:pStyle w:val="BT25"/>
            <w:tabs>
              <w:tab w:val="clear" w:pos="720"/>
            </w:tabs>
            <w:ind w:hanging="360"/>
          </w:pPr>
        </w:pPrChange>
      </w:pPr>
      <w:r w:rsidRPr="007C38F8">
        <w:rPr>
          <w:b w:val="0"/>
          <w:color w:val="000000"/>
          <w:spacing w:val="0"/>
        </w:rPr>
        <w:t>a.</w:t>
      </w:r>
      <w:r w:rsidRPr="007C38F8">
        <w:rPr>
          <w:b w:val="0"/>
          <w:color w:val="000000"/>
          <w:spacing w:val="0"/>
        </w:rPr>
        <w:tab/>
        <w:t>Attorney fees and all other litigation expenses.</w:t>
      </w:r>
    </w:p>
    <w:p w14:paraId="71E6C438" w14:textId="77777777" w:rsidR="007C38F8" w:rsidRPr="007C38F8" w:rsidRDefault="007C38F8">
      <w:pPr>
        <w:pStyle w:val="BT25"/>
        <w:tabs>
          <w:tab w:val="clear" w:pos="720"/>
        </w:tabs>
        <w:ind w:hanging="360"/>
        <w:jc w:val="both"/>
        <w:rPr>
          <w:b w:val="0"/>
          <w:color w:val="000000"/>
          <w:spacing w:val="0"/>
        </w:rPr>
        <w:pPrChange w:id="331" w:author="Carla Marie G. Bersales" w:date="2022-03-03T15:35:00Z">
          <w:pPr>
            <w:pStyle w:val="BT25"/>
            <w:tabs>
              <w:tab w:val="clear" w:pos="720"/>
            </w:tabs>
            <w:ind w:hanging="360"/>
          </w:pPr>
        </w:pPrChange>
      </w:pPr>
      <w:r w:rsidRPr="007C38F8">
        <w:rPr>
          <w:b w:val="0"/>
          <w:color w:val="000000"/>
          <w:spacing w:val="0"/>
        </w:rPr>
        <w:lastRenderedPageBreak/>
        <w:t>b.</w:t>
      </w:r>
      <w:r w:rsidRPr="007C38F8">
        <w:rPr>
          <w:b w:val="0"/>
          <w:color w:val="000000"/>
          <w:spacing w:val="0"/>
        </w:rPr>
        <w:tab/>
        <w:t>Up to $250 for cost of bail bonds required because of accidents or traffic law violations arising out of the use of any vehicle to which the Bodily Injury Liability Coverage applies.  We do not have to furnish these bonds.</w:t>
      </w:r>
    </w:p>
    <w:p w14:paraId="3D029A92" w14:textId="77777777" w:rsidR="007C38F8" w:rsidRPr="007C38F8" w:rsidRDefault="007C38F8">
      <w:pPr>
        <w:pStyle w:val="BT25"/>
        <w:tabs>
          <w:tab w:val="clear" w:pos="720"/>
        </w:tabs>
        <w:ind w:hanging="360"/>
        <w:jc w:val="both"/>
        <w:rPr>
          <w:b w:val="0"/>
          <w:color w:val="000000"/>
          <w:spacing w:val="0"/>
        </w:rPr>
        <w:pPrChange w:id="332" w:author="Carla Marie G. Bersales" w:date="2022-03-03T15:35:00Z">
          <w:pPr>
            <w:pStyle w:val="BT25"/>
            <w:tabs>
              <w:tab w:val="clear" w:pos="720"/>
            </w:tabs>
            <w:ind w:hanging="360"/>
          </w:pPr>
        </w:pPrChange>
      </w:pPr>
      <w:r w:rsidRPr="007C38F8">
        <w:rPr>
          <w:b w:val="0"/>
          <w:color w:val="000000"/>
          <w:spacing w:val="0"/>
        </w:rPr>
        <w:t>c.</w:t>
      </w:r>
      <w:r w:rsidRPr="007C38F8">
        <w:rPr>
          <w:b w:val="0"/>
          <w:color w:val="000000"/>
          <w:spacing w:val="0"/>
        </w:rPr>
        <w:tab/>
        <w:t>The cost of bonds to release attachments</w:t>
      </w:r>
      <w:r w:rsidR="009A787F">
        <w:rPr>
          <w:b w:val="0"/>
          <w:color w:val="000000"/>
          <w:spacing w:val="0"/>
        </w:rPr>
        <w:t>,</w:t>
      </w:r>
      <w:r w:rsidRPr="007C38F8">
        <w:rPr>
          <w:b w:val="0"/>
          <w:color w:val="000000"/>
          <w:spacing w:val="0"/>
        </w:rPr>
        <w:t xml:space="preserve"> but only for bond amounts within the applicable limit of insurance.  We do not have to furnish these bonds.</w:t>
      </w:r>
    </w:p>
    <w:p w14:paraId="27F0A131" w14:textId="77777777" w:rsidR="007C38F8" w:rsidRPr="007C38F8" w:rsidRDefault="007C38F8">
      <w:pPr>
        <w:pStyle w:val="BT25"/>
        <w:tabs>
          <w:tab w:val="clear" w:pos="720"/>
        </w:tabs>
        <w:ind w:hanging="360"/>
        <w:jc w:val="both"/>
        <w:rPr>
          <w:b w:val="0"/>
          <w:color w:val="000000"/>
          <w:spacing w:val="0"/>
        </w:rPr>
        <w:pPrChange w:id="333" w:author="Carla Marie G. Bersales" w:date="2022-03-03T15:35:00Z">
          <w:pPr>
            <w:pStyle w:val="BT25"/>
            <w:tabs>
              <w:tab w:val="clear" w:pos="720"/>
            </w:tabs>
            <w:ind w:hanging="360"/>
          </w:pPr>
        </w:pPrChange>
      </w:pPr>
      <w:r w:rsidRPr="007C38F8">
        <w:rPr>
          <w:b w:val="0"/>
          <w:color w:val="000000"/>
          <w:spacing w:val="0"/>
        </w:rPr>
        <w:t>d.</w:t>
      </w:r>
      <w:r w:rsidRPr="007C38F8">
        <w:rPr>
          <w:b w:val="0"/>
          <w:color w:val="000000"/>
          <w:spacing w:val="0"/>
        </w:rPr>
        <w:tab/>
        <w:t xml:space="preserve">All reasonable expenses incurred by the insured at our request to assist us in the investigation or defense of the claim or </w:t>
      </w:r>
      <w:r w:rsidR="009A787F">
        <w:rPr>
          <w:b w:val="0"/>
          <w:color w:val="000000"/>
          <w:spacing w:val="0"/>
        </w:rPr>
        <w:t>“</w:t>
      </w:r>
      <w:r w:rsidRPr="007C38F8">
        <w:rPr>
          <w:b w:val="0"/>
          <w:color w:val="000000"/>
          <w:spacing w:val="0"/>
        </w:rPr>
        <w:t>suit</w:t>
      </w:r>
      <w:r w:rsidR="009A787F">
        <w:rPr>
          <w:b w:val="0"/>
          <w:color w:val="000000"/>
          <w:spacing w:val="0"/>
        </w:rPr>
        <w:t>”,</w:t>
      </w:r>
      <w:r w:rsidRPr="007C38F8">
        <w:rPr>
          <w:b w:val="0"/>
          <w:color w:val="000000"/>
          <w:spacing w:val="0"/>
        </w:rPr>
        <w:t xml:space="preserve"> including actual loss of earnings up to $100 a day because of time off from work.</w:t>
      </w:r>
    </w:p>
    <w:p w14:paraId="55649995" w14:textId="77777777" w:rsidR="007C38F8" w:rsidRPr="007C38F8" w:rsidRDefault="007C38F8">
      <w:pPr>
        <w:pStyle w:val="BT25"/>
        <w:tabs>
          <w:tab w:val="clear" w:pos="720"/>
        </w:tabs>
        <w:ind w:hanging="360"/>
        <w:jc w:val="both"/>
        <w:rPr>
          <w:b w:val="0"/>
          <w:color w:val="000000"/>
          <w:spacing w:val="0"/>
        </w:rPr>
        <w:pPrChange w:id="334" w:author="Carla Marie G. Bersales" w:date="2022-03-03T15:35:00Z">
          <w:pPr>
            <w:pStyle w:val="BT25"/>
            <w:tabs>
              <w:tab w:val="clear" w:pos="720"/>
            </w:tabs>
            <w:ind w:hanging="360"/>
          </w:pPr>
        </w:pPrChange>
      </w:pPr>
      <w:r w:rsidRPr="007C38F8">
        <w:rPr>
          <w:b w:val="0"/>
          <w:color w:val="000000"/>
          <w:spacing w:val="0"/>
        </w:rPr>
        <w:t>e.</w:t>
      </w:r>
      <w:r w:rsidRPr="007C38F8">
        <w:rPr>
          <w:b w:val="0"/>
          <w:color w:val="000000"/>
          <w:spacing w:val="0"/>
        </w:rPr>
        <w:tab/>
        <w:t xml:space="preserve">All costs taxed against the insured in the claim or </w:t>
      </w:r>
      <w:r w:rsidR="009A787F">
        <w:rPr>
          <w:b w:val="0"/>
          <w:color w:val="000000"/>
          <w:spacing w:val="0"/>
        </w:rPr>
        <w:t>“</w:t>
      </w:r>
      <w:r w:rsidRPr="007C38F8">
        <w:rPr>
          <w:b w:val="0"/>
          <w:color w:val="000000"/>
          <w:spacing w:val="0"/>
        </w:rPr>
        <w:t>suit</w:t>
      </w:r>
      <w:r w:rsidR="009A787F">
        <w:rPr>
          <w:b w:val="0"/>
          <w:color w:val="000000"/>
          <w:spacing w:val="0"/>
        </w:rPr>
        <w:t>”</w:t>
      </w:r>
      <w:r w:rsidRPr="007C38F8">
        <w:rPr>
          <w:b w:val="0"/>
          <w:color w:val="000000"/>
          <w:spacing w:val="0"/>
        </w:rPr>
        <w:t>.</w:t>
      </w:r>
    </w:p>
    <w:p w14:paraId="0F64DF98" w14:textId="77777777" w:rsidR="007C38F8" w:rsidRPr="007C38F8" w:rsidRDefault="007C38F8">
      <w:pPr>
        <w:pStyle w:val="BT25"/>
        <w:tabs>
          <w:tab w:val="clear" w:pos="720"/>
        </w:tabs>
        <w:ind w:hanging="360"/>
        <w:jc w:val="both"/>
        <w:rPr>
          <w:b w:val="0"/>
          <w:color w:val="000000"/>
          <w:spacing w:val="0"/>
        </w:rPr>
        <w:pPrChange w:id="335" w:author="Carla Marie G. Bersales" w:date="2022-03-03T15:35:00Z">
          <w:pPr>
            <w:pStyle w:val="BT25"/>
            <w:tabs>
              <w:tab w:val="clear" w:pos="720"/>
            </w:tabs>
            <w:ind w:hanging="360"/>
          </w:pPr>
        </w:pPrChange>
      </w:pPr>
      <w:r w:rsidRPr="007C38F8">
        <w:rPr>
          <w:b w:val="0"/>
          <w:color w:val="000000"/>
          <w:spacing w:val="0"/>
        </w:rPr>
        <w:t>f.</w:t>
      </w:r>
      <w:r w:rsidRPr="007C38F8">
        <w:rPr>
          <w:b w:val="0"/>
          <w:color w:val="000000"/>
          <w:spacing w:val="0"/>
        </w:rPr>
        <w:tab/>
        <w:t>Prejudgment interest awarded against the insured on that part of the judgment we pay.  If we make an offer to pay the applicable limit of insurance</w:t>
      </w:r>
      <w:r w:rsidR="009A787F">
        <w:rPr>
          <w:b w:val="0"/>
          <w:color w:val="000000"/>
          <w:spacing w:val="0"/>
        </w:rPr>
        <w:t>,</w:t>
      </w:r>
      <w:r w:rsidRPr="007C38F8">
        <w:rPr>
          <w:b w:val="0"/>
          <w:color w:val="000000"/>
          <w:spacing w:val="0"/>
        </w:rPr>
        <w:t xml:space="preserve"> we will not pay any prejudgment interest based on that </w:t>
      </w:r>
      <w:proofErr w:type="gramStart"/>
      <w:r w:rsidRPr="007C38F8">
        <w:rPr>
          <w:b w:val="0"/>
          <w:color w:val="000000"/>
          <w:spacing w:val="0"/>
        </w:rPr>
        <w:t>period of time</w:t>
      </w:r>
      <w:proofErr w:type="gramEnd"/>
      <w:r w:rsidRPr="007C38F8">
        <w:rPr>
          <w:b w:val="0"/>
          <w:color w:val="000000"/>
          <w:spacing w:val="0"/>
        </w:rPr>
        <w:t xml:space="preserve"> after the offer.</w:t>
      </w:r>
    </w:p>
    <w:p w14:paraId="2BE2845D" w14:textId="77777777" w:rsidR="007C38F8" w:rsidRPr="007C38F8" w:rsidRDefault="007C38F8">
      <w:pPr>
        <w:pStyle w:val="BT25"/>
        <w:tabs>
          <w:tab w:val="clear" w:pos="720"/>
        </w:tabs>
        <w:ind w:hanging="360"/>
        <w:jc w:val="both"/>
        <w:rPr>
          <w:b w:val="0"/>
          <w:color w:val="000000"/>
          <w:spacing w:val="0"/>
        </w:rPr>
        <w:pPrChange w:id="336" w:author="Carla Marie G. Bersales" w:date="2022-03-03T15:35:00Z">
          <w:pPr>
            <w:pStyle w:val="BT25"/>
            <w:tabs>
              <w:tab w:val="clear" w:pos="720"/>
            </w:tabs>
            <w:ind w:hanging="360"/>
          </w:pPr>
        </w:pPrChange>
      </w:pPr>
      <w:proofErr w:type="spellStart"/>
      <w:r w:rsidRPr="007C38F8">
        <w:rPr>
          <w:b w:val="0"/>
          <w:color w:val="000000"/>
          <w:spacing w:val="0"/>
        </w:rPr>
        <w:t>g.</w:t>
      </w:r>
      <w:proofErr w:type="spellEnd"/>
      <w:r w:rsidRPr="007C38F8">
        <w:rPr>
          <w:b w:val="0"/>
          <w:color w:val="000000"/>
          <w:spacing w:val="0"/>
        </w:rPr>
        <w:tab/>
        <w:t>All interest on the full amount of any judgment that accrues after entry of the judgment and before we have paid</w:t>
      </w:r>
      <w:r w:rsidR="009A787F">
        <w:rPr>
          <w:b w:val="0"/>
          <w:color w:val="000000"/>
          <w:spacing w:val="0"/>
        </w:rPr>
        <w:t>,</w:t>
      </w:r>
      <w:r w:rsidRPr="007C38F8">
        <w:rPr>
          <w:b w:val="0"/>
          <w:color w:val="000000"/>
          <w:spacing w:val="0"/>
        </w:rPr>
        <w:t xml:space="preserve"> offered to pay</w:t>
      </w:r>
      <w:r w:rsidR="009A787F">
        <w:rPr>
          <w:b w:val="0"/>
          <w:color w:val="000000"/>
          <w:spacing w:val="0"/>
        </w:rPr>
        <w:t>,</w:t>
      </w:r>
      <w:r w:rsidRPr="007C38F8">
        <w:rPr>
          <w:b w:val="0"/>
          <w:color w:val="000000"/>
          <w:spacing w:val="0"/>
        </w:rPr>
        <w:t xml:space="preserve"> or deposited in court the part of the judgment that is within the applicable limit of insurance.</w:t>
      </w:r>
    </w:p>
    <w:p w14:paraId="2BFCBBD4" w14:textId="77777777" w:rsidR="007C38F8" w:rsidRPr="007C38F8" w:rsidRDefault="009A787F">
      <w:pPr>
        <w:pStyle w:val="BT25"/>
        <w:tabs>
          <w:tab w:val="clear" w:pos="720"/>
        </w:tabs>
        <w:ind w:left="360" w:firstLine="0"/>
        <w:jc w:val="both"/>
        <w:rPr>
          <w:b w:val="0"/>
          <w:color w:val="000000"/>
          <w:spacing w:val="0"/>
        </w:rPr>
        <w:pPrChange w:id="337" w:author="Carla Marie G. Bersales" w:date="2022-03-03T15:35:00Z">
          <w:pPr>
            <w:pStyle w:val="BT25"/>
            <w:tabs>
              <w:tab w:val="clear" w:pos="720"/>
            </w:tabs>
            <w:ind w:left="360" w:firstLine="0"/>
          </w:pPr>
        </w:pPrChange>
      </w:pPr>
      <w:r>
        <w:rPr>
          <w:b w:val="0"/>
          <w:color w:val="000000"/>
          <w:spacing w:val="0"/>
        </w:rPr>
        <w:t>“</w:t>
      </w:r>
      <w:r w:rsidR="007C38F8" w:rsidRPr="007C38F8">
        <w:rPr>
          <w:b w:val="0"/>
          <w:color w:val="000000"/>
          <w:spacing w:val="0"/>
        </w:rPr>
        <w:t>Defense Expenses</w:t>
      </w:r>
      <w:r>
        <w:rPr>
          <w:b w:val="0"/>
          <w:color w:val="000000"/>
          <w:spacing w:val="0"/>
        </w:rPr>
        <w:t>”</w:t>
      </w:r>
      <w:r w:rsidR="007C38F8" w:rsidRPr="007C38F8">
        <w:rPr>
          <w:b w:val="0"/>
          <w:color w:val="000000"/>
          <w:spacing w:val="0"/>
        </w:rPr>
        <w:t xml:space="preserve"> does not include salaries and expenses of our employees or your </w:t>
      </w:r>
      <w:r>
        <w:rPr>
          <w:b w:val="0"/>
          <w:color w:val="000000"/>
          <w:spacing w:val="0"/>
        </w:rPr>
        <w:t>“</w:t>
      </w:r>
      <w:r w:rsidR="007C38F8" w:rsidRPr="007C38F8">
        <w:rPr>
          <w:b w:val="0"/>
          <w:color w:val="000000"/>
          <w:spacing w:val="0"/>
        </w:rPr>
        <w:t>Employees</w:t>
      </w:r>
      <w:r>
        <w:rPr>
          <w:b w:val="0"/>
          <w:color w:val="000000"/>
          <w:spacing w:val="0"/>
        </w:rPr>
        <w:t>”,</w:t>
      </w:r>
      <w:r w:rsidR="007C38F8" w:rsidRPr="007C38F8">
        <w:rPr>
          <w:b w:val="0"/>
          <w:color w:val="000000"/>
          <w:spacing w:val="0"/>
        </w:rPr>
        <w:t xml:space="preserve"> other than that portion of our employed attorneys</w:t>
      </w:r>
      <w:r>
        <w:rPr>
          <w:b w:val="0"/>
          <w:color w:val="000000"/>
          <w:spacing w:val="0"/>
        </w:rPr>
        <w:t>’</w:t>
      </w:r>
      <w:r w:rsidR="007C38F8" w:rsidRPr="007C38F8">
        <w:rPr>
          <w:b w:val="0"/>
          <w:color w:val="000000"/>
          <w:spacing w:val="0"/>
        </w:rPr>
        <w:t xml:space="preserve"> fees</w:t>
      </w:r>
      <w:r>
        <w:rPr>
          <w:b w:val="0"/>
          <w:color w:val="000000"/>
          <w:spacing w:val="0"/>
        </w:rPr>
        <w:t>,</w:t>
      </w:r>
      <w:r w:rsidR="007C38F8" w:rsidRPr="007C38F8">
        <w:rPr>
          <w:b w:val="0"/>
          <w:color w:val="000000"/>
          <w:spacing w:val="0"/>
        </w:rPr>
        <w:t xml:space="preserve"> salaries and expenses allocated to a specific claim or </w:t>
      </w:r>
      <w:r>
        <w:rPr>
          <w:b w:val="0"/>
          <w:color w:val="000000"/>
          <w:spacing w:val="0"/>
        </w:rPr>
        <w:t>“</w:t>
      </w:r>
      <w:r w:rsidR="007C38F8" w:rsidRPr="007C38F8">
        <w:rPr>
          <w:b w:val="0"/>
          <w:color w:val="000000"/>
          <w:spacing w:val="0"/>
        </w:rPr>
        <w:t>suit</w:t>
      </w:r>
      <w:r>
        <w:rPr>
          <w:b w:val="0"/>
          <w:color w:val="000000"/>
          <w:spacing w:val="0"/>
        </w:rPr>
        <w:t>”</w:t>
      </w:r>
      <w:r w:rsidR="007C38F8" w:rsidRPr="007C38F8">
        <w:rPr>
          <w:b w:val="0"/>
          <w:color w:val="000000"/>
          <w:spacing w:val="0"/>
        </w:rPr>
        <w:t xml:space="preserve"> for the defense of the insured.</w:t>
      </w:r>
    </w:p>
    <w:p w14:paraId="19BE77E7" w14:textId="77777777" w:rsidR="00001DD5" w:rsidRPr="00A16C87" w:rsidRDefault="00001DD5">
      <w:pPr>
        <w:pStyle w:val="BTNoInd"/>
        <w:tabs>
          <w:tab w:val="left" w:pos="426"/>
        </w:tabs>
        <w:ind w:left="426" w:hanging="426"/>
        <w:jc w:val="both"/>
        <w:rPr>
          <w:b/>
        </w:rPr>
        <w:pPrChange w:id="338" w:author="Carla Marie G. Bersales" w:date="2022-03-03T15:45:00Z">
          <w:pPr>
            <w:pStyle w:val="BTNoInd"/>
            <w:tabs>
              <w:tab w:val="left" w:pos="360"/>
            </w:tabs>
            <w:ind w:left="360" w:hanging="360"/>
          </w:pPr>
        </w:pPrChange>
      </w:pPr>
      <w:r w:rsidRPr="00A16C87">
        <w:rPr>
          <w:b/>
        </w:rPr>
        <w:t>F.</w:t>
      </w:r>
      <w:r w:rsidRPr="00A16C87">
        <w:rPr>
          <w:b/>
        </w:rPr>
        <w:tab/>
      </w:r>
      <w:r w:rsidR="009A787F">
        <w:t>“</w:t>
      </w:r>
      <w:r w:rsidRPr="00A16C87">
        <w:t>Employee</w:t>
      </w:r>
      <w:r w:rsidR="009A787F">
        <w:t>”</w:t>
      </w:r>
      <w:r w:rsidRPr="00A16C87">
        <w:t xml:space="preserve"> includes a </w:t>
      </w:r>
      <w:r w:rsidR="009A787F">
        <w:t>‘</w:t>
      </w:r>
      <w:r w:rsidRPr="00A16C87">
        <w:t>leased worker</w:t>
      </w:r>
      <w:r w:rsidR="009A787F">
        <w:t>”</w:t>
      </w:r>
      <w:r w:rsidRPr="00A16C87">
        <w:t xml:space="preserve">. </w:t>
      </w:r>
      <w:r w:rsidR="009A787F">
        <w:t>“</w:t>
      </w:r>
      <w:r w:rsidRPr="00A16C87">
        <w:t>Employee</w:t>
      </w:r>
      <w:r w:rsidR="009A787F">
        <w:t>”</w:t>
      </w:r>
      <w:r w:rsidRPr="00A16C87">
        <w:t xml:space="preserve"> does not include a </w:t>
      </w:r>
      <w:r w:rsidR="009A787F">
        <w:t>“</w:t>
      </w:r>
      <w:r w:rsidRPr="00A16C87">
        <w:t>temporary worker</w:t>
      </w:r>
      <w:r w:rsidR="009A787F">
        <w:t>”</w:t>
      </w:r>
      <w:r w:rsidRPr="00A16C87">
        <w:t>.</w:t>
      </w:r>
    </w:p>
    <w:p w14:paraId="3B0AA220" w14:textId="77777777" w:rsidR="00001DD5" w:rsidRPr="00A16C87" w:rsidRDefault="00001DD5">
      <w:pPr>
        <w:pStyle w:val="BTNoInd"/>
        <w:tabs>
          <w:tab w:val="left" w:pos="426"/>
        </w:tabs>
        <w:ind w:left="426" w:hanging="426"/>
        <w:jc w:val="both"/>
        <w:rPr>
          <w:b/>
        </w:rPr>
        <w:pPrChange w:id="339" w:author="Carla Marie G. Bersales" w:date="2022-03-03T15:45:00Z">
          <w:pPr>
            <w:pStyle w:val="BTNoInd"/>
            <w:tabs>
              <w:tab w:val="left" w:pos="360"/>
            </w:tabs>
            <w:ind w:left="360" w:hanging="360"/>
          </w:pPr>
        </w:pPrChange>
      </w:pPr>
      <w:r w:rsidRPr="00A16C87">
        <w:rPr>
          <w:b/>
        </w:rPr>
        <w:t>G.</w:t>
      </w:r>
      <w:r w:rsidRPr="00A16C87">
        <w:rPr>
          <w:b/>
        </w:rPr>
        <w:tab/>
      </w:r>
      <w:r w:rsidR="009A787F">
        <w:t>“</w:t>
      </w:r>
      <w:r w:rsidRPr="00A16C87">
        <w:t>Insured</w:t>
      </w:r>
      <w:r w:rsidR="009A787F">
        <w:t>’</w:t>
      </w:r>
      <w:r w:rsidRPr="00A16C87">
        <w:t xml:space="preserve"> means any person or organization qualifying as an insured in the Who Is An Insured provision of the applicable coverage.  Except with respect to the Limit of Insurance</w:t>
      </w:r>
      <w:r w:rsidR="009A787F">
        <w:t>,</w:t>
      </w:r>
      <w:r w:rsidRPr="00A16C87">
        <w:t xml:space="preserve"> the coverage afforded applies separately to each insured who is seeking coverage or against whom a claim or </w:t>
      </w:r>
      <w:r w:rsidR="009A787F">
        <w:t>“</w:t>
      </w:r>
      <w:r w:rsidRPr="00A16C87">
        <w:t>suit</w:t>
      </w:r>
      <w:r w:rsidR="009A787F">
        <w:t>”</w:t>
      </w:r>
      <w:r w:rsidRPr="00A16C87">
        <w:t xml:space="preserve"> is brought.</w:t>
      </w:r>
    </w:p>
    <w:p w14:paraId="21FA6ADC" w14:textId="77777777" w:rsidR="00001DD5" w:rsidRPr="00A16C87" w:rsidRDefault="00001DD5">
      <w:pPr>
        <w:pStyle w:val="BTNoInd"/>
        <w:tabs>
          <w:tab w:val="left" w:pos="360"/>
        </w:tabs>
        <w:jc w:val="both"/>
        <w:pPrChange w:id="340" w:author="Carla Marie G. Bersales" w:date="2022-03-03T15:35:00Z">
          <w:pPr>
            <w:pStyle w:val="BTNoInd"/>
            <w:tabs>
              <w:tab w:val="left" w:pos="360"/>
            </w:tabs>
          </w:pPr>
        </w:pPrChange>
      </w:pPr>
      <w:r w:rsidRPr="00A16C87">
        <w:rPr>
          <w:b/>
        </w:rPr>
        <w:t>H.</w:t>
      </w:r>
      <w:r w:rsidRPr="00A16C87">
        <w:rPr>
          <w:b/>
        </w:rPr>
        <w:tab/>
      </w:r>
      <w:r w:rsidR="009A787F">
        <w:t>“</w:t>
      </w:r>
      <w:r w:rsidRPr="00A16C87">
        <w:t>Insured contract</w:t>
      </w:r>
      <w:r w:rsidR="009A787F">
        <w:t>”</w:t>
      </w:r>
      <w:r w:rsidRPr="00A16C87">
        <w:t xml:space="preserve"> means:</w:t>
      </w:r>
    </w:p>
    <w:p w14:paraId="1EE24D78" w14:textId="77777777" w:rsidR="00001DD5" w:rsidRPr="00A16C87" w:rsidRDefault="00001DD5">
      <w:pPr>
        <w:pStyle w:val="BT25"/>
        <w:ind w:left="720" w:hanging="360"/>
        <w:jc w:val="both"/>
        <w:rPr>
          <w:b w:val="0"/>
          <w:color w:val="000000"/>
          <w:spacing w:val="0"/>
        </w:rPr>
        <w:pPrChange w:id="341" w:author="Carla Marie G. Bersales" w:date="2022-03-03T15:35:00Z">
          <w:pPr>
            <w:pStyle w:val="BT25"/>
            <w:ind w:left="720" w:hanging="360"/>
          </w:pPr>
        </w:pPrChange>
      </w:pPr>
      <w:r w:rsidRPr="00A16C87">
        <w:rPr>
          <w:b w:val="0"/>
          <w:color w:val="000000"/>
          <w:spacing w:val="0"/>
        </w:rPr>
        <w:t>1)</w:t>
      </w:r>
      <w:r w:rsidRPr="00A16C87">
        <w:rPr>
          <w:b w:val="0"/>
          <w:color w:val="000000"/>
          <w:spacing w:val="0"/>
        </w:rPr>
        <w:tab/>
        <w:t>A lease of vehicles which has been advised to the Company; and</w:t>
      </w:r>
    </w:p>
    <w:p w14:paraId="6AC2BC5F" w14:textId="77777777" w:rsidR="00001DD5" w:rsidRPr="00A16C87" w:rsidRDefault="00001DD5">
      <w:pPr>
        <w:pStyle w:val="BT25"/>
        <w:ind w:left="720" w:hanging="360"/>
        <w:jc w:val="both"/>
        <w:rPr>
          <w:b w:val="0"/>
          <w:color w:val="000000"/>
          <w:spacing w:val="0"/>
        </w:rPr>
        <w:pPrChange w:id="342" w:author="Carla Marie G. Bersales" w:date="2022-03-03T15:35:00Z">
          <w:pPr>
            <w:pStyle w:val="BT25"/>
            <w:ind w:left="720" w:hanging="360"/>
          </w:pPr>
        </w:pPrChange>
      </w:pPr>
      <w:r w:rsidRPr="00A16C87">
        <w:rPr>
          <w:b w:val="0"/>
          <w:color w:val="000000"/>
          <w:spacing w:val="0"/>
        </w:rPr>
        <w:t>2)</w:t>
      </w:r>
      <w:r w:rsidRPr="00A16C87">
        <w:rPr>
          <w:b w:val="0"/>
          <w:color w:val="000000"/>
          <w:spacing w:val="0"/>
        </w:rPr>
        <w:tab/>
        <w:t>The Company has confirmed in writing that such contract is covered by the insurance afforded by this policy.</w:t>
      </w:r>
    </w:p>
    <w:p w14:paraId="4BC1892A" w14:textId="77777777" w:rsidR="00FF095C" w:rsidRPr="00A16C87" w:rsidRDefault="003B69ED">
      <w:pPr>
        <w:pStyle w:val="BTNoInd"/>
        <w:tabs>
          <w:tab w:val="left" w:pos="426"/>
        </w:tabs>
        <w:ind w:left="426" w:hanging="426"/>
        <w:jc w:val="both"/>
        <w:rPr>
          <w:color w:val="000000"/>
        </w:rPr>
        <w:pPrChange w:id="343" w:author="Carla Marie G. Bersales" w:date="2022-03-03T15:45:00Z">
          <w:pPr>
            <w:pStyle w:val="BTNoInd"/>
            <w:tabs>
              <w:tab w:val="left" w:pos="360"/>
            </w:tabs>
            <w:ind w:left="360" w:hanging="360"/>
            <w:jc w:val="both"/>
          </w:pPr>
        </w:pPrChange>
      </w:pPr>
      <w:r>
        <w:rPr>
          <w:b/>
          <w:color w:val="000000"/>
        </w:rPr>
        <w:t>I</w:t>
      </w:r>
      <w:r w:rsidR="00FF095C" w:rsidRPr="00A16C87">
        <w:rPr>
          <w:b/>
          <w:color w:val="000000"/>
        </w:rPr>
        <w:t>.</w:t>
      </w:r>
      <w:r w:rsidR="00FF095C" w:rsidRPr="00A16C87">
        <w:rPr>
          <w:color w:val="000000"/>
        </w:rPr>
        <w:tab/>
      </w:r>
      <w:r w:rsidR="009A787F">
        <w:rPr>
          <w:color w:val="000000"/>
        </w:rPr>
        <w:t>“</w:t>
      </w:r>
      <w:r w:rsidR="00FF095C" w:rsidRPr="00A16C87">
        <w:rPr>
          <w:color w:val="000000"/>
        </w:rPr>
        <w:t>Loss</w:t>
      </w:r>
      <w:r w:rsidR="009A787F">
        <w:rPr>
          <w:color w:val="000000"/>
        </w:rPr>
        <w:t>”</w:t>
      </w:r>
      <w:r w:rsidR="00FF095C" w:rsidRPr="00A16C87">
        <w:rPr>
          <w:color w:val="000000"/>
        </w:rPr>
        <w:t xml:space="preserve"> means direct and accidental loss or damage.</w:t>
      </w:r>
    </w:p>
    <w:p w14:paraId="5AB7E560" w14:textId="77777777" w:rsidR="00FF095C" w:rsidRPr="00A16C87" w:rsidRDefault="003B69ED">
      <w:pPr>
        <w:pStyle w:val="BTNoInd"/>
        <w:tabs>
          <w:tab w:val="left" w:pos="426"/>
        </w:tabs>
        <w:ind w:left="426" w:hanging="426"/>
        <w:jc w:val="both"/>
        <w:rPr>
          <w:color w:val="000000"/>
        </w:rPr>
        <w:pPrChange w:id="344" w:author="Carla Marie G. Bersales" w:date="2022-03-03T15:45:00Z">
          <w:pPr>
            <w:pStyle w:val="BTNoInd"/>
            <w:tabs>
              <w:tab w:val="left" w:pos="360"/>
            </w:tabs>
            <w:ind w:left="360" w:hanging="360"/>
            <w:jc w:val="both"/>
          </w:pPr>
        </w:pPrChange>
      </w:pPr>
      <w:r>
        <w:rPr>
          <w:b/>
          <w:color w:val="000000"/>
        </w:rPr>
        <w:t>J</w:t>
      </w:r>
      <w:r w:rsidR="00FF095C" w:rsidRPr="00A16C87">
        <w:rPr>
          <w:b/>
          <w:color w:val="000000"/>
        </w:rPr>
        <w:t>.</w:t>
      </w:r>
      <w:r w:rsidR="00FF095C" w:rsidRPr="00A16C87">
        <w:rPr>
          <w:color w:val="000000"/>
        </w:rPr>
        <w:tab/>
      </w:r>
      <w:r w:rsidR="009A787F">
        <w:rPr>
          <w:color w:val="000000"/>
        </w:rPr>
        <w:t>“</w:t>
      </w:r>
      <w:r w:rsidR="00FF095C" w:rsidRPr="00A16C87">
        <w:t>Mobile</w:t>
      </w:r>
      <w:r w:rsidR="00FF095C" w:rsidRPr="00A16C87">
        <w:rPr>
          <w:color w:val="000000"/>
        </w:rPr>
        <w:t xml:space="preserve"> equipment</w:t>
      </w:r>
      <w:r w:rsidR="009A787F">
        <w:rPr>
          <w:color w:val="000000"/>
        </w:rPr>
        <w:t>”</w:t>
      </w:r>
      <w:r w:rsidR="00FF095C" w:rsidRPr="00A16C87">
        <w:rPr>
          <w:color w:val="000000"/>
        </w:rPr>
        <w:t xml:space="preserve"> means any of the following types of land vehicles</w:t>
      </w:r>
      <w:r w:rsidR="009A787F">
        <w:rPr>
          <w:color w:val="000000"/>
        </w:rPr>
        <w:t>,</w:t>
      </w:r>
      <w:r w:rsidR="00FF095C" w:rsidRPr="00A16C87">
        <w:rPr>
          <w:color w:val="000000"/>
        </w:rPr>
        <w:t xml:space="preserve"> including any attached machinery or equipment:</w:t>
      </w:r>
    </w:p>
    <w:p w14:paraId="5BE77AE6" w14:textId="77777777" w:rsidR="00FF095C" w:rsidRPr="00A16C87" w:rsidRDefault="00FF095C" w:rsidP="001A7DFE">
      <w:pPr>
        <w:pStyle w:val="BT25"/>
        <w:ind w:left="720" w:hanging="360"/>
        <w:jc w:val="both"/>
        <w:rPr>
          <w:b w:val="0"/>
          <w:color w:val="000000"/>
          <w:spacing w:val="0"/>
        </w:rPr>
      </w:pPr>
      <w:r w:rsidRPr="00A16C87">
        <w:rPr>
          <w:color w:val="000000"/>
          <w:spacing w:val="0"/>
        </w:rPr>
        <w:t>1.</w:t>
      </w:r>
      <w:r w:rsidRPr="00A16C87">
        <w:rPr>
          <w:b w:val="0"/>
          <w:color w:val="000000"/>
          <w:spacing w:val="0"/>
        </w:rPr>
        <w:tab/>
        <w:t>Bulldozers</w:t>
      </w:r>
      <w:r w:rsidR="009A787F">
        <w:rPr>
          <w:b w:val="0"/>
          <w:color w:val="000000"/>
          <w:spacing w:val="0"/>
        </w:rPr>
        <w:t>,</w:t>
      </w:r>
      <w:r w:rsidRPr="00A16C87">
        <w:rPr>
          <w:b w:val="0"/>
          <w:color w:val="000000"/>
          <w:spacing w:val="0"/>
        </w:rPr>
        <w:t xml:space="preserve"> farm machinery</w:t>
      </w:r>
      <w:r w:rsidR="009A787F">
        <w:rPr>
          <w:b w:val="0"/>
          <w:color w:val="000000"/>
          <w:spacing w:val="0"/>
        </w:rPr>
        <w:t>,</w:t>
      </w:r>
      <w:r w:rsidRPr="00A16C87">
        <w:rPr>
          <w:b w:val="0"/>
          <w:color w:val="000000"/>
          <w:spacing w:val="0"/>
        </w:rPr>
        <w:t xml:space="preserve"> forklifts and other vehicles designed for use principally off public roads;</w:t>
      </w:r>
    </w:p>
    <w:p w14:paraId="5A62C064" w14:textId="77777777" w:rsidR="00FF095C" w:rsidRPr="00A16C87" w:rsidRDefault="00FF095C" w:rsidP="001A7DFE">
      <w:pPr>
        <w:pStyle w:val="BT25"/>
        <w:ind w:left="720" w:hanging="360"/>
        <w:jc w:val="both"/>
        <w:rPr>
          <w:b w:val="0"/>
          <w:color w:val="000000"/>
          <w:spacing w:val="0"/>
        </w:rPr>
      </w:pPr>
      <w:r w:rsidRPr="00A16C87">
        <w:rPr>
          <w:color w:val="000000"/>
          <w:spacing w:val="0"/>
        </w:rPr>
        <w:lastRenderedPageBreak/>
        <w:t>2.</w:t>
      </w:r>
      <w:r w:rsidRPr="00A16C87">
        <w:rPr>
          <w:b w:val="0"/>
          <w:color w:val="000000"/>
          <w:spacing w:val="0"/>
        </w:rPr>
        <w:tab/>
        <w:t>Vehicles maintained for use solely on or next to premises you own or rent;</w:t>
      </w:r>
    </w:p>
    <w:p w14:paraId="197B9951" w14:textId="77777777" w:rsidR="00FF095C" w:rsidRPr="00A16C87" w:rsidRDefault="00FF095C" w:rsidP="001A7DFE">
      <w:pPr>
        <w:pStyle w:val="BT25"/>
        <w:ind w:left="720" w:hanging="360"/>
        <w:jc w:val="both"/>
        <w:rPr>
          <w:b w:val="0"/>
          <w:color w:val="000000"/>
          <w:spacing w:val="0"/>
        </w:rPr>
      </w:pPr>
      <w:r w:rsidRPr="00A16C87">
        <w:rPr>
          <w:color w:val="000000"/>
          <w:spacing w:val="0"/>
        </w:rPr>
        <w:t>3.</w:t>
      </w:r>
      <w:r w:rsidRPr="00A16C87">
        <w:rPr>
          <w:b w:val="0"/>
          <w:color w:val="000000"/>
          <w:spacing w:val="0"/>
        </w:rPr>
        <w:tab/>
        <w:t>Vehicles that travel on crawler treads;</w:t>
      </w:r>
    </w:p>
    <w:p w14:paraId="35B57BDD" w14:textId="77777777" w:rsidR="00FF095C" w:rsidRPr="00A16C87" w:rsidRDefault="00FF095C" w:rsidP="001A7DFE">
      <w:pPr>
        <w:pStyle w:val="BT25"/>
        <w:ind w:left="720" w:hanging="360"/>
        <w:jc w:val="both"/>
        <w:rPr>
          <w:b w:val="0"/>
          <w:color w:val="000000"/>
          <w:spacing w:val="0"/>
        </w:rPr>
      </w:pPr>
      <w:r w:rsidRPr="00A16C87">
        <w:rPr>
          <w:color w:val="000000"/>
          <w:spacing w:val="0"/>
        </w:rPr>
        <w:t>4.</w:t>
      </w:r>
      <w:r w:rsidRPr="00A16C87">
        <w:rPr>
          <w:b w:val="0"/>
          <w:color w:val="000000"/>
          <w:spacing w:val="0"/>
        </w:rPr>
        <w:tab/>
        <w:t>Vehicles</w:t>
      </w:r>
      <w:r w:rsidR="009A787F">
        <w:rPr>
          <w:b w:val="0"/>
          <w:color w:val="000000"/>
          <w:spacing w:val="0"/>
        </w:rPr>
        <w:t>,</w:t>
      </w:r>
      <w:r w:rsidRPr="00A16C87">
        <w:rPr>
          <w:b w:val="0"/>
          <w:color w:val="000000"/>
          <w:spacing w:val="0"/>
        </w:rPr>
        <w:t xml:space="preserve"> whether self-propelled or not</w:t>
      </w:r>
      <w:r w:rsidR="009A787F">
        <w:rPr>
          <w:b w:val="0"/>
          <w:color w:val="000000"/>
          <w:spacing w:val="0"/>
        </w:rPr>
        <w:t>,</w:t>
      </w:r>
      <w:r w:rsidRPr="00A16C87">
        <w:rPr>
          <w:b w:val="0"/>
          <w:color w:val="000000"/>
          <w:spacing w:val="0"/>
        </w:rPr>
        <w:t xml:space="preserve"> main</w:t>
      </w:r>
      <w:r w:rsidR="00E04578" w:rsidRPr="00A16C87">
        <w:rPr>
          <w:b w:val="0"/>
          <w:color w:val="000000"/>
          <w:spacing w:val="0"/>
        </w:rPr>
        <w:t>t</w:t>
      </w:r>
      <w:r w:rsidRPr="00A16C87">
        <w:rPr>
          <w:b w:val="0"/>
          <w:color w:val="000000"/>
          <w:spacing w:val="0"/>
        </w:rPr>
        <w:t>ained primarily to provide mobility to permanently mounted</w:t>
      </w:r>
      <w:r w:rsidR="00E04578" w:rsidRPr="00A16C87">
        <w:rPr>
          <w:b w:val="0"/>
          <w:color w:val="000000"/>
          <w:spacing w:val="0"/>
        </w:rPr>
        <w:t>;</w:t>
      </w:r>
    </w:p>
    <w:p w14:paraId="0E5D930C" w14:textId="78CCF1ED" w:rsidR="00FF095C" w:rsidRPr="00A16C87" w:rsidRDefault="00FF095C" w:rsidP="001A7DFE">
      <w:pPr>
        <w:pStyle w:val="BT25"/>
        <w:tabs>
          <w:tab w:val="clear" w:pos="720"/>
        </w:tabs>
        <w:ind w:hanging="360"/>
        <w:jc w:val="both"/>
        <w:rPr>
          <w:b w:val="0"/>
          <w:color w:val="000000"/>
          <w:spacing w:val="0"/>
        </w:rPr>
      </w:pPr>
      <w:r w:rsidRPr="00A16C87">
        <w:rPr>
          <w:color w:val="000000"/>
          <w:spacing w:val="0"/>
        </w:rPr>
        <w:t>a.</w:t>
      </w:r>
      <w:r w:rsidRPr="00A16C87">
        <w:rPr>
          <w:b w:val="0"/>
          <w:color w:val="000000"/>
          <w:spacing w:val="0"/>
        </w:rPr>
        <w:tab/>
        <w:t>Power cranes</w:t>
      </w:r>
      <w:r w:rsidR="009A787F">
        <w:rPr>
          <w:b w:val="0"/>
          <w:color w:val="000000"/>
          <w:spacing w:val="0"/>
        </w:rPr>
        <w:t>,</w:t>
      </w:r>
      <w:r w:rsidRPr="00A16C87">
        <w:rPr>
          <w:b w:val="0"/>
          <w:color w:val="000000"/>
          <w:spacing w:val="0"/>
        </w:rPr>
        <w:t xml:space="preserve"> shovels</w:t>
      </w:r>
      <w:r w:rsidR="009A787F">
        <w:rPr>
          <w:b w:val="0"/>
          <w:color w:val="000000"/>
          <w:spacing w:val="0"/>
        </w:rPr>
        <w:t>,</w:t>
      </w:r>
      <w:r w:rsidRPr="00A16C87">
        <w:rPr>
          <w:b w:val="0"/>
          <w:color w:val="000000"/>
          <w:spacing w:val="0"/>
        </w:rPr>
        <w:t xml:space="preserve"> loaders</w:t>
      </w:r>
      <w:r w:rsidR="009A787F">
        <w:rPr>
          <w:b w:val="0"/>
          <w:color w:val="000000"/>
          <w:spacing w:val="0"/>
        </w:rPr>
        <w:t>,</w:t>
      </w:r>
      <w:r w:rsidRPr="00A16C87">
        <w:rPr>
          <w:b w:val="0"/>
          <w:color w:val="000000"/>
          <w:spacing w:val="0"/>
        </w:rPr>
        <w:t xml:space="preserve"> </w:t>
      </w:r>
      <w:del w:id="345" w:author="Carla Marie G. Bersales" w:date="2022-03-05T10:38:00Z">
        <w:r w:rsidRPr="00A16C87" w:rsidDel="000923CF">
          <w:rPr>
            <w:b w:val="0"/>
            <w:color w:val="000000"/>
            <w:spacing w:val="0"/>
          </w:rPr>
          <w:delText>diggers</w:delText>
        </w:r>
      </w:del>
      <w:ins w:id="346" w:author="Carla Marie G. Bersales" w:date="2022-03-05T10:38:00Z">
        <w:r w:rsidR="000923CF" w:rsidRPr="00A16C87">
          <w:rPr>
            <w:b w:val="0"/>
            <w:color w:val="000000"/>
            <w:spacing w:val="0"/>
          </w:rPr>
          <w:t>diggers,</w:t>
        </w:r>
      </w:ins>
      <w:r w:rsidRPr="00A16C87">
        <w:rPr>
          <w:b w:val="0"/>
          <w:color w:val="000000"/>
          <w:spacing w:val="0"/>
        </w:rPr>
        <w:t xml:space="preserve"> or drills; or</w:t>
      </w:r>
    </w:p>
    <w:p w14:paraId="36DEEAF5" w14:textId="07BFA5F4" w:rsidR="00FF095C" w:rsidRPr="00A16C87" w:rsidRDefault="00FF095C" w:rsidP="001A7DFE">
      <w:pPr>
        <w:pStyle w:val="BT25"/>
        <w:tabs>
          <w:tab w:val="clear" w:pos="720"/>
        </w:tabs>
        <w:ind w:hanging="360"/>
        <w:jc w:val="both"/>
        <w:rPr>
          <w:b w:val="0"/>
          <w:color w:val="000000"/>
          <w:spacing w:val="0"/>
        </w:rPr>
      </w:pPr>
      <w:r w:rsidRPr="00A16C87">
        <w:rPr>
          <w:color w:val="000000"/>
          <w:spacing w:val="0"/>
        </w:rPr>
        <w:t>b.</w:t>
      </w:r>
      <w:r w:rsidRPr="00A16C87">
        <w:rPr>
          <w:b w:val="0"/>
          <w:color w:val="000000"/>
          <w:spacing w:val="0"/>
        </w:rPr>
        <w:tab/>
        <w:t>Road construction or resurfacing equipment such as graders</w:t>
      </w:r>
      <w:r w:rsidR="009A787F">
        <w:rPr>
          <w:b w:val="0"/>
          <w:color w:val="000000"/>
          <w:spacing w:val="0"/>
        </w:rPr>
        <w:t>,</w:t>
      </w:r>
      <w:r w:rsidRPr="00A16C87">
        <w:rPr>
          <w:b w:val="0"/>
          <w:color w:val="000000"/>
          <w:spacing w:val="0"/>
        </w:rPr>
        <w:t xml:space="preserve"> </w:t>
      </w:r>
      <w:del w:id="347" w:author="Carla Marie G. Bersales" w:date="2022-03-05T10:38:00Z">
        <w:r w:rsidRPr="00A16C87" w:rsidDel="000923CF">
          <w:rPr>
            <w:b w:val="0"/>
            <w:color w:val="000000"/>
            <w:spacing w:val="0"/>
          </w:rPr>
          <w:delText>scrapers</w:delText>
        </w:r>
      </w:del>
      <w:ins w:id="348" w:author="Carla Marie G. Bersales" w:date="2022-03-05T10:38:00Z">
        <w:r w:rsidR="000923CF" w:rsidRPr="00A16C87">
          <w:rPr>
            <w:b w:val="0"/>
            <w:color w:val="000000"/>
            <w:spacing w:val="0"/>
          </w:rPr>
          <w:t>scrapers,</w:t>
        </w:r>
      </w:ins>
      <w:r w:rsidRPr="00A16C87">
        <w:rPr>
          <w:b w:val="0"/>
          <w:color w:val="000000"/>
          <w:spacing w:val="0"/>
        </w:rPr>
        <w:t xml:space="preserve"> or rollers;</w:t>
      </w:r>
    </w:p>
    <w:p w14:paraId="20E88A4E" w14:textId="361CA646" w:rsidR="00FF095C" w:rsidRPr="00A16C87" w:rsidRDefault="00FF095C" w:rsidP="001A7DFE">
      <w:pPr>
        <w:pStyle w:val="BT25"/>
        <w:ind w:left="720" w:hanging="360"/>
        <w:jc w:val="both"/>
        <w:rPr>
          <w:b w:val="0"/>
          <w:color w:val="000000"/>
          <w:spacing w:val="0"/>
        </w:rPr>
      </w:pPr>
      <w:r w:rsidRPr="00A16C87">
        <w:rPr>
          <w:color w:val="000000"/>
          <w:spacing w:val="0"/>
        </w:rPr>
        <w:t>5.</w:t>
      </w:r>
      <w:r w:rsidRPr="00A16C87">
        <w:rPr>
          <w:b w:val="0"/>
          <w:color w:val="000000"/>
          <w:spacing w:val="0"/>
        </w:rPr>
        <w:tab/>
        <w:t xml:space="preserve">Vehicles not described in Paragraph </w:t>
      </w:r>
      <w:r w:rsidRPr="00A16C87">
        <w:rPr>
          <w:color w:val="000000"/>
          <w:spacing w:val="0"/>
        </w:rPr>
        <w:t>1.</w:t>
      </w:r>
      <w:r w:rsidR="009A787F">
        <w:rPr>
          <w:color w:val="000000"/>
          <w:spacing w:val="0"/>
        </w:rPr>
        <w:t>,</w:t>
      </w:r>
      <w:r w:rsidRPr="00A16C87">
        <w:rPr>
          <w:color w:val="000000"/>
          <w:spacing w:val="0"/>
        </w:rPr>
        <w:t xml:space="preserve"> 2.</w:t>
      </w:r>
      <w:r w:rsidR="009A787F">
        <w:rPr>
          <w:color w:val="000000"/>
          <w:spacing w:val="0"/>
        </w:rPr>
        <w:t>,</w:t>
      </w:r>
      <w:r w:rsidRPr="00A16C87">
        <w:rPr>
          <w:color w:val="000000"/>
          <w:spacing w:val="0"/>
        </w:rPr>
        <w:t xml:space="preserve"> 3.</w:t>
      </w:r>
      <w:ins w:id="349" w:author="Carla Marie G. Bersales" w:date="2022-03-05T10:38:00Z">
        <w:r w:rsidR="000923CF">
          <w:rPr>
            <w:color w:val="000000"/>
            <w:spacing w:val="0"/>
          </w:rPr>
          <w:t>,</w:t>
        </w:r>
      </w:ins>
      <w:r w:rsidRPr="00A16C87">
        <w:rPr>
          <w:color w:val="000000"/>
          <w:spacing w:val="0"/>
        </w:rPr>
        <w:t xml:space="preserve"> </w:t>
      </w:r>
      <w:r w:rsidRPr="00A16C87">
        <w:rPr>
          <w:b w:val="0"/>
          <w:color w:val="000000"/>
          <w:spacing w:val="0"/>
        </w:rPr>
        <w:t xml:space="preserve">or </w:t>
      </w:r>
      <w:r w:rsidRPr="00A16C87">
        <w:rPr>
          <w:color w:val="000000"/>
          <w:spacing w:val="0"/>
        </w:rPr>
        <w:t>4.</w:t>
      </w:r>
      <w:r w:rsidRPr="00A16C87">
        <w:rPr>
          <w:b w:val="0"/>
          <w:color w:val="000000"/>
          <w:spacing w:val="0"/>
        </w:rPr>
        <w:t xml:space="preserve"> above that are not self-propelled and are maintained primarily to provide mobility to permanently attached equipment of the following types:</w:t>
      </w:r>
    </w:p>
    <w:p w14:paraId="140E88E3" w14:textId="0161732B" w:rsidR="00FF095C" w:rsidRPr="00A16C87" w:rsidRDefault="00FF095C" w:rsidP="001A7DFE">
      <w:pPr>
        <w:pStyle w:val="BT25"/>
        <w:tabs>
          <w:tab w:val="clear" w:pos="720"/>
        </w:tabs>
        <w:ind w:hanging="360"/>
        <w:jc w:val="both"/>
        <w:rPr>
          <w:b w:val="0"/>
          <w:color w:val="000000"/>
          <w:spacing w:val="0"/>
        </w:rPr>
      </w:pPr>
      <w:r w:rsidRPr="00A16C87">
        <w:rPr>
          <w:color w:val="000000"/>
          <w:spacing w:val="0"/>
        </w:rPr>
        <w:t>a.</w:t>
      </w:r>
      <w:r w:rsidRPr="00A16C87">
        <w:rPr>
          <w:b w:val="0"/>
          <w:color w:val="000000"/>
          <w:spacing w:val="0"/>
        </w:rPr>
        <w:tab/>
        <w:t>Air compressors</w:t>
      </w:r>
      <w:r w:rsidR="009A787F">
        <w:rPr>
          <w:b w:val="0"/>
          <w:color w:val="000000"/>
          <w:spacing w:val="0"/>
        </w:rPr>
        <w:t>,</w:t>
      </w:r>
      <w:r w:rsidRPr="00A16C87">
        <w:rPr>
          <w:b w:val="0"/>
          <w:color w:val="000000"/>
          <w:spacing w:val="0"/>
        </w:rPr>
        <w:t xml:space="preserve"> </w:t>
      </w:r>
      <w:del w:id="350" w:author="Asllie Ann Sablan" w:date="2021-07-29T09:05:00Z">
        <w:r w:rsidRPr="00A16C87" w:rsidDel="003A168A">
          <w:rPr>
            <w:b w:val="0"/>
            <w:color w:val="000000"/>
            <w:spacing w:val="0"/>
          </w:rPr>
          <w:delText>pumps</w:delText>
        </w:r>
      </w:del>
      <w:ins w:id="351" w:author="Asllie Ann Sablan" w:date="2021-07-29T09:05:00Z">
        <w:r w:rsidR="003A168A" w:rsidRPr="00A16C87">
          <w:rPr>
            <w:b w:val="0"/>
            <w:color w:val="000000"/>
            <w:spacing w:val="0"/>
          </w:rPr>
          <w:t>pumps,</w:t>
        </w:r>
      </w:ins>
      <w:r w:rsidRPr="00A16C87">
        <w:rPr>
          <w:b w:val="0"/>
          <w:color w:val="000000"/>
          <w:spacing w:val="0"/>
        </w:rPr>
        <w:t xml:space="preserve"> and generators</w:t>
      </w:r>
      <w:r w:rsidR="009A787F">
        <w:rPr>
          <w:b w:val="0"/>
          <w:color w:val="000000"/>
          <w:spacing w:val="0"/>
        </w:rPr>
        <w:t>,</w:t>
      </w:r>
      <w:r w:rsidRPr="00A16C87">
        <w:rPr>
          <w:b w:val="0"/>
          <w:color w:val="000000"/>
          <w:spacing w:val="0"/>
        </w:rPr>
        <w:t xml:space="preserve"> including spraying</w:t>
      </w:r>
      <w:r w:rsidR="009A787F">
        <w:rPr>
          <w:b w:val="0"/>
          <w:color w:val="000000"/>
          <w:spacing w:val="0"/>
        </w:rPr>
        <w:t>,</w:t>
      </w:r>
      <w:r w:rsidRPr="00A16C87">
        <w:rPr>
          <w:b w:val="0"/>
          <w:color w:val="000000"/>
          <w:spacing w:val="0"/>
        </w:rPr>
        <w:t xml:space="preserve"> welding</w:t>
      </w:r>
      <w:r w:rsidR="009A787F">
        <w:rPr>
          <w:b w:val="0"/>
          <w:color w:val="000000"/>
          <w:spacing w:val="0"/>
        </w:rPr>
        <w:t>,</w:t>
      </w:r>
      <w:r w:rsidRPr="00A16C87">
        <w:rPr>
          <w:b w:val="0"/>
          <w:color w:val="000000"/>
          <w:spacing w:val="0"/>
        </w:rPr>
        <w:t xml:space="preserve"> building cleaning</w:t>
      </w:r>
      <w:r w:rsidR="009A787F">
        <w:rPr>
          <w:b w:val="0"/>
          <w:color w:val="000000"/>
          <w:spacing w:val="0"/>
        </w:rPr>
        <w:t>,</w:t>
      </w:r>
      <w:r w:rsidRPr="00A16C87">
        <w:rPr>
          <w:b w:val="0"/>
          <w:color w:val="000000"/>
          <w:spacing w:val="0"/>
        </w:rPr>
        <w:t xml:space="preserve"> geophysical exploration</w:t>
      </w:r>
      <w:r w:rsidR="009A787F">
        <w:rPr>
          <w:b w:val="0"/>
          <w:color w:val="000000"/>
          <w:spacing w:val="0"/>
        </w:rPr>
        <w:t>,</w:t>
      </w:r>
      <w:r w:rsidRPr="00A16C87">
        <w:rPr>
          <w:b w:val="0"/>
          <w:color w:val="000000"/>
          <w:spacing w:val="0"/>
        </w:rPr>
        <w:t xml:space="preserve"> </w:t>
      </w:r>
      <w:del w:id="352" w:author="Carla Marie G. Bersales" w:date="2022-03-05T10:38:00Z">
        <w:r w:rsidRPr="00A16C87" w:rsidDel="00200A27">
          <w:rPr>
            <w:b w:val="0"/>
            <w:color w:val="000000"/>
            <w:spacing w:val="0"/>
          </w:rPr>
          <w:delText>lighting</w:delText>
        </w:r>
      </w:del>
      <w:ins w:id="353" w:author="Carla Marie G. Bersales" w:date="2022-03-05T10:38:00Z">
        <w:r w:rsidR="00200A27" w:rsidRPr="00A16C87">
          <w:rPr>
            <w:b w:val="0"/>
            <w:color w:val="000000"/>
            <w:spacing w:val="0"/>
          </w:rPr>
          <w:t>lighting,</w:t>
        </w:r>
      </w:ins>
      <w:r w:rsidRPr="00A16C87">
        <w:rPr>
          <w:b w:val="0"/>
          <w:color w:val="000000"/>
          <w:spacing w:val="0"/>
        </w:rPr>
        <w:t xml:space="preserve"> and well-servicing equipment; or</w:t>
      </w:r>
    </w:p>
    <w:p w14:paraId="0CA628EF" w14:textId="77777777" w:rsidR="00FF095C" w:rsidRPr="00A16C87" w:rsidRDefault="00FF095C" w:rsidP="001A7DFE">
      <w:pPr>
        <w:pStyle w:val="BT25"/>
        <w:tabs>
          <w:tab w:val="clear" w:pos="720"/>
        </w:tabs>
        <w:ind w:hanging="360"/>
        <w:jc w:val="both"/>
        <w:rPr>
          <w:b w:val="0"/>
          <w:color w:val="000000"/>
          <w:spacing w:val="0"/>
        </w:rPr>
      </w:pPr>
      <w:r w:rsidRPr="00A16C87">
        <w:rPr>
          <w:color w:val="000000"/>
          <w:spacing w:val="0"/>
        </w:rPr>
        <w:t>b.</w:t>
      </w:r>
      <w:r w:rsidRPr="00A16C87">
        <w:rPr>
          <w:b w:val="0"/>
          <w:color w:val="000000"/>
          <w:spacing w:val="0"/>
        </w:rPr>
        <w:tab/>
        <w:t>Cherry pickers and similar devices used to raise or lower workers; or</w:t>
      </w:r>
    </w:p>
    <w:p w14:paraId="5D7D22B4" w14:textId="1476F3F8" w:rsidR="00FF095C" w:rsidRPr="00A16C87" w:rsidRDefault="00FF095C" w:rsidP="001A7DFE">
      <w:pPr>
        <w:pStyle w:val="BT25"/>
        <w:ind w:left="720" w:hanging="360"/>
        <w:jc w:val="both"/>
        <w:rPr>
          <w:b w:val="0"/>
          <w:color w:val="000000"/>
          <w:spacing w:val="0"/>
        </w:rPr>
      </w:pPr>
      <w:r w:rsidRPr="00A16C87">
        <w:rPr>
          <w:color w:val="000000"/>
          <w:spacing w:val="0"/>
        </w:rPr>
        <w:t>6.</w:t>
      </w:r>
      <w:r w:rsidRPr="00A16C87">
        <w:rPr>
          <w:b w:val="0"/>
          <w:color w:val="000000"/>
          <w:spacing w:val="0"/>
        </w:rPr>
        <w:tab/>
        <w:t xml:space="preserve">Vehicles not described in Paragraph </w:t>
      </w:r>
      <w:r w:rsidRPr="00A16C87">
        <w:rPr>
          <w:color w:val="000000"/>
          <w:spacing w:val="0"/>
        </w:rPr>
        <w:t>1.</w:t>
      </w:r>
      <w:r w:rsidR="009A787F">
        <w:rPr>
          <w:color w:val="000000"/>
          <w:spacing w:val="0"/>
        </w:rPr>
        <w:t>,</w:t>
      </w:r>
      <w:r w:rsidRPr="00A16C87">
        <w:rPr>
          <w:color w:val="000000"/>
          <w:spacing w:val="0"/>
        </w:rPr>
        <w:t xml:space="preserve"> 2.</w:t>
      </w:r>
      <w:r w:rsidR="009A787F">
        <w:rPr>
          <w:color w:val="000000"/>
          <w:spacing w:val="0"/>
        </w:rPr>
        <w:t>,</w:t>
      </w:r>
      <w:r w:rsidRPr="00A16C87">
        <w:rPr>
          <w:color w:val="000000"/>
          <w:spacing w:val="0"/>
        </w:rPr>
        <w:t xml:space="preserve"> 3.</w:t>
      </w:r>
      <w:ins w:id="354" w:author="Carla Marie G. Bersales" w:date="2022-03-05T10:38:00Z">
        <w:r w:rsidR="00200A27">
          <w:rPr>
            <w:color w:val="000000"/>
            <w:spacing w:val="0"/>
          </w:rPr>
          <w:t>,</w:t>
        </w:r>
      </w:ins>
      <w:r w:rsidRPr="00A16C87">
        <w:rPr>
          <w:b w:val="0"/>
          <w:color w:val="000000"/>
          <w:spacing w:val="0"/>
        </w:rPr>
        <w:t xml:space="preserve"> or </w:t>
      </w:r>
      <w:r w:rsidRPr="00A16C87">
        <w:rPr>
          <w:color w:val="000000"/>
          <w:spacing w:val="0"/>
        </w:rPr>
        <w:t>4.</w:t>
      </w:r>
      <w:r w:rsidRPr="00A16C87">
        <w:rPr>
          <w:b w:val="0"/>
          <w:color w:val="000000"/>
          <w:spacing w:val="0"/>
        </w:rPr>
        <w:t xml:space="preserve"> above maintained primarily for purposes other than the transportation of persons or cargo. </w:t>
      </w:r>
      <w:r w:rsidR="00E04578" w:rsidRPr="00A16C87">
        <w:rPr>
          <w:b w:val="0"/>
          <w:color w:val="000000"/>
          <w:spacing w:val="0"/>
        </w:rPr>
        <w:t xml:space="preserve"> </w:t>
      </w:r>
      <w:r w:rsidRPr="00A16C87">
        <w:rPr>
          <w:b w:val="0"/>
          <w:color w:val="000000"/>
          <w:spacing w:val="0"/>
        </w:rPr>
        <w:t>However</w:t>
      </w:r>
      <w:r w:rsidR="009A787F">
        <w:rPr>
          <w:b w:val="0"/>
          <w:color w:val="000000"/>
          <w:spacing w:val="0"/>
        </w:rPr>
        <w:t>,</w:t>
      </w:r>
      <w:r w:rsidRPr="00A16C87">
        <w:rPr>
          <w:b w:val="0"/>
          <w:color w:val="000000"/>
          <w:spacing w:val="0"/>
        </w:rPr>
        <w:t xml:space="preserve"> self-propelled vehicles with the following types of permanently attached equipment are not </w:t>
      </w:r>
      <w:r w:rsidR="009A787F">
        <w:rPr>
          <w:b w:val="0"/>
          <w:color w:val="000000"/>
          <w:spacing w:val="0"/>
        </w:rPr>
        <w:t>“</w:t>
      </w:r>
      <w:r w:rsidRPr="00A16C87">
        <w:rPr>
          <w:b w:val="0"/>
          <w:color w:val="000000"/>
          <w:spacing w:val="0"/>
        </w:rPr>
        <w:t>mobile equipment</w:t>
      </w:r>
      <w:r w:rsidR="009A787F">
        <w:rPr>
          <w:b w:val="0"/>
          <w:color w:val="000000"/>
          <w:spacing w:val="0"/>
        </w:rPr>
        <w:t>”</w:t>
      </w:r>
      <w:r w:rsidRPr="00A16C87">
        <w:rPr>
          <w:b w:val="0"/>
          <w:color w:val="000000"/>
          <w:spacing w:val="0"/>
        </w:rPr>
        <w:t xml:space="preserve"> but will be considered </w:t>
      </w:r>
      <w:r w:rsidR="009A787F">
        <w:rPr>
          <w:b w:val="0"/>
          <w:color w:val="000000"/>
          <w:spacing w:val="0"/>
        </w:rPr>
        <w:t>“</w:t>
      </w:r>
      <w:r w:rsidRPr="00A16C87">
        <w:rPr>
          <w:b w:val="0"/>
          <w:color w:val="000000"/>
          <w:spacing w:val="0"/>
        </w:rPr>
        <w:t>autos</w:t>
      </w:r>
      <w:r w:rsidR="009A787F">
        <w:rPr>
          <w:b w:val="0"/>
          <w:color w:val="000000"/>
          <w:spacing w:val="0"/>
        </w:rPr>
        <w:t>”</w:t>
      </w:r>
      <w:r w:rsidRPr="00A16C87">
        <w:rPr>
          <w:b w:val="0"/>
          <w:color w:val="000000"/>
          <w:spacing w:val="0"/>
        </w:rPr>
        <w:t>:</w:t>
      </w:r>
    </w:p>
    <w:p w14:paraId="24A930FA" w14:textId="77777777" w:rsidR="00FF095C" w:rsidRPr="00A16C87" w:rsidRDefault="00FF095C" w:rsidP="001A7DFE">
      <w:pPr>
        <w:pStyle w:val="BT25"/>
        <w:tabs>
          <w:tab w:val="clear" w:pos="720"/>
        </w:tabs>
        <w:ind w:hanging="360"/>
        <w:jc w:val="both"/>
        <w:rPr>
          <w:b w:val="0"/>
          <w:color w:val="000000"/>
          <w:spacing w:val="0"/>
        </w:rPr>
      </w:pPr>
      <w:r w:rsidRPr="00A16C87">
        <w:rPr>
          <w:color w:val="000000"/>
          <w:spacing w:val="0"/>
        </w:rPr>
        <w:t>a.</w:t>
      </w:r>
      <w:r w:rsidRPr="00A16C87">
        <w:rPr>
          <w:b w:val="0"/>
          <w:color w:val="000000"/>
          <w:spacing w:val="0"/>
        </w:rPr>
        <w:tab/>
        <w:t>Equipment designed primarily for:</w:t>
      </w:r>
    </w:p>
    <w:p w14:paraId="09C8BBA5" w14:textId="77777777" w:rsidR="00FF095C" w:rsidRPr="00A16C87" w:rsidRDefault="00FF095C" w:rsidP="001A7DFE">
      <w:pPr>
        <w:pStyle w:val="BT25"/>
        <w:tabs>
          <w:tab w:val="clear" w:pos="720"/>
          <w:tab w:val="left" w:pos="1440"/>
        </w:tabs>
        <w:ind w:left="1440" w:hanging="360"/>
        <w:jc w:val="both"/>
        <w:rPr>
          <w:b w:val="0"/>
          <w:color w:val="000000"/>
          <w:spacing w:val="0"/>
        </w:rPr>
      </w:pPr>
      <w:r w:rsidRPr="00A16C87">
        <w:rPr>
          <w:color w:val="000000"/>
          <w:spacing w:val="0"/>
        </w:rPr>
        <w:t>(1)</w:t>
      </w:r>
      <w:r w:rsidRPr="00A16C87">
        <w:rPr>
          <w:b w:val="0"/>
          <w:color w:val="000000"/>
          <w:spacing w:val="0"/>
        </w:rPr>
        <w:tab/>
        <w:t>Snow removal;</w:t>
      </w:r>
    </w:p>
    <w:p w14:paraId="74D34DBA" w14:textId="77777777" w:rsidR="00FF095C" w:rsidRPr="00A16C87" w:rsidRDefault="00FF095C" w:rsidP="001A7DFE">
      <w:pPr>
        <w:pStyle w:val="BT25"/>
        <w:tabs>
          <w:tab w:val="clear" w:pos="720"/>
          <w:tab w:val="left" w:pos="1440"/>
        </w:tabs>
        <w:ind w:left="1440" w:hanging="360"/>
        <w:jc w:val="both"/>
        <w:rPr>
          <w:b w:val="0"/>
          <w:color w:val="000000"/>
          <w:spacing w:val="0"/>
        </w:rPr>
      </w:pPr>
      <w:r w:rsidRPr="00A16C87">
        <w:rPr>
          <w:color w:val="000000"/>
          <w:spacing w:val="0"/>
        </w:rPr>
        <w:t>(2)</w:t>
      </w:r>
      <w:r w:rsidRPr="00A16C87">
        <w:rPr>
          <w:b w:val="0"/>
          <w:color w:val="000000"/>
          <w:spacing w:val="0"/>
        </w:rPr>
        <w:tab/>
        <w:t>Road maintenance</w:t>
      </w:r>
      <w:r w:rsidR="009A787F">
        <w:rPr>
          <w:b w:val="0"/>
          <w:color w:val="000000"/>
          <w:spacing w:val="0"/>
        </w:rPr>
        <w:t>,</w:t>
      </w:r>
      <w:r w:rsidRPr="00A16C87">
        <w:rPr>
          <w:b w:val="0"/>
          <w:color w:val="000000"/>
          <w:spacing w:val="0"/>
        </w:rPr>
        <w:t xml:space="preserve"> but not construction or resurfacing; or</w:t>
      </w:r>
    </w:p>
    <w:p w14:paraId="6959DFE3" w14:textId="77777777" w:rsidR="00FF095C" w:rsidRPr="00A16C87" w:rsidRDefault="00FF095C" w:rsidP="001A7DFE">
      <w:pPr>
        <w:pStyle w:val="BT25"/>
        <w:tabs>
          <w:tab w:val="clear" w:pos="720"/>
          <w:tab w:val="left" w:pos="1440"/>
        </w:tabs>
        <w:ind w:left="1440" w:hanging="360"/>
        <w:jc w:val="both"/>
        <w:rPr>
          <w:b w:val="0"/>
          <w:color w:val="000000"/>
          <w:spacing w:val="0"/>
        </w:rPr>
      </w:pPr>
      <w:r w:rsidRPr="00A16C87">
        <w:rPr>
          <w:color w:val="000000"/>
          <w:spacing w:val="0"/>
        </w:rPr>
        <w:t>(3)</w:t>
      </w:r>
      <w:r w:rsidRPr="00A16C87">
        <w:rPr>
          <w:b w:val="0"/>
          <w:color w:val="000000"/>
          <w:spacing w:val="0"/>
        </w:rPr>
        <w:tab/>
        <w:t>Street cleaning;</w:t>
      </w:r>
    </w:p>
    <w:p w14:paraId="37EF0977" w14:textId="77777777" w:rsidR="00FF095C" w:rsidRPr="00A16C87" w:rsidRDefault="00FF095C" w:rsidP="001A7DFE">
      <w:pPr>
        <w:pStyle w:val="BT25"/>
        <w:tabs>
          <w:tab w:val="clear" w:pos="720"/>
        </w:tabs>
        <w:ind w:hanging="360"/>
        <w:jc w:val="both"/>
        <w:rPr>
          <w:b w:val="0"/>
          <w:color w:val="000000"/>
          <w:spacing w:val="0"/>
        </w:rPr>
      </w:pPr>
      <w:r w:rsidRPr="00A16C87">
        <w:rPr>
          <w:color w:val="000000"/>
          <w:spacing w:val="0"/>
        </w:rPr>
        <w:t>b.</w:t>
      </w:r>
      <w:r w:rsidRPr="00A16C87">
        <w:rPr>
          <w:b w:val="0"/>
          <w:color w:val="000000"/>
          <w:spacing w:val="0"/>
        </w:rPr>
        <w:tab/>
        <w:t>Cherry pickers and similar devices mounted on automobile or truck chassis and used to raise or lower workers; and</w:t>
      </w:r>
    </w:p>
    <w:p w14:paraId="684AF9B0" w14:textId="6B989A66" w:rsidR="00FF095C" w:rsidRPr="00A16C87" w:rsidRDefault="00FF095C" w:rsidP="001A7DFE">
      <w:pPr>
        <w:pStyle w:val="BT25"/>
        <w:tabs>
          <w:tab w:val="clear" w:pos="720"/>
        </w:tabs>
        <w:ind w:hanging="360"/>
        <w:jc w:val="both"/>
        <w:rPr>
          <w:b w:val="0"/>
          <w:color w:val="000000"/>
          <w:spacing w:val="0"/>
        </w:rPr>
      </w:pPr>
      <w:r w:rsidRPr="00A16C87">
        <w:rPr>
          <w:color w:val="000000"/>
          <w:spacing w:val="0"/>
        </w:rPr>
        <w:t>c.</w:t>
      </w:r>
      <w:r w:rsidRPr="00A16C87">
        <w:rPr>
          <w:b w:val="0"/>
          <w:color w:val="000000"/>
          <w:spacing w:val="0"/>
        </w:rPr>
        <w:tab/>
        <w:t>Air compressors</w:t>
      </w:r>
      <w:r w:rsidR="009A787F">
        <w:rPr>
          <w:b w:val="0"/>
          <w:color w:val="000000"/>
          <w:spacing w:val="0"/>
        </w:rPr>
        <w:t>,</w:t>
      </w:r>
      <w:r w:rsidRPr="00A16C87">
        <w:rPr>
          <w:b w:val="0"/>
          <w:color w:val="000000"/>
          <w:spacing w:val="0"/>
        </w:rPr>
        <w:t xml:space="preserve"> </w:t>
      </w:r>
      <w:del w:id="355" w:author="Asllie Ann Sablan" w:date="2021-07-29T09:05:00Z">
        <w:r w:rsidRPr="00A16C87" w:rsidDel="003A168A">
          <w:rPr>
            <w:b w:val="0"/>
            <w:color w:val="000000"/>
            <w:spacing w:val="0"/>
          </w:rPr>
          <w:delText>pumps</w:delText>
        </w:r>
      </w:del>
      <w:ins w:id="356" w:author="Asllie Ann Sablan" w:date="2021-07-29T09:05:00Z">
        <w:r w:rsidR="003A168A" w:rsidRPr="00A16C87">
          <w:rPr>
            <w:b w:val="0"/>
            <w:color w:val="000000"/>
            <w:spacing w:val="0"/>
          </w:rPr>
          <w:t>pumps,</w:t>
        </w:r>
      </w:ins>
      <w:r w:rsidRPr="00A16C87">
        <w:rPr>
          <w:b w:val="0"/>
          <w:color w:val="000000"/>
          <w:spacing w:val="0"/>
        </w:rPr>
        <w:t xml:space="preserve"> and generators</w:t>
      </w:r>
      <w:r w:rsidR="009A787F">
        <w:rPr>
          <w:b w:val="0"/>
          <w:color w:val="000000"/>
          <w:spacing w:val="0"/>
        </w:rPr>
        <w:t>,</w:t>
      </w:r>
      <w:r w:rsidRPr="00A16C87">
        <w:rPr>
          <w:b w:val="0"/>
          <w:color w:val="000000"/>
          <w:spacing w:val="0"/>
        </w:rPr>
        <w:t xml:space="preserve"> including spraying</w:t>
      </w:r>
      <w:r w:rsidR="009A787F">
        <w:rPr>
          <w:b w:val="0"/>
          <w:color w:val="000000"/>
          <w:spacing w:val="0"/>
        </w:rPr>
        <w:t>,</w:t>
      </w:r>
      <w:r w:rsidRPr="00A16C87">
        <w:rPr>
          <w:b w:val="0"/>
          <w:color w:val="000000"/>
          <w:spacing w:val="0"/>
        </w:rPr>
        <w:t xml:space="preserve"> welding</w:t>
      </w:r>
      <w:r w:rsidR="009A787F">
        <w:rPr>
          <w:b w:val="0"/>
          <w:color w:val="000000"/>
          <w:spacing w:val="0"/>
        </w:rPr>
        <w:t>,</w:t>
      </w:r>
      <w:r w:rsidRPr="00A16C87">
        <w:rPr>
          <w:b w:val="0"/>
          <w:color w:val="000000"/>
          <w:spacing w:val="0"/>
        </w:rPr>
        <w:t xml:space="preserve"> building cleaning</w:t>
      </w:r>
      <w:r w:rsidR="009A787F">
        <w:rPr>
          <w:b w:val="0"/>
          <w:color w:val="000000"/>
          <w:spacing w:val="0"/>
        </w:rPr>
        <w:t>,</w:t>
      </w:r>
      <w:r w:rsidRPr="00A16C87">
        <w:rPr>
          <w:b w:val="0"/>
          <w:color w:val="000000"/>
          <w:spacing w:val="0"/>
        </w:rPr>
        <w:t xml:space="preserve"> geophysical exploration</w:t>
      </w:r>
      <w:r w:rsidR="009A787F">
        <w:rPr>
          <w:b w:val="0"/>
          <w:color w:val="000000"/>
          <w:spacing w:val="0"/>
        </w:rPr>
        <w:t>,</w:t>
      </w:r>
      <w:r w:rsidRPr="00A16C87">
        <w:rPr>
          <w:b w:val="0"/>
          <w:color w:val="000000"/>
          <w:spacing w:val="0"/>
        </w:rPr>
        <w:t xml:space="preserve"> </w:t>
      </w:r>
      <w:del w:id="357" w:author="Carla Marie G. Bersales" w:date="2022-03-05T10:40:00Z">
        <w:r w:rsidRPr="00A16C87" w:rsidDel="003D2F4B">
          <w:rPr>
            <w:b w:val="0"/>
            <w:color w:val="000000"/>
            <w:spacing w:val="0"/>
          </w:rPr>
          <w:delText>lighting</w:delText>
        </w:r>
      </w:del>
      <w:ins w:id="358" w:author="Carla Marie G. Bersales" w:date="2022-03-05T10:40:00Z">
        <w:r w:rsidR="003D2F4B" w:rsidRPr="00A16C87">
          <w:rPr>
            <w:b w:val="0"/>
            <w:color w:val="000000"/>
            <w:spacing w:val="0"/>
          </w:rPr>
          <w:t>lighting,</w:t>
        </w:r>
      </w:ins>
      <w:r w:rsidRPr="00A16C87">
        <w:rPr>
          <w:b w:val="0"/>
          <w:color w:val="000000"/>
          <w:spacing w:val="0"/>
        </w:rPr>
        <w:t xml:space="preserve"> or well-servicing equipment.</w:t>
      </w:r>
    </w:p>
    <w:p w14:paraId="1F59BE84" w14:textId="77777777" w:rsidR="00FF095C" w:rsidRPr="00A16C87" w:rsidRDefault="00FF095C">
      <w:pPr>
        <w:pStyle w:val="BT25"/>
        <w:tabs>
          <w:tab w:val="clear" w:pos="720"/>
        </w:tabs>
        <w:ind w:left="426" w:firstLine="0"/>
        <w:jc w:val="both"/>
        <w:rPr>
          <w:b w:val="0"/>
          <w:color w:val="000000"/>
          <w:spacing w:val="0"/>
        </w:rPr>
        <w:pPrChange w:id="359" w:author="Carla Marie G. Bersales" w:date="2022-03-03T15:52:00Z">
          <w:pPr>
            <w:pStyle w:val="BT25"/>
            <w:tabs>
              <w:tab w:val="clear" w:pos="720"/>
            </w:tabs>
            <w:ind w:left="0" w:firstLine="0"/>
            <w:jc w:val="both"/>
          </w:pPr>
        </w:pPrChange>
      </w:pPr>
      <w:r w:rsidRPr="00A16C87">
        <w:rPr>
          <w:b w:val="0"/>
          <w:color w:val="000000"/>
          <w:spacing w:val="0"/>
        </w:rPr>
        <w:t>However</w:t>
      </w:r>
      <w:r w:rsidR="009A787F">
        <w:rPr>
          <w:b w:val="0"/>
          <w:color w:val="000000"/>
          <w:spacing w:val="0"/>
        </w:rPr>
        <w:t>,</w:t>
      </w:r>
      <w:r w:rsidRPr="00A16C87">
        <w:rPr>
          <w:b w:val="0"/>
          <w:color w:val="000000"/>
          <w:spacing w:val="0"/>
        </w:rPr>
        <w:t xml:space="preserve"> </w:t>
      </w:r>
      <w:r w:rsidR="009A787F">
        <w:rPr>
          <w:b w:val="0"/>
          <w:color w:val="000000"/>
          <w:spacing w:val="0"/>
        </w:rPr>
        <w:t>“</w:t>
      </w:r>
      <w:r w:rsidRPr="00A16C87">
        <w:rPr>
          <w:b w:val="0"/>
          <w:color w:val="000000"/>
          <w:spacing w:val="0"/>
        </w:rPr>
        <w:t>mobile equipment</w:t>
      </w:r>
      <w:r w:rsidR="009A787F">
        <w:rPr>
          <w:b w:val="0"/>
          <w:color w:val="000000"/>
          <w:spacing w:val="0"/>
        </w:rPr>
        <w:t>”</w:t>
      </w:r>
      <w:r w:rsidRPr="00A16C87">
        <w:rPr>
          <w:b w:val="0"/>
          <w:color w:val="000000"/>
          <w:spacing w:val="0"/>
        </w:rPr>
        <w:t xml:space="preserve"> does not include land vehicles that are subject to a compulsory or financial responsibility law or other motor vehicle insurance law where i</w:t>
      </w:r>
      <w:r w:rsidR="00412076" w:rsidRPr="00A16C87">
        <w:rPr>
          <w:b w:val="0"/>
          <w:color w:val="000000"/>
          <w:spacing w:val="0"/>
        </w:rPr>
        <w:t>t is licensed or principally ga</w:t>
      </w:r>
      <w:r w:rsidRPr="00A16C87">
        <w:rPr>
          <w:b w:val="0"/>
          <w:color w:val="000000"/>
          <w:spacing w:val="0"/>
        </w:rPr>
        <w:t xml:space="preserve">raged. </w:t>
      </w:r>
      <w:r w:rsidR="00412076" w:rsidRPr="00A16C87">
        <w:rPr>
          <w:b w:val="0"/>
          <w:color w:val="000000"/>
          <w:spacing w:val="0"/>
        </w:rPr>
        <w:t xml:space="preserve"> </w:t>
      </w:r>
      <w:r w:rsidRPr="00A16C87">
        <w:rPr>
          <w:b w:val="0"/>
          <w:color w:val="000000"/>
          <w:spacing w:val="0"/>
        </w:rPr>
        <w:t xml:space="preserve">Land vehicles subject to a compulsory or financial responsibility law or other motor vehicle insurance law </w:t>
      </w:r>
      <w:proofErr w:type="gramStart"/>
      <w:r w:rsidRPr="00A16C87">
        <w:rPr>
          <w:b w:val="0"/>
          <w:color w:val="000000"/>
          <w:spacing w:val="0"/>
        </w:rPr>
        <w:t>are</w:t>
      </w:r>
      <w:proofErr w:type="gramEnd"/>
      <w:r w:rsidRPr="00A16C87">
        <w:rPr>
          <w:b w:val="0"/>
          <w:color w:val="000000"/>
          <w:spacing w:val="0"/>
        </w:rPr>
        <w:t xml:space="preserve"> considered </w:t>
      </w:r>
      <w:r w:rsidR="009A787F">
        <w:rPr>
          <w:b w:val="0"/>
          <w:color w:val="000000"/>
          <w:spacing w:val="0"/>
        </w:rPr>
        <w:t>“</w:t>
      </w:r>
      <w:r w:rsidRPr="00A16C87">
        <w:rPr>
          <w:b w:val="0"/>
          <w:color w:val="000000"/>
          <w:spacing w:val="0"/>
        </w:rPr>
        <w:t>autos</w:t>
      </w:r>
      <w:r w:rsidR="009A787F">
        <w:rPr>
          <w:b w:val="0"/>
          <w:color w:val="000000"/>
          <w:spacing w:val="0"/>
        </w:rPr>
        <w:t>”</w:t>
      </w:r>
      <w:r w:rsidRPr="00A16C87">
        <w:rPr>
          <w:b w:val="0"/>
          <w:color w:val="000000"/>
          <w:spacing w:val="0"/>
        </w:rPr>
        <w:t>.</w:t>
      </w:r>
    </w:p>
    <w:p w14:paraId="50EE7ECE" w14:textId="24B233F9" w:rsidR="00FF095C" w:rsidRPr="00A16C87" w:rsidRDefault="003B69ED">
      <w:pPr>
        <w:pStyle w:val="BTNoInd"/>
        <w:tabs>
          <w:tab w:val="left" w:pos="426"/>
        </w:tabs>
        <w:ind w:left="426" w:hanging="426"/>
        <w:jc w:val="both"/>
        <w:rPr>
          <w:color w:val="000000"/>
        </w:rPr>
        <w:pPrChange w:id="360" w:author="Carla Marie G. Bersales" w:date="2022-03-03T15:46:00Z">
          <w:pPr>
            <w:pStyle w:val="BTNoInd"/>
            <w:tabs>
              <w:tab w:val="left" w:pos="360"/>
            </w:tabs>
            <w:ind w:left="360" w:hanging="360"/>
            <w:jc w:val="both"/>
          </w:pPr>
        </w:pPrChange>
      </w:pPr>
      <w:r>
        <w:rPr>
          <w:b/>
          <w:color w:val="000000"/>
        </w:rPr>
        <w:t>K</w:t>
      </w:r>
      <w:r w:rsidR="00FF095C" w:rsidRPr="00A16C87">
        <w:rPr>
          <w:b/>
          <w:color w:val="000000"/>
        </w:rPr>
        <w:t>.</w:t>
      </w:r>
      <w:r w:rsidR="00FF095C" w:rsidRPr="00A16C87">
        <w:rPr>
          <w:color w:val="000000"/>
        </w:rPr>
        <w:tab/>
      </w:r>
      <w:r w:rsidR="009A787F">
        <w:rPr>
          <w:color w:val="000000"/>
        </w:rPr>
        <w:t>“</w:t>
      </w:r>
      <w:r w:rsidR="00FF095C" w:rsidRPr="00A16C87">
        <w:rPr>
          <w:color w:val="000000"/>
        </w:rPr>
        <w:t>Pollutants</w:t>
      </w:r>
      <w:r w:rsidR="009A787F">
        <w:rPr>
          <w:color w:val="000000"/>
        </w:rPr>
        <w:t>”</w:t>
      </w:r>
      <w:r w:rsidR="00FF095C" w:rsidRPr="00A16C87">
        <w:rPr>
          <w:color w:val="000000"/>
        </w:rPr>
        <w:t xml:space="preserve"> means any solid</w:t>
      </w:r>
      <w:r w:rsidR="009A787F">
        <w:rPr>
          <w:color w:val="000000"/>
        </w:rPr>
        <w:t>,</w:t>
      </w:r>
      <w:r w:rsidR="00FF095C" w:rsidRPr="00A16C87">
        <w:rPr>
          <w:color w:val="000000"/>
        </w:rPr>
        <w:t xml:space="preserve"> liquid</w:t>
      </w:r>
      <w:r w:rsidR="009A787F">
        <w:rPr>
          <w:color w:val="000000"/>
        </w:rPr>
        <w:t>,</w:t>
      </w:r>
      <w:r w:rsidR="00FF095C" w:rsidRPr="00A16C87">
        <w:rPr>
          <w:color w:val="000000"/>
        </w:rPr>
        <w:t xml:space="preserve"> gaseous or thermal irritant or contaminant</w:t>
      </w:r>
      <w:r w:rsidR="009A787F">
        <w:rPr>
          <w:color w:val="000000"/>
        </w:rPr>
        <w:t>,</w:t>
      </w:r>
      <w:r w:rsidR="00FF095C" w:rsidRPr="00A16C87">
        <w:rPr>
          <w:color w:val="000000"/>
        </w:rPr>
        <w:t xml:space="preserve"> including smoke</w:t>
      </w:r>
      <w:r w:rsidR="009A787F">
        <w:rPr>
          <w:color w:val="000000"/>
        </w:rPr>
        <w:t>,</w:t>
      </w:r>
      <w:r w:rsidR="00FF095C" w:rsidRPr="00A16C87">
        <w:rPr>
          <w:color w:val="000000"/>
        </w:rPr>
        <w:t xml:space="preserve"> vapor</w:t>
      </w:r>
      <w:r w:rsidR="009A787F">
        <w:rPr>
          <w:color w:val="000000"/>
        </w:rPr>
        <w:t>,</w:t>
      </w:r>
      <w:r w:rsidR="00FF095C" w:rsidRPr="00A16C87">
        <w:rPr>
          <w:color w:val="000000"/>
        </w:rPr>
        <w:t xml:space="preserve"> soot</w:t>
      </w:r>
      <w:r w:rsidR="009A787F">
        <w:rPr>
          <w:color w:val="000000"/>
        </w:rPr>
        <w:t>,</w:t>
      </w:r>
      <w:r w:rsidR="00FF095C" w:rsidRPr="00A16C87">
        <w:rPr>
          <w:color w:val="000000"/>
        </w:rPr>
        <w:t xml:space="preserve"> fumes</w:t>
      </w:r>
      <w:r w:rsidR="009A787F">
        <w:rPr>
          <w:color w:val="000000"/>
        </w:rPr>
        <w:t>,</w:t>
      </w:r>
      <w:r w:rsidR="00FF095C" w:rsidRPr="00A16C87">
        <w:rPr>
          <w:color w:val="000000"/>
        </w:rPr>
        <w:t xml:space="preserve"> acids</w:t>
      </w:r>
      <w:r w:rsidR="009A787F">
        <w:rPr>
          <w:color w:val="000000"/>
        </w:rPr>
        <w:t>,</w:t>
      </w:r>
      <w:r w:rsidR="00FF095C" w:rsidRPr="00A16C87">
        <w:rPr>
          <w:color w:val="000000"/>
        </w:rPr>
        <w:t xml:space="preserve"> alkalis</w:t>
      </w:r>
      <w:r w:rsidR="009A787F">
        <w:rPr>
          <w:color w:val="000000"/>
        </w:rPr>
        <w:t>,</w:t>
      </w:r>
      <w:r w:rsidR="00FF095C" w:rsidRPr="00A16C87">
        <w:rPr>
          <w:color w:val="000000"/>
        </w:rPr>
        <w:t xml:space="preserve"> </w:t>
      </w:r>
      <w:del w:id="361" w:author="Asllie Ann Sablan" w:date="2021-07-29T09:05:00Z">
        <w:r w:rsidR="00FF095C" w:rsidRPr="00A16C87" w:rsidDel="003A168A">
          <w:rPr>
            <w:color w:val="000000"/>
          </w:rPr>
          <w:delText>chemicals</w:delText>
        </w:r>
      </w:del>
      <w:ins w:id="362" w:author="Asllie Ann Sablan" w:date="2021-07-29T09:05:00Z">
        <w:r w:rsidR="003A168A" w:rsidRPr="00A16C87">
          <w:rPr>
            <w:color w:val="000000"/>
          </w:rPr>
          <w:t>chemicals,</w:t>
        </w:r>
      </w:ins>
      <w:r w:rsidR="00FF095C" w:rsidRPr="00A16C87">
        <w:rPr>
          <w:color w:val="000000"/>
        </w:rPr>
        <w:t xml:space="preserve"> and waste.</w:t>
      </w:r>
      <w:r w:rsidR="00B00650" w:rsidRPr="00A16C87">
        <w:rPr>
          <w:color w:val="000000"/>
        </w:rPr>
        <w:t xml:space="preserve"> </w:t>
      </w:r>
      <w:r w:rsidR="00FF095C" w:rsidRPr="00A16C87">
        <w:rPr>
          <w:color w:val="000000"/>
        </w:rPr>
        <w:t xml:space="preserve"> Waste includes materials to be recycled</w:t>
      </w:r>
      <w:r w:rsidR="009A787F">
        <w:rPr>
          <w:color w:val="000000"/>
        </w:rPr>
        <w:t>,</w:t>
      </w:r>
      <w:r w:rsidR="00FF095C" w:rsidRPr="00A16C87">
        <w:rPr>
          <w:color w:val="000000"/>
        </w:rPr>
        <w:t xml:space="preserve"> </w:t>
      </w:r>
      <w:del w:id="363" w:author="Carla Marie G. Bersales" w:date="2022-03-05T10:40:00Z">
        <w:r w:rsidR="00FF095C" w:rsidRPr="00A16C87" w:rsidDel="00746CD2">
          <w:rPr>
            <w:color w:val="000000"/>
          </w:rPr>
          <w:delText>reconditioned</w:delText>
        </w:r>
      </w:del>
      <w:ins w:id="364" w:author="Carla Marie G. Bersales" w:date="2022-03-05T10:40:00Z">
        <w:r w:rsidR="00746CD2" w:rsidRPr="00A16C87">
          <w:rPr>
            <w:color w:val="000000"/>
          </w:rPr>
          <w:t>reconditioned,</w:t>
        </w:r>
      </w:ins>
      <w:r w:rsidR="00FF095C" w:rsidRPr="00A16C87">
        <w:rPr>
          <w:color w:val="000000"/>
        </w:rPr>
        <w:t xml:space="preserve"> or reclaimed.</w:t>
      </w:r>
    </w:p>
    <w:p w14:paraId="68838F28" w14:textId="77777777" w:rsidR="00FF095C" w:rsidRPr="00A16C87" w:rsidRDefault="003B69ED">
      <w:pPr>
        <w:pStyle w:val="BTNoInd"/>
        <w:tabs>
          <w:tab w:val="left" w:pos="426"/>
        </w:tabs>
        <w:ind w:left="426" w:hanging="426"/>
        <w:jc w:val="both"/>
        <w:rPr>
          <w:color w:val="000000"/>
        </w:rPr>
        <w:pPrChange w:id="365" w:author="Carla Marie G. Bersales" w:date="2022-03-03T15:46:00Z">
          <w:pPr>
            <w:pStyle w:val="BTNoInd"/>
            <w:tabs>
              <w:tab w:val="left" w:pos="360"/>
            </w:tabs>
            <w:ind w:left="360" w:hanging="360"/>
            <w:jc w:val="both"/>
          </w:pPr>
        </w:pPrChange>
      </w:pPr>
      <w:r>
        <w:rPr>
          <w:b/>
          <w:color w:val="000000"/>
        </w:rPr>
        <w:t>L</w:t>
      </w:r>
      <w:r w:rsidR="00FF095C" w:rsidRPr="00A16C87">
        <w:rPr>
          <w:b/>
          <w:color w:val="000000"/>
        </w:rPr>
        <w:t>.</w:t>
      </w:r>
      <w:r w:rsidR="00FF095C" w:rsidRPr="00A16C87">
        <w:rPr>
          <w:color w:val="000000"/>
        </w:rPr>
        <w:tab/>
      </w:r>
      <w:r w:rsidR="009A787F">
        <w:rPr>
          <w:color w:val="000000"/>
        </w:rPr>
        <w:t>“</w:t>
      </w:r>
      <w:r w:rsidR="00FF095C" w:rsidRPr="00A16C87">
        <w:rPr>
          <w:color w:val="000000"/>
        </w:rPr>
        <w:t xml:space="preserve">Property </w:t>
      </w:r>
      <w:r w:rsidR="00FF095C" w:rsidRPr="00A16C87">
        <w:t>damage</w:t>
      </w:r>
      <w:r w:rsidR="009A787F">
        <w:rPr>
          <w:color w:val="000000"/>
        </w:rPr>
        <w:t>”</w:t>
      </w:r>
      <w:r w:rsidR="00FF095C" w:rsidRPr="00A16C87">
        <w:rPr>
          <w:color w:val="000000"/>
        </w:rPr>
        <w:t xml:space="preserve"> means damage to or loss of use of tangible property.</w:t>
      </w:r>
    </w:p>
    <w:p w14:paraId="1A17E812" w14:textId="77777777" w:rsidR="00FF095C" w:rsidRPr="00A16C87" w:rsidRDefault="003B69ED">
      <w:pPr>
        <w:pStyle w:val="BTNoInd"/>
        <w:tabs>
          <w:tab w:val="left" w:pos="426"/>
        </w:tabs>
        <w:ind w:left="426" w:hanging="426"/>
        <w:jc w:val="both"/>
        <w:rPr>
          <w:color w:val="000000"/>
        </w:rPr>
        <w:pPrChange w:id="366" w:author="Carla Marie G. Bersales" w:date="2022-03-03T15:46:00Z">
          <w:pPr>
            <w:pStyle w:val="BTNoInd"/>
            <w:tabs>
              <w:tab w:val="left" w:pos="360"/>
            </w:tabs>
            <w:ind w:left="360" w:hanging="360"/>
            <w:jc w:val="both"/>
          </w:pPr>
        </w:pPrChange>
      </w:pPr>
      <w:r>
        <w:rPr>
          <w:b/>
          <w:color w:val="000000"/>
        </w:rPr>
        <w:lastRenderedPageBreak/>
        <w:t>M</w:t>
      </w:r>
      <w:r w:rsidR="00FF095C" w:rsidRPr="00A16C87">
        <w:rPr>
          <w:b/>
          <w:color w:val="000000"/>
        </w:rPr>
        <w:t>.</w:t>
      </w:r>
      <w:r w:rsidR="00FF095C" w:rsidRPr="00A16C87">
        <w:rPr>
          <w:color w:val="000000"/>
        </w:rPr>
        <w:tab/>
      </w:r>
      <w:r w:rsidR="009A787F">
        <w:rPr>
          <w:color w:val="000000"/>
        </w:rPr>
        <w:t>“</w:t>
      </w:r>
      <w:r w:rsidR="00FF095C" w:rsidRPr="00A16C87">
        <w:rPr>
          <w:color w:val="000000"/>
        </w:rPr>
        <w:t>Suit</w:t>
      </w:r>
      <w:r w:rsidR="009A787F">
        <w:rPr>
          <w:color w:val="000000"/>
        </w:rPr>
        <w:t>”</w:t>
      </w:r>
      <w:r w:rsidR="00FF095C" w:rsidRPr="00A16C87">
        <w:rPr>
          <w:color w:val="000000"/>
        </w:rPr>
        <w:t xml:space="preserve"> </w:t>
      </w:r>
      <w:r w:rsidR="00FF095C" w:rsidRPr="00A16C87">
        <w:t>means</w:t>
      </w:r>
      <w:r w:rsidR="00FF095C" w:rsidRPr="00A16C87">
        <w:rPr>
          <w:color w:val="000000"/>
        </w:rPr>
        <w:t xml:space="preserve"> a civil proceeding in which:</w:t>
      </w:r>
    </w:p>
    <w:p w14:paraId="222EBBA7" w14:textId="77777777" w:rsidR="00FF095C" w:rsidRPr="00A16C87" w:rsidRDefault="00FF095C" w:rsidP="00C001F2">
      <w:pPr>
        <w:pStyle w:val="BT25"/>
        <w:ind w:left="720" w:hanging="360"/>
        <w:jc w:val="both"/>
        <w:rPr>
          <w:b w:val="0"/>
          <w:color w:val="000000"/>
          <w:spacing w:val="0"/>
        </w:rPr>
      </w:pPr>
      <w:r w:rsidRPr="00A16C87">
        <w:rPr>
          <w:color w:val="000000"/>
          <w:spacing w:val="0"/>
        </w:rPr>
        <w:t>1.</w:t>
      </w:r>
      <w:r w:rsidRPr="00A16C87">
        <w:rPr>
          <w:b w:val="0"/>
          <w:color w:val="000000"/>
          <w:spacing w:val="0"/>
        </w:rPr>
        <w:tab/>
        <w:t xml:space="preserve">Damages because of </w:t>
      </w:r>
      <w:r w:rsidR="009A787F">
        <w:rPr>
          <w:b w:val="0"/>
          <w:color w:val="000000"/>
          <w:spacing w:val="0"/>
        </w:rPr>
        <w:t>“</w:t>
      </w:r>
      <w:r w:rsidRPr="00A16C87">
        <w:rPr>
          <w:b w:val="0"/>
          <w:color w:val="000000"/>
          <w:spacing w:val="0"/>
        </w:rPr>
        <w:t>bodily injury</w:t>
      </w:r>
      <w:r w:rsidR="009A787F">
        <w:rPr>
          <w:b w:val="0"/>
          <w:color w:val="000000"/>
          <w:spacing w:val="0"/>
        </w:rPr>
        <w:t>”</w:t>
      </w:r>
      <w:r w:rsidRPr="00A16C87">
        <w:rPr>
          <w:b w:val="0"/>
          <w:color w:val="000000"/>
          <w:spacing w:val="0"/>
        </w:rPr>
        <w:t xml:space="preserve"> or </w:t>
      </w:r>
      <w:r w:rsidR="009A787F">
        <w:rPr>
          <w:b w:val="0"/>
          <w:color w:val="000000"/>
          <w:spacing w:val="0"/>
        </w:rPr>
        <w:t>“</w:t>
      </w:r>
      <w:r w:rsidRPr="00A16C87">
        <w:rPr>
          <w:b w:val="0"/>
          <w:color w:val="000000"/>
          <w:spacing w:val="0"/>
        </w:rPr>
        <w:t>property damage</w:t>
      </w:r>
      <w:r w:rsidR="009A787F">
        <w:rPr>
          <w:b w:val="0"/>
          <w:color w:val="000000"/>
          <w:spacing w:val="0"/>
        </w:rPr>
        <w:t>”</w:t>
      </w:r>
      <w:r w:rsidRPr="00A16C87">
        <w:rPr>
          <w:b w:val="0"/>
          <w:color w:val="000000"/>
          <w:spacing w:val="0"/>
        </w:rPr>
        <w:t>; or</w:t>
      </w:r>
    </w:p>
    <w:p w14:paraId="75E1C996" w14:textId="77777777" w:rsidR="00FF095C" w:rsidRPr="00A16C87" w:rsidRDefault="00FF095C" w:rsidP="001A7DFE">
      <w:pPr>
        <w:pStyle w:val="BT25"/>
        <w:ind w:left="720" w:hanging="360"/>
        <w:jc w:val="both"/>
        <w:rPr>
          <w:b w:val="0"/>
          <w:color w:val="000000"/>
          <w:spacing w:val="0"/>
        </w:rPr>
      </w:pPr>
      <w:r w:rsidRPr="00A16C87">
        <w:rPr>
          <w:color w:val="000000"/>
          <w:spacing w:val="0"/>
        </w:rPr>
        <w:t>2.</w:t>
      </w:r>
      <w:r w:rsidRPr="00A16C87">
        <w:rPr>
          <w:b w:val="0"/>
          <w:color w:val="000000"/>
          <w:spacing w:val="0"/>
        </w:rPr>
        <w:tab/>
        <w:t xml:space="preserve">A </w:t>
      </w:r>
      <w:r w:rsidR="009A787F">
        <w:rPr>
          <w:b w:val="0"/>
          <w:color w:val="000000"/>
          <w:spacing w:val="0"/>
        </w:rPr>
        <w:t>“</w:t>
      </w:r>
      <w:r w:rsidRPr="00A16C87">
        <w:rPr>
          <w:b w:val="0"/>
          <w:color w:val="000000"/>
          <w:spacing w:val="0"/>
        </w:rPr>
        <w:t>covered pollution cost or expense</w:t>
      </w:r>
      <w:r w:rsidR="009A787F">
        <w:rPr>
          <w:b w:val="0"/>
          <w:color w:val="000000"/>
          <w:spacing w:val="0"/>
        </w:rPr>
        <w:t>”</w:t>
      </w:r>
      <w:r w:rsidRPr="00A16C87">
        <w:rPr>
          <w:b w:val="0"/>
          <w:color w:val="000000"/>
          <w:spacing w:val="0"/>
        </w:rPr>
        <w:t>; to which this insurance applies</w:t>
      </w:r>
      <w:r w:rsidR="009A787F">
        <w:rPr>
          <w:b w:val="0"/>
          <w:color w:val="000000"/>
          <w:spacing w:val="0"/>
        </w:rPr>
        <w:t>,</w:t>
      </w:r>
      <w:r w:rsidRPr="00A16C87">
        <w:rPr>
          <w:b w:val="0"/>
          <w:color w:val="000000"/>
          <w:spacing w:val="0"/>
        </w:rPr>
        <w:t xml:space="preserve"> are alleged.</w:t>
      </w:r>
      <w:r w:rsidR="00B00650" w:rsidRPr="00A16C87">
        <w:rPr>
          <w:b w:val="0"/>
          <w:color w:val="000000"/>
          <w:spacing w:val="0"/>
        </w:rPr>
        <w:t xml:space="preserve"> </w:t>
      </w:r>
      <w:r w:rsidRPr="00A16C87">
        <w:rPr>
          <w:b w:val="0"/>
          <w:color w:val="000000"/>
          <w:spacing w:val="0"/>
        </w:rPr>
        <w:t xml:space="preserve"> </w:t>
      </w:r>
      <w:r w:rsidR="009A787F">
        <w:rPr>
          <w:b w:val="0"/>
          <w:color w:val="000000"/>
          <w:spacing w:val="0"/>
        </w:rPr>
        <w:t>“</w:t>
      </w:r>
      <w:r w:rsidRPr="00A16C87">
        <w:rPr>
          <w:b w:val="0"/>
          <w:color w:val="000000"/>
          <w:spacing w:val="0"/>
        </w:rPr>
        <w:t>Suit</w:t>
      </w:r>
      <w:r w:rsidR="009A787F">
        <w:rPr>
          <w:b w:val="0"/>
          <w:color w:val="000000"/>
          <w:spacing w:val="0"/>
        </w:rPr>
        <w:t>”</w:t>
      </w:r>
      <w:r w:rsidRPr="00A16C87">
        <w:rPr>
          <w:b w:val="0"/>
          <w:color w:val="000000"/>
          <w:spacing w:val="0"/>
        </w:rPr>
        <w:t xml:space="preserve"> includes:</w:t>
      </w:r>
    </w:p>
    <w:p w14:paraId="71FF6A1D" w14:textId="77777777" w:rsidR="00FF095C" w:rsidRPr="00A16C87" w:rsidRDefault="00FF095C" w:rsidP="001A7DFE">
      <w:pPr>
        <w:pStyle w:val="BT25"/>
        <w:tabs>
          <w:tab w:val="clear" w:pos="720"/>
        </w:tabs>
        <w:ind w:hanging="360"/>
        <w:jc w:val="both"/>
        <w:rPr>
          <w:b w:val="0"/>
          <w:color w:val="000000"/>
          <w:spacing w:val="0"/>
        </w:rPr>
      </w:pPr>
      <w:r w:rsidRPr="00A16C87">
        <w:rPr>
          <w:color w:val="000000"/>
          <w:spacing w:val="0"/>
        </w:rPr>
        <w:t>a.</w:t>
      </w:r>
      <w:r w:rsidRPr="00A16C87">
        <w:rPr>
          <w:b w:val="0"/>
          <w:color w:val="000000"/>
          <w:spacing w:val="0"/>
        </w:rPr>
        <w:tab/>
        <w:t xml:space="preserve">An arbitration proceeding in which such damages or </w:t>
      </w:r>
      <w:r w:rsidR="009A787F">
        <w:rPr>
          <w:b w:val="0"/>
          <w:color w:val="000000"/>
          <w:spacing w:val="0"/>
        </w:rPr>
        <w:t>“</w:t>
      </w:r>
      <w:r w:rsidRPr="00A16C87">
        <w:rPr>
          <w:b w:val="0"/>
          <w:color w:val="000000"/>
          <w:spacing w:val="0"/>
        </w:rPr>
        <w:t>covered pollution costs or expenses</w:t>
      </w:r>
      <w:r w:rsidR="009A787F">
        <w:rPr>
          <w:b w:val="0"/>
          <w:color w:val="000000"/>
          <w:spacing w:val="0"/>
        </w:rPr>
        <w:t>”</w:t>
      </w:r>
      <w:r w:rsidRPr="00A16C87">
        <w:rPr>
          <w:b w:val="0"/>
          <w:color w:val="000000"/>
          <w:spacing w:val="0"/>
        </w:rPr>
        <w:t xml:space="preserve"> a</w:t>
      </w:r>
      <w:r w:rsidR="00B00650" w:rsidRPr="00A16C87">
        <w:rPr>
          <w:b w:val="0"/>
          <w:color w:val="000000"/>
          <w:spacing w:val="0"/>
        </w:rPr>
        <w:t xml:space="preserve">re claimed and to which the </w:t>
      </w:r>
      <w:r w:rsidR="009A787F">
        <w:rPr>
          <w:b w:val="0"/>
          <w:color w:val="000000"/>
          <w:spacing w:val="0"/>
        </w:rPr>
        <w:t>“</w:t>
      </w:r>
      <w:r w:rsidR="00B00650" w:rsidRPr="00A16C87">
        <w:rPr>
          <w:b w:val="0"/>
          <w:color w:val="000000"/>
          <w:spacing w:val="0"/>
        </w:rPr>
        <w:t>in</w:t>
      </w:r>
      <w:r w:rsidRPr="00A16C87">
        <w:rPr>
          <w:b w:val="0"/>
          <w:color w:val="000000"/>
          <w:spacing w:val="0"/>
        </w:rPr>
        <w:t>sured</w:t>
      </w:r>
      <w:r w:rsidR="009A787F">
        <w:rPr>
          <w:b w:val="0"/>
          <w:color w:val="000000"/>
          <w:spacing w:val="0"/>
        </w:rPr>
        <w:t>”</w:t>
      </w:r>
      <w:r w:rsidRPr="00A16C87">
        <w:rPr>
          <w:b w:val="0"/>
          <w:color w:val="000000"/>
          <w:spacing w:val="0"/>
        </w:rPr>
        <w:t xml:space="preserve"> must submit or does submit with our consent; or</w:t>
      </w:r>
    </w:p>
    <w:p w14:paraId="6E96C6A7" w14:textId="77777777" w:rsidR="00FF095C" w:rsidRPr="00A16C87" w:rsidRDefault="00FF095C" w:rsidP="001A7DFE">
      <w:pPr>
        <w:pStyle w:val="BT25"/>
        <w:tabs>
          <w:tab w:val="clear" w:pos="720"/>
        </w:tabs>
        <w:ind w:hanging="360"/>
        <w:jc w:val="both"/>
        <w:rPr>
          <w:b w:val="0"/>
          <w:color w:val="000000"/>
          <w:spacing w:val="0"/>
        </w:rPr>
      </w:pPr>
      <w:r w:rsidRPr="00A16C87">
        <w:rPr>
          <w:color w:val="000000"/>
          <w:spacing w:val="0"/>
        </w:rPr>
        <w:t>b.</w:t>
      </w:r>
      <w:r w:rsidRPr="00A16C87">
        <w:rPr>
          <w:b w:val="0"/>
          <w:color w:val="000000"/>
          <w:spacing w:val="0"/>
        </w:rPr>
        <w:tab/>
        <w:t xml:space="preserve">Any other alternative dispute resolution proceeding in which such damages or </w:t>
      </w:r>
      <w:r w:rsidR="009A787F">
        <w:rPr>
          <w:b w:val="0"/>
          <w:color w:val="000000"/>
          <w:spacing w:val="0"/>
        </w:rPr>
        <w:t>“</w:t>
      </w:r>
      <w:r w:rsidRPr="00A16C87">
        <w:rPr>
          <w:b w:val="0"/>
          <w:color w:val="000000"/>
          <w:spacing w:val="0"/>
        </w:rPr>
        <w:t>covered pollution costs or expenses</w:t>
      </w:r>
      <w:r w:rsidR="009A787F">
        <w:rPr>
          <w:b w:val="0"/>
          <w:color w:val="000000"/>
          <w:spacing w:val="0"/>
        </w:rPr>
        <w:t>”</w:t>
      </w:r>
      <w:r w:rsidRPr="00A16C87">
        <w:rPr>
          <w:b w:val="0"/>
          <w:color w:val="000000"/>
          <w:spacing w:val="0"/>
        </w:rPr>
        <w:t xml:space="preserve"> are claimed and to which the insured submits with our consent.</w:t>
      </w:r>
    </w:p>
    <w:p w14:paraId="294FF911" w14:textId="77777777" w:rsidR="00FF095C" w:rsidRPr="00A16C87" w:rsidRDefault="003B69ED">
      <w:pPr>
        <w:pStyle w:val="BTNoInd"/>
        <w:tabs>
          <w:tab w:val="left" w:pos="426"/>
        </w:tabs>
        <w:ind w:left="426" w:hanging="426"/>
        <w:jc w:val="both"/>
        <w:rPr>
          <w:color w:val="000000"/>
        </w:rPr>
        <w:pPrChange w:id="367" w:author="Carla Marie G. Bersales" w:date="2022-03-03T15:48:00Z">
          <w:pPr>
            <w:pStyle w:val="BTNoInd"/>
            <w:tabs>
              <w:tab w:val="left" w:pos="360"/>
            </w:tabs>
            <w:ind w:left="360" w:hanging="360"/>
            <w:jc w:val="both"/>
          </w:pPr>
        </w:pPrChange>
      </w:pPr>
      <w:r>
        <w:rPr>
          <w:b/>
          <w:color w:val="000000"/>
        </w:rPr>
        <w:t>N</w:t>
      </w:r>
      <w:r w:rsidR="00FF095C" w:rsidRPr="00A16C87">
        <w:rPr>
          <w:b/>
          <w:color w:val="000000"/>
        </w:rPr>
        <w:t>.</w:t>
      </w:r>
      <w:r w:rsidR="00FF095C" w:rsidRPr="00A16C87">
        <w:rPr>
          <w:color w:val="000000"/>
        </w:rPr>
        <w:tab/>
      </w:r>
      <w:r w:rsidR="009A787F">
        <w:rPr>
          <w:color w:val="000000"/>
        </w:rPr>
        <w:t>“</w:t>
      </w:r>
      <w:r w:rsidR="00FF095C" w:rsidRPr="00A16C87">
        <w:rPr>
          <w:color w:val="000000"/>
        </w:rPr>
        <w:t xml:space="preserve">Temporary </w:t>
      </w:r>
      <w:r w:rsidR="00FF095C" w:rsidRPr="00A16C87">
        <w:t>worker</w:t>
      </w:r>
      <w:r w:rsidR="009A787F">
        <w:rPr>
          <w:color w:val="000000"/>
        </w:rPr>
        <w:t>”</w:t>
      </w:r>
      <w:r w:rsidR="00FF095C" w:rsidRPr="00A16C87">
        <w:rPr>
          <w:color w:val="000000"/>
        </w:rPr>
        <w:t xml:space="preserve"> means a person who is furnished to you to substitute for a permanent </w:t>
      </w:r>
      <w:r w:rsidR="009A787F">
        <w:rPr>
          <w:color w:val="000000"/>
        </w:rPr>
        <w:t>“</w:t>
      </w:r>
      <w:r w:rsidR="00FF095C" w:rsidRPr="00A16C87">
        <w:rPr>
          <w:color w:val="000000"/>
        </w:rPr>
        <w:t>employee</w:t>
      </w:r>
      <w:r w:rsidR="009A787F">
        <w:rPr>
          <w:color w:val="000000"/>
        </w:rPr>
        <w:t>”</w:t>
      </w:r>
      <w:r w:rsidR="00FF095C" w:rsidRPr="00A16C87">
        <w:rPr>
          <w:color w:val="000000"/>
        </w:rPr>
        <w:t xml:space="preserve"> on leave or to meet seasonal or short-term workload conditions.</w:t>
      </w:r>
    </w:p>
    <w:p w14:paraId="7C12D983" w14:textId="77777777" w:rsidR="00FF095C" w:rsidRPr="00A16C87" w:rsidRDefault="003B69ED">
      <w:pPr>
        <w:pStyle w:val="BTNoInd"/>
        <w:tabs>
          <w:tab w:val="left" w:pos="426"/>
        </w:tabs>
        <w:ind w:left="426" w:hanging="426"/>
        <w:jc w:val="both"/>
        <w:rPr>
          <w:color w:val="000000"/>
        </w:rPr>
        <w:pPrChange w:id="368" w:author="Carla Marie G. Bersales" w:date="2022-03-03T15:48:00Z">
          <w:pPr>
            <w:pStyle w:val="BTNoInd"/>
            <w:tabs>
              <w:tab w:val="left" w:pos="360"/>
            </w:tabs>
            <w:ind w:left="360" w:hanging="360"/>
            <w:jc w:val="both"/>
          </w:pPr>
        </w:pPrChange>
      </w:pPr>
      <w:r>
        <w:rPr>
          <w:b/>
          <w:color w:val="000000"/>
        </w:rPr>
        <w:t>O</w:t>
      </w:r>
      <w:r w:rsidR="00FF095C" w:rsidRPr="00A16C87">
        <w:rPr>
          <w:b/>
          <w:color w:val="000000"/>
        </w:rPr>
        <w:t>.</w:t>
      </w:r>
      <w:r w:rsidR="00FF095C" w:rsidRPr="00A16C87">
        <w:rPr>
          <w:color w:val="000000"/>
        </w:rPr>
        <w:tab/>
      </w:r>
      <w:r w:rsidR="009A787F">
        <w:rPr>
          <w:color w:val="000000"/>
        </w:rPr>
        <w:t>“</w:t>
      </w:r>
      <w:r w:rsidR="00FF095C" w:rsidRPr="00A16C87">
        <w:rPr>
          <w:color w:val="000000"/>
        </w:rPr>
        <w:t>Trailer</w:t>
      </w:r>
      <w:r w:rsidR="009A787F">
        <w:rPr>
          <w:color w:val="000000"/>
        </w:rPr>
        <w:t>”</w:t>
      </w:r>
      <w:r w:rsidR="00FF095C" w:rsidRPr="00A16C87">
        <w:rPr>
          <w:color w:val="000000"/>
        </w:rPr>
        <w:t xml:space="preserve"> </w:t>
      </w:r>
      <w:r w:rsidR="00FF095C" w:rsidRPr="00A16C87">
        <w:t>includes</w:t>
      </w:r>
      <w:r w:rsidR="00FF095C" w:rsidRPr="00A16C87">
        <w:rPr>
          <w:color w:val="000000"/>
        </w:rPr>
        <w:t xml:space="preserve"> semitrailer.</w:t>
      </w:r>
    </w:p>
    <w:p w14:paraId="7A2F7CB5" w14:textId="77777777" w:rsidR="00F10FE1" w:rsidRPr="00A16C87" w:rsidRDefault="003B667F">
      <w:pPr>
        <w:pStyle w:val="BTNoInd"/>
        <w:tabs>
          <w:tab w:val="left" w:pos="426"/>
        </w:tabs>
        <w:ind w:left="426" w:hanging="426"/>
        <w:jc w:val="both"/>
        <w:rPr>
          <w:b/>
          <w:color w:val="000000"/>
        </w:rPr>
        <w:pPrChange w:id="369" w:author="Carla Marie G. Bersales" w:date="2022-03-03T15:48:00Z">
          <w:pPr>
            <w:pStyle w:val="BTNoInd"/>
            <w:tabs>
              <w:tab w:val="left" w:pos="360"/>
            </w:tabs>
            <w:ind w:left="360" w:hanging="360"/>
            <w:jc w:val="both"/>
          </w:pPr>
        </w:pPrChange>
      </w:pPr>
      <w:r>
        <w:rPr>
          <w:b/>
          <w:color w:val="000000"/>
        </w:rPr>
        <w:t>P</w:t>
      </w:r>
      <w:r w:rsidR="00F10FE1" w:rsidRPr="00A16C87">
        <w:rPr>
          <w:b/>
          <w:color w:val="000000"/>
        </w:rPr>
        <w:t>.</w:t>
      </w:r>
      <w:r w:rsidR="00F10FE1" w:rsidRPr="00A16C87">
        <w:rPr>
          <w:b/>
          <w:color w:val="000000"/>
        </w:rPr>
        <w:tab/>
      </w:r>
      <w:r w:rsidR="009A787F">
        <w:rPr>
          <w:b/>
          <w:color w:val="000000"/>
        </w:rPr>
        <w:t>“</w:t>
      </w:r>
      <w:r w:rsidR="00F10FE1" w:rsidRPr="00A16C87">
        <w:rPr>
          <w:b/>
          <w:color w:val="000000"/>
        </w:rPr>
        <w:t>Uninsured Motorist</w:t>
      </w:r>
      <w:r w:rsidR="009A787F">
        <w:rPr>
          <w:b/>
          <w:color w:val="000000"/>
        </w:rPr>
        <w:t>”</w:t>
      </w:r>
    </w:p>
    <w:p w14:paraId="0AD0315B" w14:textId="77777777" w:rsidR="00F10FE1" w:rsidRPr="00A16C87" w:rsidRDefault="00F10FE1">
      <w:pPr>
        <w:pStyle w:val="BTNoInd"/>
        <w:ind w:left="852" w:hanging="426"/>
        <w:jc w:val="both"/>
        <w:rPr>
          <w:color w:val="000000"/>
        </w:rPr>
        <w:pPrChange w:id="370" w:author="Carla Marie G. Bersales" w:date="2022-03-03T15:53:00Z">
          <w:pPr>
            <w:pStyle w:val="BTNoInd"/>
            <w:jc w:val="both"/>
          </w:pPr>
        </w:pPrChange>
      </w:pPr>
      <w:r w:rsidRPr="00A16C87">
        <w:rPr>
          <w:b/>
          <w:color w:val="000000"/>
        </w:rPr>
        <w:t>A.</w:t>
      </w:r>
      <w:r w:rsidRPr="00A16C87">
        <w:rPr>
          <w:color w:val="000000"/>
        </w:rPr>
        <w:tab/>
        <w:t xml:space="preserve">Unless otherwise defined in a state-specific supplement and/or selection and/or rejection form accompanying this policy.  </w:t>
      </w:r>
      <w:r w:rsidR="009A787F">
        <w:rPr>
          <w:color w:val="000000"/>
        </w:rPr>
        <w:t>“</w:t>
      </w:r>
      <w:r w:rsidRPr="00A16C87">
        <w:rPr>
          <w:color w:val="000000"/>
        </w:rPr>
        <w:t>Uninsured Motorist(s)</w:t>
      </w:r>
      <w:r w:rsidR="009A787F">
        <w:rPr>
          <w:color w:val="000000"/>
        </w:rPr>
        <w:t>”</w:t>
      </w:r>
      <w:r w:rsidRPr="00A16C87">
        <w:rPr>
          <w:color w:val="000000"/>
        </w:rPr>
        <w:t xml:space="preserve"> coverage means insurance protection to an insured for compensatory damages which the insured is legally entitled to recover from the owner or operator of an uninsured motor vehicle because of bodily injury or properly damage caused by an automobile accident.  Also included are damages due to bodily injury that result from an automobile accident with a hit-and-run vehicle whose owner or operator cannot be identified.</w:t>
      </w:r>
    </w:p>
    <w:p w14:paraId="70021E70" w14:textId="33C1A407" w:rsidR="00F10FE1" w:rsidRPr="00A16C87" w:rsidRDefault="003B667F">
      <w:pPr>
        <w:pStyle w:val="BTNoInd"/>
        <w:ind w:left="426" w:hanging="426"/>
        <w:jc w:val="both"/>
        <w:rPr>
          <w:b/>
          <w:color w:val="000000"/>
        </w:rPr>
        <w:pPrChange w:id="371" w:author="Carla Marie G. Bersales" w:date="2022-03-03T15:51:00Z">
          <w:pPr>
            <w:pStyle w:val="BTNoInd"/>
            <w:jc w:val="both"/>
          </w:pPr>
        </w:pPrChange>
      </w:pPr>
      <w:r>
        <w:rPr>
          <w:b/>
          <w:color w:val="000000"/>
        </w:rPr>
        <w:t>Q</w:t>
      </w:r>
      <w:r w:rsidR="00F10FE1" w:rsidRPr="00A16C87">
        <w:rPr>
          <w:b/>
          <w:color w:val="000000"/>
        </w:rPr>
        <w:t>.</w:t>
      </w:r>
      <w:ins w:id="372" w:author="Carla Marie G. Bersales" w:date="2022-03-03T15:42:00Z">
        <w:r w:rsidR="00CA3C62">
          <w:rPr>
            <w:b/>
            <w:color w:val="000000"/>
          </w:rPr>
          <w:tab/>
        </w:r>
      </w:ins>
      <w:del w:id="373" w:author="Carla Marie G. Bersales" w:date="2022-03-03T15:42:00Z">
        <w:r w:rsidR="00F10FE1" w:rsidRPr="00A16C87" w:rsidDel="00CA3C62">
          <w:rPr>
            <w:b/>
            <w:color w:val="000000"/>
          </w:rPr>
          <w:tab/>
        </w:r>
      </w:del>
      <w:r w:rsidR="009A787F">
        <w:rPr>
          <w:b/>
          <w:color w:val="000000"/>
        </w:rPr>
        <w:t>“</w:t>
      </w:r>
      <w:r w:rsidR="00F10FE1" w:rsidRPr="00A16C87">
        <w:rPr>
          <w:b/>
          <w:color w:val="000000"/>
        </w:rPr>
        <w:t>Underinsured Motorist</w:t>
      </w:r>
      <w:r w:rsidR="00675C81" w:rsidRPr="00A16C87">
        <w:rPr>
          <w:b/>
          <w:color w:val="000000"/>
        </w:rPr>
        <w:t>(</w:t>
      </w:r>
      <w:r w:rsidR="00F10FE1" w:rsidRPr="00A16C87">
        <w:rPr>
          <w:b/>
          <w:color w:val="000000"/>
        </w:rPr>
        <w:t>s</w:t>
      </w:r>
      <w:r w:rsidR="00675C81" w:rsidRPr="00A16C87">
        <w:rPr>
          <w:b/>
          <w:color w:val="000000"/>
        </w:rPr>
        <w:t>)</w:t>
      </w:r>
      <w:r w:rsidR="009A787F">
        <w:rPr>
          <w:b/>
          <w:color w:val="000000"/>
        </w:rPr>
        <w:t>”</w:t>
      </w:r>
    </w:p>
    <w:p w14:paraId="1C56993D" w14:textId="609FC022" w:rsidR="00F10FE1" w:rsidDel="00CD4D16" w:rsidRDefault="00675C81">
      <w:pPr>
        <w:pStyle w:val="BTNoInd"/>
        <w:spacing w:after="1920"/>
        <w:ind w:left="852" w:hanging="426"/>
        <w:jc w:val="both"/>
        <w:rPr>
          <w:del w:id="374" w:author="Carla Marie G. Bersales" w:date="2022-03-03T15:36:00Z"/>
          <w:color w:val="000000"/>
        </w:rPr>
        <w:pPrChange w:id="375" w:author="Carla Marie G. Bersales" w:date="2022-03-03T15:53:00Z">
          <w:pPr>
            <w:pStyle w:val="BTNoInd"/>
            <w:spacing w:after="1920"/>
            <w:jc w:val="both"/>
          </w:pPr>
        </w:pPrChange>
      </w:pPr>
      <w:r w:rsidRPr="00A16C87">
        <w:rPr>
          <w:b/>
          <w:color w:val="000000"/>
        </w:rPr>
        <w:t>A.</w:t>
      </w:r>
      <w:r w:rsidRPr="00A16C87">
        <w:rPr>
          <w:color w:val="000000"/>
        </w:rPr>
        <w:tab/>
      </w:r>
      <w:r w:rsidR="00F10FE1" w:rsidRPr="00A16C87">
        <w:rPr>
          <w:color w:val="000000"/>
        </w:rPr>
        <w:t xml:space="preserve">Unless otherwise defined in a state-specific supplement and/or selection and/or rejection form accompanying this policy. </w:t>
      </w:r>
      <w:r w:rsidRPr="00A16C87">
        <w:rPr>
          <w:color w:val="000000"/>
        </w:rPr>
        <w:t xml:space="preserve"> </w:t>
      </w:r>
      <w:r w:rsidR="009A787F">
        <w:rPr>
          <w:color w:val="000000"/>
        </w:rPr>
        <w:t>“</w:t>
      </w:r>
      <w:r w:rsidR="00F10FE1" w:rsidRPr="00A16C87">
        <w:rPr>
          <w:color w:val="000000"/>
        </w:rPr>
        <w:t>Underinsured Motorists(s)</w:t>
      </w:r>
      <w:r w:rsidR="009A787F">
        <w:rPr>
          <w:color w:val="000000"/>
        </w:rPr>
        <w:t>”</w:t>
      </w:r>
      <w:r w:rsidR="00F10FE1" w:rsidRPr="00A16C87">
        <w:rPr>
          <w:color w:val="000000"/>
        </w:rPr>
        <w:t xml:space="preserve"> coverage means insurance protection to an insured for compensatory damages which the insured is legally entitled to recover from the owner or operator of an underinsured motor vehicle because of bodily injury caused by an automobile accident.</w:t>
      </w:r>
    </w:p>
    <w:p w14:paraId="1472A5BC" w14:textId="45058333" w:rsidR="00B57592" w:rsidDel="001A7DFE" w:rsidRDefault="00B57592">
      <w:pPr>
        <w:pStyle w:val="BTNoInd"/>
        <w:spacing w:after="1920"/>
        <w:ind w:left="852" w:hanging="426"/>
        <w:jc w:val="both"/>
        <w:rPr>
          <w:del w:id="376" w:author="Carla Marie G. Bersales" w:date="2022-03-03T15:36:00Z"/>
          <w:color w:val="000000"/>
        </w:rPr>
        <w:pPrChange w:id="377" w:author="Carla Marie G. Bersales" w:date="2022-03-03T15:53:00Z">
          <w:pPr>
            <w:pStyle w:val="BTNoInd"/>
            <w:spacing w:after="1920"/>
            <w:jc w:val="both"/>
          </w:pPr>
        </w:pPrChange>
      </w:pPr>
    </w:p>
    <w:p w14:paraId="45A29374" w14:textId="0D8FB2CF" w:rsidR="00B57592" w:rsidRPr="00A16C87" w:rsidDel="001F7E0C" w:rsidRDefault="00B57592">
      <w:pPr>
        <w:pStyle w:val="BTNoInd"/>
        <w:spacing w:after="1920"/>
        <w:ind w:left="852" w:hanging="426"/>
        <w:jc w:val="both"/>
        <w:rPr>
          <w:del w:id="378" w:author="Carla Marie G. Bersales" w:date="2022-03-03T15:49:00Z"/>
          <w:color w:val="000000"/>
        </w:rPr>
        <w:pPrChange w:id="379" w:author="Carla Marie G. Bersales" w:date="2022-03-03T15:53:00Z">
          <w:pPr>
            <w:pStyle w:val="BTNoInd"/>
            <w:spacing w:after="1920"/>
            <w:jc w:val="both"/>
          </w:pPr>
        </w:pPrChange>
      </w:pPr>
    </w:p>
    <w:p w14:paraId="4023BBB0" w14:textId="78E6C996" w:rsidR="004C3707" w:rsidDel="009E1B81" w:rsidRDefault="00001DD5">
      <w:pPr>
        <w:pStyle w:val="BTNoDS"/>
        <w:tabs>
          <w:tab w:val="right" w:pos="2880"/>
        </w:tabs>
        <w:spacing w:line="480" w:lineRule="auto"/>
        <w:ind w:left="852" w:hanging="426"/>
        <w:jc w:val="both"/>
        <w:rPr>
          <w:del w:id="380" w:author="Carla Marie G. Bersales" w:date="2022-03-03T15:51:00Z"/>
        </w:rPr>
        <w:pPrChange w:id="381" w:author="Carla Marie G. Bersales" w:date="2022-03-03T15:53:00Z">
          <w:pPr>
            <w:pStyle w:val="BTNoDS"/>
            <w:tabs>
              <w:tab w:val="right" w:pos="2880"/>
            </w:tabs>
          </w:pPr>
        </w:pPrChange>
      </w:pPr>
      <w:del w:id="382" w:author="Carla Marie G. Bersales" w:date="2022-03-03T15:51:00Z">
        <w:r w:rsidRPr="00A16C87" w:rsidDel="009E1B81">
          <w:br/>
        </w:r>
      </w:del>
    </w:p>
    <w:p w14:paraId="5B749E04" w14:textId="2C37A30D" w:rsidR="001F7E0C" w:rsidRDefault="001F7E0C">
      <w:pPr>
        <w:pStyle w:val="BTNoDS"/>
        <w:tabs>
          <w:tab w:val="right" w:pos="2880"/>
        </w:tabs>
        <w:spacing w:line="480" w:lineRule="auto"/>
        <w:ind w:left="852" w:hanging="426"/>
        <w:jc w:val="both"/>
        <w:rPr>
          <w:ins w:id="383" w:author="Carla Marie G. Bersales" w:date="2022-03-03T15:50:00Z"/>
        </w:rPr>
        <w:pPrChange w:id="384" w:author="Carla Marie G. Bersales" w:date="2022-03-03T15:53:00Z">
          <w:pPr>
            <w:pStyle w:val="BTNoDS"/>
            <w:tabs>
              <w:tab w:val="right" w:pos="2880"/>
            </w:tabs>
            <w:jc w:val="right"/>
          </w:pPr>
        </w:pPrChange>
      </w:pPr>
    </w:p>
    <w:p w14:paraId="19576355" w14:textId="759557F8" w:rsidR="001F7E0C" w:rsidRDefault="001F7E0C" w:rsidP="004C3707">
      <w:pPr>
        <w:pStyle w:val="BTNoDS"/>
        <w:tabs>
          <w:tab w:val="right" w:pos="2880"/>
        </w:tabs>
        <w:jc w:val="right"/>
        <w:rPr>
          <w:ins w:id="385" w:author="Carla Marie G. Bersales" w:date="2022-03-03T15:50:00Z"/>
        </w:rPr>
      </w:pPr>
    </w:p>
    <w:p w14:paraId="102A0BB1" w14:textId="7D5CB675" w:rsidR="00FF4BC7" w:rsidRDefault="00FF4BC7" w:rsidP="004C3707">
      <w:pPr>
        <w:pStyle w:val="BTNoDS"/>
        <w:tabs>
          <w:tab w:val="right" w:pos="2880"/>
        </w:tabs>
        <w:jc w:val="right"/>
        <w:rPr>
          <w:ins w:id="386" w:author="Carla Marie G. Bersales" w:date="2022-03-03T15:50:00Z"/>
        </w:rPr>
      </w:pPr>
      <w:r>
        <w:rPr>
          <w:rFonts w:eastAsia="Tahoma"/>
          <w:noProof/>
          <w:szCs w:val="20"/>
        </w:rPr>
        <w:drawing>
          <wp:anchor distT="0" distB="0" distL="114300" distR="114300" simplePos="0" relativeHeight="251659264" behindDoc="0" locked="0" layoutInCell="1" allowOverlap="1" wp14:anchorId="51FBEEB1" wp14:editId="5688AA37">
            <wp:simplePos x="0" y="0"/>
            <wp:positionH relativeFrom="margin">
              <wp:posOffset>4350385</wp:posOffset>
            </wp:positionH>
            <wp:positionV relativeFrom="paragraph">
              <wp:posOffset>203200</wp:posOffset>
            </wp:positionV>
            <wp:extent cx="1659890" cy="654050"/>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w:r>
    </w:p>
    <w:p w14:paraId="2D820985" w14:textId="77777777" w:rsidR="00FF4BC7" w:rsidRDefault="00FF4BC7" w:rsidP="004C3707">
      <w:pPr>
        <w:pStyle w:val="BTNoDS"/>
        <w:tabs>
          <w:tab w:val="right" w:pos="2880"/>
        </w:tabs>
        <w:jc w:val="right"/>
        <w:rPr>
          <w:ins w:id="387" w:author="Carla Marie G. Bersales" w:date="2022-03-03T15:50:00Z"/>
        </w:rPr>
      </w:pPr>
    </w:p>
    <w:p w14:paraId="3CB20A93" w14:textId="6FDB3981" w:rsidR="00FF4BC7" w:rsidRDefault="00FF4BC7" w:rsidP="004C3707">
      <w:pPr>
        <w:pStyle w:val="BTNoDS"/>
        <w:tabs>
          <w:tab w:val="right" w:pos="2880"/>
        </w:tabs>
        <w:jc w:val="right"/>
        <w:rPr>
          <w:ins w:id="388" w:author="Carla Marie G. Bersales" w:date="2022-03-03T15:50:00Z"/>
        </w:rPr>
      </w:pPr>
      <w:r>
        <w:rPr>
          <w:noProof/>
        </w:rPr>
        <mc:AlternateContent>
          <mc:Choice Requires="wps">
            <w:drawing>
              <wp:anchor distT="0" distB="0" distL="114300" distR="114300" simplePos="0" relativeHeight="251660288" behindDoc="0" locked="0" layoutInCell="1" allowOverlap="1" wp14:anchorId="3BF22425" wp14:editId="626AA482">
                <wp:simplePos x="0" y="0"/>
                <wp:positionH relativeFrom="column">
                  <wp:posOffset>4286250</wp:posOffset>
                </wp:positionH>
                <wp:positionV relativeFrom="paragraph">
                  <wp:posOffset>276225</wp:posOffset>
                </wp:positionV>
                <wp:extent cx="1689100" cy="19050"/>
                <wp:effectExtent l="0" t="0" r="25400" b="19050"/>
                <wp:wrapNone/>
                <wp:docPr id="1" name="Straight Connector 1"/>
                <wp:cNvGraphicFramePr/>
                <a:graphic xmlns:a="http://schemas.openxmlformats.org/drawingml/2006/main">
                  <a:graphicData uri="http://schemas.microsoft.com/office/word/2010/wordprocessingShape">
                    <wps:wsp>
                      <wps:cNvCnPr/>
                      <wps:spPr>
                        <a:xfrm flipV="1">
                          <a:off x="0" y="0"/>
                          <a:ext cx="1689100" cy="1905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D82B03"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21.75pt" to="470.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" strokecolor="black [3213]" strokeweight="1.5pt">
                <v:stroke joinstyle="miter"/>
              </v:line>
            </w:pict>
          </mc:Fallback>
        </mc:AlternateContent>
      </w:r>
    </w:p>
    <w:p w14:paraId="502EB693" w14:textId="1BBAFF27" w:rsidR="004C3707" w:rsidRPr="004C3707" w:rsidRDefault="004C3707" w:rsidP="004C3707">
      <w:pPr>
        <w:pStyle w:val="BTNoDS"/>
        <w:tabs>
          <w:tab w:val="right" w:pos="2880"/>
        </w:tabs>
        <w:jc w:val="right"/>
      </w:pPr>
      <w:r>
        <w:t>Jeffrey A. Silver</w:t>
      </w:r>
      <w:r w:rsidR="00001DD5" w:rsidRPr="00A16C87">
        <w:br/>
        <w:t>(Authorized Representative)</w:t>
      </w:r>
      <w:r>
        <w:br/>
        <w:t xml:space="preserve">Date: </w:t>
      </w:r>
      <w:bookmarkStart w:id="389" w:name="IssuanceDate"/>
      <w:bookmarkEnd w:id="389"/>
      <w:del w:id="390" w:author="Krist Iann M. Tablan" w:date="2021-09-22T16:22:00Z">
        <w:r w:rsidDel="00473B8F">
          <w:delText>[date of issuance]</w:delText>
        </w:r>
      </w:del>
      <w:r>
        <w:t xml:space="preserve"> </w:t>
      </w:r>
    </w:p>
    <w:sectPr w:rsidR="004C3707" w:rsidRPr="004C3707" w:rsidSect="00EF156E">
      <w:headerReference w:type="default" r:id="rId12"/>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65A13" w14:textId="77777777" w:rsidR="00C7759E" w:rsidRDefault="00C7759E" w:rsidP="00BF571A">
      <w:r>
        <w:separator/>
      </w:r>
    </w:p>
  </w:endnote>
  <w:endnote w:type="continuationSeparator" w:id="0">
    <w:p w14:paraId="5B9C5F87" w14:textId="77777777" w:rsidR="00C7759E" w:rsidRDefault="00C7759E" w:rsidP="00BF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ahoma">
    <w:charset w:val="00"/>
    <w:pitch w:val="variable"/>
    <w:family w:val="swiss"/>
    <w:panose1 w:val="02020603050405020304"/>
  </w:font>
  <w:font w:name="Bookman Old Style">
    <w:charset w:val="00"/>
    <w:pitch w:val="variable"/>
    <w:family w:val="roman"/>
    <w:panose1 w:val="02020603050405020304"/>
  </w:font>
  <w:font w:name="Verdana">
    <w:charset w:val="00"/>
    <w:pitch w:val="variable"/>
    <w:family w:val="swiss"/>
    <w:panose1 w:val="02020603050405020304"/>
  </w:font>
  <w:font w:name="Times New Roman">
    <w:charset w:val="00"/>
    <w:pitch w:val="variable"/>
    <w:family w:val="roman"/>
    <w:panose1 w:val="02020603050405020304"/>
  </w:font>
  <w:font w:name="Garamond">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B5EFE" w14:textId="77777777" w:rsidR="00C7759E" w:rsidRDefault="00C7759E" w:rsidP="00BF571A">
      <w:r>
        <w:separator/>
      </w:r>
    </w:p>
  </w:footnote>
  <w:footnote w:type="continuationSeparator" w:id="0">
    <w:p w14:paraId="3311D401" w14:textId="77777777" w:rsidR="00C7759E" w:rsidRDefault="00C7759E" w:rsidP="00BF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CD7F5" w14:textId="587DB1FE" w:rsidR="00C530B6" w:rsidRPr="004C3707" w:rsidRDefault="004C3707" w:rsidP="004C3707">
    <w:pPr>
      <w:pStyle w:val="Header"/>
      <w:jc w:val="right"/>
      <w:rPr>
        <w:b/>
        <w:bCs/>
      </w:rPr>
    </w:pPr>
    <w:r w:rsidRPr="00850631">
      <w:rPr>
        <w:b/>
        <w:bCs/>
      </w:rPr>
      <w:t>Texas Insurance Company Auto Policy</w:t>
    </w:r>
    <w:r w:rsidR="00C530B6">
      <w:rPr>
        <w:b/>
      </w:rPr>
      <w:br/>
      <w:t xml:space="preserve">FORM RPCA005 </w:t>
    </w:r>
  </w:p>
  <w:p w14:paraId="4AEB2383" w14:textId="2A408A1D" w:rsidR="00C530B6" w:rsidRDefault="00C53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CCACE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5DE5D8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A64C42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C4E76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E0F3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6E44F7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F4AB1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C54E1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0298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F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F42EE"/>
    <w:multiLevelType w:val="hybridMultilevel"/>
    <w:tmpl w:val="A2EEFB68"/>
    <w:lvl w:ilvl="0" w:tplc="3409001B">
      <w:start w:val="1"/>
      <w:numFmt w:val="lowerRoman"/>
      <w:lvlText w:val="%1."/>
      <w:lvlJc w:val="right"/>
      <w:pPr>
        <w:ind w:left="1800" w:hanging="360"/>
      </w:pPr>
      <w:rPr>
        <w:rFonts w:hint="default"/>
        <w:color w:val="auto"/>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 w15:restartNumberingAfterBreak="0">
    <w:nsid w:val="01886A76"/>
    <w:multiLevelType w:val="multilevel"/>
    <w:tmpl w:val="1EBC9A86"/>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2FA6DB7"/>
    <w:multiLevelType w:val="multilevel"/>
    <w:tmpl w:val="9D9AC6B4"/>
    <w:lvl w:ilvl="0">
      <w:start w:val="1"/>
      <w:numFmt w:val="lowerRoman"/>
      <w:lvlText w:val="%1."/>
      <w:lvlJc w:val="left"/>
      <w:pPr>
        <w:tabs>
          <w:tab w:val="left" w:pos="216"/>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7B14789"/>
    <w:multiLevelType w:val="hybridMultilevel"/>
    <w:tmpl w:val="6B00709A"/>
    <w:lvl w:ilvl="0" w:tplc="3409001B">
      <w:start w:val="1"/>
      <w:numFmt w:val="lowerRoman"/>
      <w:lvlText w:val="%1."/>
      <w:lvlJc w:val="right"/>
      <w:pPr>
        <w:ind w:left="1800" w:hanging="360"/>
      </w:pPr>
      <w:rPr>
        <w:rFonts w:hint="default"/>
        <w:color w:val="auto"/>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4" w15:restartNumberingAfterBreak="0">
    <w:nsid w:val="0A3C5269"/>
    <w:multiLevelType w:val="multilevel"/>
    <w:tmpl w:val="BB3A57E2"/>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B113A8F"/>
    <w:multiLevelType w:val="multilevel"/>
    <w:tmpl w:val="94A02848"/>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BE6290B"/>
    <w:multiLevelType w:val="multilevel"/>
    <w:tmpl w:val="8BA6058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E8B26A3"/>
    <w:multiLevelType w:val="multilevel"/>
    <w:tmpl w:val="CFB05268"/>
    <w:lvl w:ilvl="0">
      <w:start w:val="2"/>
      <w:numFmt w:val="upperLetter"/>
      <w:lvlText w:val="%1."/>
      <w:lvlJc w:val="left"/>
      <w:pPr>
        <w:tabs>
          <w:tab w:val="left" w:pos="288"/>
        </w:tabs>
        <w:ind w:left="720"/>
      </w:pPr>
      <w:rPr>
        <w:rFonts w:ascii="Arial" w:eastAsia="Arial" w:hAnsi="Arial"/>
        <w:b/>
        <w:strike w:val="0"/>
        <w:color w:val="000000"/>
        <w:spacing w:val="1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32E7B9E"/>
    <w:multiLevelType w:val="multilevel"/>
    <w:tmpl w:val="8220A248"/>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2C52E6"/>
    <w:multiLevelType w:val="multilevel"/>
    <w:tmpl w:val="2A2AF60E"/>
    <w:lvl w:ilvl="0">
      <w:start w:val="1"/>
      <w:numFmt w:val="lowerRoman"/>
      <w:lvlText w:val="%1."/>
      <w:lvlJc w:val="left"/>
      <w:pPr>
        <w:tabs>
          <w:tab w:val="left" w:pos="216"/>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65A7D58"/>
    <w:multiLevelType w:val="multilevel"/>
    <w:tmpl w:val="D66EB47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4EA310C"/>
    <w:multiLevelType w:val="multilevel"/>
    <w:tmpl w:val="90A0B4EC"/>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AA21F1A"/>
    <w:multiLevelType w:val="multilevel"/>
    <w:tmpl w:val="A22AC27C"/>
    <w:lvl w:ilvl="0">
      <w:start w:val="1"/>
      <w:numFmt w:val="decimal"/>
      <w:lvlText w:val="%1)"/>
      <w:lvlJc w:val="left"/>
      <w:pPr>
        <w:tabs>
          <w:tab w:val="left" w:pos="360"/>
        </w:tabs>
        <w:ind w:left="720"/>
      </w:pPr>
      <w:rPr>
        <w:rFonts w:ascii="Verdana" w:eastAsia="Verdana" w:hAnsi="Verdana"/>
        <w:strike w:val="0"/>
        <w:color w:val="000000"/>
        <w:spacing w:val="-4"/>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0F004BA"/>
    <w:multiLevelType w:val="multilevel"/>
    <w:tmpl w:val="E2EAEDEC"/>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10F1C7F"/>
    <w:multiLevelType w:val="multilevel"/>
    <w:tmpl w:val="EB5EF65C"/>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2445DDD"/>
    <w:multiLevelType w:val="multilevel"/>
    <w:tmpl w:val="76B686AA"/>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C0E7FB3"/>
    <w:multiLevelType w:val="multilevel"/>
    <w:tmpl w:val="A4B6500A"/>
    <w:lvl w:ilvl="0">
      <w:start w:val="1"/>
      <w:numFmt w:val="decimal"/>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4D40178"/>
    <w:multiLevelType w:val="hybridMultilevel"/>
    <w:tmpl w:val="C48CE9A0"/>
    <w:lvl w:ilvl="0" w:tplc="9636171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03106B"/>
    <w:multiLevelType w:val="multilevel"/>
    <w:tmpl w:val="3656C810"/>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720330A"/>
    <w:multiLevelType w:val="multilevel"/>
    <w:tmpl w:val="27CE71EE"/>
    <w:lvl w:ilvl="0">
      <w:start w:val="1"/>
      <w:numFmt w:val="lowerRoman"/>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81B5563"/>
    <w:multiLevelType w:val="multilevel"/>
    <w:tmpl w:val="106432E2"/>
    <w:lvl w:ilvl="0">
      <w:start w:val="1"/>
      <w:numFmt w:val="lowerRoman"/>
      <w:lvlText w:val="%1."/>
      <w:lvlJc w:val="left"/>
      <w:pPr>
        <w:tabs>
          <w:tab w:val="left" w:pos="288"/>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FCC5B44"/>
    <w:multiLevelType w:val="multilevel"/>
    <w:tmpl w:val="1BE2FC40"/>
    <w:lvl w:ilvl="0">
      <w:start w:val="1"/>
      <w:numFmt w:val="lowerLetter"/>
      <w:lvlText w:val="%1."/>
      <w:lvlJc w:val="left"/>
      <w:pPr>
        <w:tabs>
          <w:tab w:val="left" w:pos="288"/>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127557A"/>
    <w:multiLevelType w:val="hybridMultilevel"/>
    <w:tmpl w:val="AE487B7C"/>
    <w:lvl w:ilvl="0" w:tplc="3409001B">
      <w:start w:val="1"/>
      <w:numFmt w:val="lowerRoman"/>
      <w:lvlText w:val="%1."/>
      <w:lvlJc w:val="right"/>
      <w:pPr>
        <w:ind w:left="1800" w:hanging="360"/>
      </w:pPr>
      <w:rPr>
        <w:rFonts w:hint="default"/>
        <w:color w:val="auto"/>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3" w15:restartNumberingAfterBreak="0">
    <w:nsid w:val="63410F2C"/>
    <w:multiLevelType w:val="multilevel"/>
    <w:tmpl w:val="6ABE8C7C"/>
    <w:lvl w:ilvl="0">
      <w:start w:val="1"/>
      <w:numFmt w:val="decimal"/>
      <w:lvlText w:val="%1)"/>
      <w:lvlJc w:val="left"/>
      <w:pPr>
        <w:tabs>
          <w:tab w:val="left" w:pos="360"/>
        </w:tabs>
        <w:ind w:left="720"/>
      </w:pPr>
      <w:rPr>
        <w:rFonts w:ascii="Arial" w:eastAsia="Arial" w:hAnsi="Arial"/>
        <w:strike w:val="0"/>
        <w:color w:val="000000"/>
        <w:spacing w:val="-1"/>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50A7443"/>
    <w:multiLevelType w:val="multilevel"/>
    <w:tmpl w:val="18222ACA"/>
    <w:lvl w:ilvl="0">
      <w:start w:val="1"/>
      <w:numFmt w:val="decimal"/>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71A0F74"/>
    <w:multiLevelType w:val="hybridMultilevel"/>
    <w:tmpl w:val="6A166032"/>
    <w:lvl w:ilvl="0" w:tplc="C82E387C">
      <w:start w:val="9"/>
      <w:numFmt w:val="upperLetter"/>
      <w:lvlText w:val="%1."/>
      <w:lvlJc w:val="left"/>
      <w:pPr>
        <w:ind w:left="1800" w:hanging="360"/>
      </w:pPr>
      <w:rPr>
        <w:rFonts w:eastAsia="Tahoma" w:hint="default"/>
        <w:color w:val="auto"/>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6" w15:restartNumberingAfterBreak="0">
    <w:nsid w:val="71DB2896"/>
    <w:multiLevelType w:val="multilevel"/>
    <w:tmpl w:val="595450A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64506DA"/>
    <w:multiLevelType w:val="multilevel"/>
    <w:tmpl w:val="01D6B016"/>
    <w:lvl w:ilvl="0">
      <w:start w:val="1"/>
      <w:numFmt w:val="lowerLetter"/>
      <w:lvlText w:val="%1."/>
      <w:lvlJc w:val="left"/>
      <w:pPr>
        <w:tabs>
          <w:tab w:val="left" w:pos="360"/>
        </w:tabs>
        <w:ind w:left="720"/>
      </w:pPr>
      <w:rPr>
        <w:rFonts w:ascii="Arial" w:eastAsia="Arial" w:hAnsi="Arial"/>
        <w:strike w:val="0"/>
        <w:color w:val="000000"/>
        <w:spacing w:val="0"/>
        <w:w w:val="100"/>
        <w:sz w:val="17"/>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6752BDA"/>
    <w:multiLevelType w:val="multilevel"/>
    <w:tmpl w:val="0798C4A8"/>
    <w:lvl w:ilvl="0">
      <w:start w:val="1"/>
      <w:numFmt w:val="bullet"/>
      <w:lvlText w:val="·"/>
      <w:lvlJc w:val="left"/>
      <w:pPr>
        <w:tabs>
          <w:tab w:val="left" w:pos="72"/>
        </w:tabs>
        <w:ind w:left="720"/>
      </w:pPr>
      <w:rPr>
        <w:rFonts w:ascii="Symbol" w:eastAsia="Symbol" w:hAnsi="Symbol"/>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C6B5956"/>
    <w:multiLevelType w:val="hybridMultilevel"/>
    <w:tmpl w:val="FA9AA00E"/>
    <w:lvl w:ilvl="0" w:tplc="3409001B">
      <w:start w:val="1"/>
      <w:numFmt w:val="lowerRoman"/>
      <w:lvlText w:val="%1."/>
      <w:lvlJc w:val="righ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abstractNumId w:val="38"/>
  </w:num>
  <w:num w:numId="2">
    <w:abstractNumId w:val="17"/>
  </w:num>
  <w:num w:numId="3">
    <w:abstractNumId w:val="31"/>
  </w:num>
  <w:num w:numId="4">
    <w:abstractNumId w:val="29"/>
  </w:num>
  <w:num w:numId="5">
    <w:abstractNumId w:val="21"/>
  </w:num>
  <w:num w:numId="6">
    <w:abstractNumId w:val="20"/>
  </w:num>
  <w:num w:numId="7">
    <w:abstractNumId w:val="18"/>
  </w:num>
  <w:num w:numId="8">
    <w:abstractNumId w:val="19"/>
  </w:num>
  <w:num w:numId="9">
    <w:abstractNumId w:val="12"/>
  </w:num>
  <w:num w:numId="10">
    <w:abstractNumId w:val="24"/>
  </w:num>
  <w:num w:numId="11">
    <w:abstractNumId w:val="37"/>
  </w:num>
  <w:num w:numId="12">
    <w:abstractNumId w:val="36"/>
  </w:num>
  <w:num w:numId="13">
    <w:abstractNumId w:val="25"/>
  </w:num>
  <w:num w:numId="14">
    <w:abstractNumId w:val="26"/>
  </w:num>
  <w:num w:numId="15">
    <w:abstractNumId w:val="16"/>
  </w:num>
  <w:num w:numId="16">
    <w:abstractNumId w:val="23"/>
  </w:num>
  <w:num w:numId="17">
    <w:abstractNumId w:val="15"/>
  </w:num>
  <w:num w:numId="18">
    <w:abstractNumId w:val="33"/>
  </w:num>
  <w:num w:numId="19">
    <w:abstractNumId w:val="14"/>
  </w:num>
  <w:num w:numId="20">
    <w:abstractNumId w:val="34"/>
  </w:num>
  <w:num w:numId="21">
    <w:abstractNumId w:val="11"/>
  </w:num>
  <w:num w:numId="22">
    <w:abstractNumId w:val="28"/>
  </w:num>
  <w:num w:numId="23">
    <w:abstractNumId w:val="30"/>
  </w:num>
  <w:num w:numId="24">
    <w:abstractNumId w:val="22"/>
  </w:num>
  <w:num w:numId="25">
    <w:abstractNumId w:val="9"/>
  </w:num>
  <w:num w:numId="26">
    <w:abstractNumId w:val="7"/>
  </w:num>
  <w:num w:numId="27">
    <w:abstractNumId w:val="6"/>
  </w:num>
  <w:num w:numId="28">
    <w:abstractNumId w:val="5"/>
  </w:num>
  <w:num w:numId="29">
    <w:abstractNumId w:val="4"/>
  </w:num>
  <w:num w:numId="30">
    <w:abstractNumId w:val="8"/>
  </w:num>
  <w:num w:numId="31">
    <w:abstractNumId w:val="3"/>
  </w:num>
  <w:num w:numId="32">
    <w:abstractNumId w:val="2"/>
  </w:num>
  <w:num w:numId="33">
    <w:abstractNumId w:val="1"/>
  </w:num>
  <w:num w:numId="34">
    <w:abstractNumId w:val="0"/>
  </w:num>
  <w:num w:numId="35">
    <w:abstractNumId w:val="27"/>
  </w:num>
  <w:num w:numId="36">
    <w:abstractNumId w:val="35"/>
  </w:num>
  <w:num w:numId="37">
    <w:abstractNumId w:val="13"/>
  </w:num>
  <w:num w:numId="38">
    <w:abstractNumId w:val="10"/>
  </w:num>
  <w:num w:numId="39">
    <w:abstractNumId w:val="32"/>
  </w:num>
  <w:num w:numId="40">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llie Ann Sablan">
    <w15:presenceInfo w15:providerId="AD" w15:userId="S::asllie.sablan@rivtechglobal.com::69c61853-3fc0-4bad-aca3-42916db56d69"/>
  </w15:person>
  <w15:person w15:author="Carla Marie G. Bersales">
    <w15:presenceInfo w15:providerId="AD" w15:userId="S::carlamarie.bersales@rivtechglobal.com::45963e67-b83e-43c8-b3d8-b14feb73d99a"/>
  </w15:person>
  <w15:person w15:author="Krist Iann M. Tablan">
    <w15:presenceInfo w15:providerId="AD" w15:userId="S::krist.tablan@rivtechglobal.com::de7cc426-2783-4b88-a876-09dae25ef9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WDocIDLayout" w:val="2"/>
    <w:docVar w:name="SWDocIDLocation" w:val="1"/>
  </w:docVars>
  <w:rsids>
    <w:rsidRoot w:val="004E55DF"/>
    <w:rsid w:val="00001DD5"/>
    <w:rsid w:val="00010692"/>
    <w:rsid w:val="000173F4"/>
    <w:rsid w:val="0003117A"/>
    <w:rsid w:val="00034C16"/>
    <w:rsid w:val="00044BBC"/>
    <w:rsid w:val="0006391A"/>
    <w:rsid w:val="00076B2F"/>
    <w:rsid w:val="000903DD"/>
    <w:rsid w:val="000923CF"/>
    <w:rsid w:val="000B7938"/>
    <w:rsid w:val="000C7C7D"/>
    <w:rsid w:val="000E1F1D"/>
    <w:rsid w:val="000F4168"/>
    <w:rsid w:val="000F5EFF"/>
    <w:rsid w:val="00103098"/>
    <w:rsid w:val="001458A9"/>
    <w:rsid w:val="0015756E"/>
    <w:rsid w:val="00192414"/>
    <w:rsid w:val="001A7DFE"/>
    <w:rsid w:val="001B2FB8"/>
    <w:rsid w:val="001C1D22"/>
    <w:rsid w:val="001F7E0C"/>
    <w:rsid w:val="00200A27"/>
    <w:rsid w:val="00201A2F"/>
    <w:rsid w:val="0020538E"/>
    <w:rsid w:val="00223E14"/>
    <w:rsid w:val="00262221"/>
    <w:rsid w:val="002D30EB"/>
    <w:rsid w:val="002E5EAB"/>
    <w:rsid w:val="002F1EA7"/>
    <w:rsid w:val="0034085D"/>
    <w:rsid w:val="003619A2"/>
    <w:rsid w:val="0036535E"/>
    <w:rsid w:val="00365A07"/>
    <w:rsid w:val="00367C6D"/>
    <w:rsid w:val="00371814"/>
    <w:rsid w:val="00373516"/>
    <w:rsid w:val="003A168A"/>
    <w:rsid w:val="003B667F"/>
    <w:rsid w:val="003B69ED"/>
    <w:rsid w:val="003D122A"/>
    <w:rsid w:val="003D2F4B"/>
    <w:rsid w:val="0040099A"/>
    <w:rsid w:val="00412076"/>
    <w:rsid w:val="0043175B"/>
    <w:rsid w:val="00452CAA"/>
    <w:rsid w:val="00473B8F"/>
    <w:rsid w:val="00474D76"/>
    <w:rsid w:val="00487D1B"/>
    <w:rsid w:val="004A0549"/>
    <w:rsid w:val="004C3707"/>
    <w:rsid w:val="004D39D1"/>
    <w:rsid w:val="004E55DF"/>
    <w:rsid w:val="00554AEC"/>
    <w:rsid w:val="00560D8A"/>
    <w:rsid w:val="005650F9"/>
    <w:rsid w:val="005707C6"/>
    <w:rsid w:val="00571D39"/>
    <w:rsid w:val="00596F2C"/>
    <w:rsid w:val="005A7380"/>
    <w:rsid w:val="005C04B5"/>
    <w:rsid w:val="005E11CB"/>
    <w:rsid w:val="005F0E48"/>
    <w:rsid w:val="005F2B93"/>
    <w:rsid w:val="006150EB"/>
    <w:rsid w:val="00615B76"/>
    <w:rsid w:val="00641D2C"/>
    <w:rsid w:val="00643BEB"/>
    <w:rsid w:val="00644243"/>
    <w:rsid w:val="00665AA6"/>
    <w:rsid w:val="00675C81"/>
    <w:rsid w:val="00676597"/>
    <w:rsid w:val="00691E01"/>
    <w:rsid w:val="0069451A"/>
    <w:rsid w:val="006A1E56"/>
    <w:rsid w:val="006A7F5D"/>
    <w:rsid w:val="006D03CC"/>
    <w:rsid w:val="006D65EB"/>
    <w:rsid w:val="00742333"/>
    <w:rsid w:val="00746CD2"/>
    <w:rsid w:val="00754891"/>
    <w:rsid w:val="0076698C"/>
    <w:rsid w:val="0076773F"/>
    <w:rsid w:val="007B0D0A"/>
    <w:rsid w:val="007B645E"/>
    <w:rsid w:val="007C15C9"/>
    <w:rsid w:val="007C38F8"/>
    <w:rsid w:val="008039CB"/>
    <w:rsid w:val="0081745E"/>
    <w:rsid w:val="0081759C"/>
    <w:rsid w:val="008439D0"/>
    <w:rsid w:val="00860B9A"/>
    <w:rsid w:val="00863449"/>
    <w:rsid w:val="00873D17"/>
    <w:rsid w:val="008D0143"/>
    <w:rsid w:val="008E4692"/>
    <w:rsid w:val="009040CD"/>
    <w:rsid w:val="00912955"/>
    <w:rsid w:val="00913686"/>
    <w:rsid w:val="009276AC"/>
    <w:rsid w:val="00933761"/>
    <w:rsid w:val="00944583"/>
    <w:rsid w:val="009517C7"/>
    <w:rsid w:val="00953D4A"/>
    <w:rsid w:val="00973907"/>
    <w:rsid w:val="00977C67"/>
    <w:rsid w:val="00985304"/>
    <w:rsid w:val="009872B5"/>
    <w:rsid w:val="009A787F"/>
    <w:rsid w:val="009C5F7B"/>
    <w:rsid w:val="009E1B81"/>
    <w:rsid w:val="009E4F3B"/>
    <w:rsid w:val="009E620D"/>
    <w:rsid w:val="009F1C43"/>
    <w:rsid w:val="00A06720"/>
    <w:rsid w:val="00A16214"/>
    <w:rsid w:val="00A16C87"/>
    <w:rsid w:val="00A33865"/>
    <w:rsid w:val="00A46872"/>
    <w:rsid w:val="00A62166"/>
    <w:rsid w:val="00A65F04"/>
    <w:rsid w:val="00A854EB"/>
    <w:rsid w:val="00A932A2"/>
    <w:rsid w:val="00AA1F34"/>
    <w:rsid w:val="00AA59BB"/>
    <w:rsid w:val="00B00650"/>
    <w:rsid w:val="00B048F3"/>
    <w:rsid w:val="00B15E23"/>
    <w:rsid w:val="00B33E8C"/>
    <w:rsid w:val="00B57592"/>
    <w:rsid w:val="00B71157"/>
    <w:rsid w:val="00BA10D8"/>
    <w:rsid w:val="00BB1CE8"/>
    <w:rsid w:val="00BD036A"/>
    <w:rsid w:val="00BD255E"/>
    <w:rsid w:val="00BD396A"/>
    <w:rsid w:val="00BE3875"/>
    <w:rsid w:val="00BE3F65"/>
    <w:rsid w:val="00BF571A"/>
    <w:rsid w:val="00C001F2"/>
    <w:rsid w:val="00C26C66"/>
    <w:rsid w:val="00C270A7"/>
    <w:rsid w:val="00C30D11"/>
    <w:rsid w:val="00C47C3A"/>
    <w:rsid w:val="00C530B6"/>
    <w:rsid w:val="00C74AF6"/>
    <w:rsid w:val="00C7759E"/>
    <w:rsid w:val="00C834A4"/>
    <w:rsid w:val="00CA3C62"/>
    <w:rsid w:val="00CD4D16"/>
    <w:rsid w:val="00CE0080"/>
    <w:rsid w:val="00CE5214"/>
    <w:rsid w:val="00CE5E20"/>
    <w:rsid w:val="00D4376C"/>
    <w:rsid w:val="00D73F0A"/>
    <w:rsid w:val="00DB3E5B"/>
    <w:rsid w:val="00DC52CE"/>
    <w:rsid w:val="00DF14BE"/>
    <w:rsid w:val="00E0245C"/>
    <w:rsid w:val="00E028C9"/>
    <w:rsid w:val="00E04578"/>
    <w:rsid w:val="00E1365B"/>
    <w:rsid w:val="00E266C6"/>
    <w:rsid w:val="00E34023"/>
    <w:rsid w:val="00E55AB3"/>
    <w:rsid w:val="00E80425"/>
    <w:rsid w:val="00E85713"/>
    <w:rsid w:val="00E9471D"/>
    <w:rsid w:val="00EC5C85"/>
    <w:rsid w:val="00EF156E"/>
    <w:rsid w:val="00EF15FF"/>
    <w:rsid w:val="00F05FF8"/>
    <w:rsid w:val="00F10D77"/>
    <w:rsid w:val="00F10FE1"/>
    <w:rsid w:val="00F930DC"/>
    <w:rsid w:val="00FD25D9"/>
    <w:rsid w:val="00FE59E8"/>
    <w:rsid w:val="00FF095C"/>
    <w:rsid w:val="00FF4BC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61038"/>
  <w15:docId w15:val="{3787C7C8-3A41-4996-BFE9-1DC25E05B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156E"/>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6C66"/>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C26C66"/>
    <w:rPr>
      <w:rFonts w:eastAsiaTheme="majorEastAsia" w:cstheme="majorBidi"/>
      <w:b/>
      <w:spacing w:val="-10"/>
      <w:kern w:val="28"/>
      <w:sz w:val="24"/>
      <w:szCs w:val="56"/>
    </w:rPr>
  </w:style>
  <w:style w:type="table" w:styleId="TableGrid">
    <w:name w:val="Table Grid"/>
    <w:basedOn w:val="TableNormal"/>
    <w:uiPriority w:val="39"/>
    <w:rsid w:val="00C26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863449"/>
    <w:pPr>
      <w:spacing w:after="240"/>
    </w:pPr>
  </w:style>
  <w:style w:type="paragraph" w:customStyle="1" w:styleId="BTNoInd">
    <w:name w:val="BT No Ind"/>
    <w:basedOn w:val="Normal"/>
    <w:rsid w:val="000E1F1D"/>
    <w:pPr>
      <w:spacing w:line="480" w:lineRule="auto"/>
      <w:textAlignment w:val="baseline"/>
    </w:pPr>
    <w:rPr>
      <w:rFonts w:eastAsia="Tahoma"/>
      <w:szCs w:val="20"/>
    </w:rPr>
  </w:style>
  <w:style w:type="paragraph" w:customStyle="1" w:styleId="BT25">
    <w:name w:val="BT .25"/>
    <w:basedOn w:val="Normal"/>
    <w:rsid w:val="009517C7"/>
    <w:pPr>
      <w:tabs>
        <w:tab w:val="left" w:pos="720"/>
      </w:tabs>
      <w:spacing w:line="480" w:lineRule="auto"/>
      <w:ind w:left="1080" w:hanging="720"/>
      <w:textAlignment w:val="baseline"/>
    </w:pPr>
    <w:rPr>
      <w:rFonts w:eastAsia="Arial"/>
      <w:b/>
      <w:spacing w:val="7"/>
      <w:szCs w:val="20"/>
    </w:rPr>
  </w:style>
  <w:style w:type="paragraph" w:customStyle="1" w:styleId="BT5">
    <w:name w:val="BT .5"/>
    <w:basedOn w:val="Normal"/>
    <w:rsid w:val="00A16214"/>
    <w:pPr>
      <w:tabs>
        <w:tab w:val="left" w:pos="1080"/>
      </w:tabs>
      <w:spacing w:line="480" w:lineRule="auto"/>
      <w:ind w:left="1080" w:hanging="360"/>
      <w:textAlignment w:val="baseline"/>
    </w:pPr>
    <w:rPr>
      <w:rFonts w:eastAsia="Arial"/>
      <w:szCs w:val="20"/>
    </w:rPr>
  </w:style>
  <w:style w:type="paragraph" w:customStyle="1" w:styleId="BT10">
    <w:name w:val="BT 1.0"/>
    <w:basedOn w:val="Normal"/>
    <w:rsid w:val="00BD396A"/>
    <w:pPr>
      <w:tabs>
        <w:tab w:val="left" w:pos="1800"/>
      </w:tabs>
      <w:spacing w:line="480" w:lineRule="auto"/>
      <w:ind w:left="1800" w:hanging="360"/>
      <w:textAlignment w:val="baseline"/>
    </w:pPr>
    <w:rPr>
      <w:rFonts w:eastAsia="Arial"/>
      <w:color w:val="000000"/>
      <w:szCs w:val="20"/>
    </w:rPr>
  </w:style>
  <w:style w:type="paragraph" w:customStyle="1" w:styleId="BT15">
    <w:name w:val="BT 1.5"/>
    <w:basedOn w:val="Normal"/>
    <w:rsid w:val="00EF15FF"/>
    <w:pPr>
      <w:tabs>
        <w:tab w:val="left" w:pos="2520"/>
      </w:tabs>
      <w:spacing w:line="480" w:lineRule="auto"/>
      <w:ind w:left="2520" w:hanging="360"/>
      <w:textAlignment w:val="baseline"/>
    </w:pPr>
    <w:rPr>
      <w:rFonts w:eastAsia="Arial"/>
      <w:szCs w:val="20"/>
    </w:rPr>
  </w:style>
  <w:style w:type="paragraph" w:styleId="Subtitle">
    <w:name w:val="Subtitle"/>
    <w:basedOn w:val="Normal"/>
    <w:next w:val="Normal"/>
    <w:link w:val="SubtitleChar"/>
    <w:uiPriority w:val="11"/>
    <w:qFormat/>
    <w:rsid w:val="0010309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03098"/>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BF571A"/>
    <w:pPr>
      <w:tabs>
        <w:tab w:val="center" w:pos="4680"/>
        <w:tab w:val="right" w:pos="9360"/>
      </w:tabs>
    </w:pPr>
  </w:style>
  <w:style w:type="character" w:customStyle="1" w:styleId="HeaderChar">
    <w:name w:val="Header Char"/>
    <w:basedOn w:val="DefaultParagraphFont"/>
    <w:link w:val="Header"/>
    <w:uiPriority w:val="99"/>
    <w:rsid w:val="00BF571A"/>
    <w:rPr>
      <w:sz w:val="20"/>
    </w:rPr>
  </w:style>
  <w:style w:type="paragraph" w:styleId="Footer">
    <w:name w:val="footer"/>
    <w:basedOn w:val="Normal"/>
    <w:link w:val="FooterChar"/>
    <w:uiPriority w:val="99"/>
    <w:unhideWhenUsed/>
    <w:rsid w:val="00BF571A"/>
    <w:pPr>
      <w:tabs>
        <w:tab w:val="center" w:pos="4680"/>
        <w:tab w:val="right" w:pos="9360"/>
      </w:tabs>
    </w:pPr>
  </w:style>
  <w:style w:type="character" w:customStyle="1" w:styleId="FooterChar">
    <w:name w:val="Footer Char"/>
    <w:basedOn w:val="DefaultParagraphFont"/>
    <w:link w:val="Footer"/>
    <w:uiPriority w:val="99"/>
    <w:rsid w:val="00BF571A"/>
    <w:rPr>
      <w:sz w:val="20"/>
    </w:rPr>
  </w:style>
  <w:style w:type="paragraph" w:styleId="Revision">
    <w:name w:val="Revision"/>
    <w:hidden/>
    <w:uiPriority w:val="99"/>
    <w:semiHidden/>
    <w:rsid w:val="00452CAA"/>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221786">
      <w:bodyDiv w:val="1"/>
      <w:marLeft w:val="0"/>
      <w:marRight w:val="0"/>
      <w:marTop w:val="0"/>
      <w:marBottom w:val="0"/>
      <w:divBdr>
        <w:top w:val="none" w:sz="0" w:space="0" w:color="auto"/>
        <w:left w:val="none" w:sz="0" w:space="0" w:color="auto"/>
        <w:bottom w:val="none" w:sz="0" w:space="0" w:color="auto"/>
        <w:right w:val="none" w:sz="0" w:space="0" w:color="auto"/>
      </w:divBdr>
    </w:div>
    <w:div w:id="658923355">
      <w:bodyDiv w:val="1"/>
      <w:marLeft w:val="0"/>
      <w:marRight w:val="0"/>
      <w:marTop w:val="0"/>
      <w:marBottom w:val="0"/>
      <w:divBdr>
        <w:top w:val="none" w:sz="0" w:space="0" w:color="auto"/>
        <w:left w:val="none" w:sz="0" w:space="0" w:color="auto"/>
        <w:bottom w:val="none" w:sz="0" w:space="0" w:color="auto"/>
        <w:right w:val="none" w:sz="0" w:space="0" w:color="auto"/>
      </w:divBdr>
    </w:div>
    <w:div w:id="815150325">
      <w:bodyDiv w:val="1"/>
      <w:marLeft w:val="0"/>
      <w:marRight w:val="0"/>
      <w:marTop w:val="0"/>
      <w:marBottom w:val="0"/>
      <w:divBdr>
        <w:top w:val="none" w:sz="0" w:space="0" w:color="auto"/>
        <w:left w:val="none" w:sz="0" w:space="0" w:color="auto"/>
        <w:bottom w:val="none" w:sz="0" w:space="0" w:color="auto"/>
        <w:right w:val="none" w:sz="0" w:space="0" w:color="auto"/>
      </w:divBdr>
    </w:div>
    <w:div w:id="1048914357">
      <w:bodyDiv w:val="1"/>
      <w:marLeft w:val="0"/>
      <w:marRight w:val="0"/>
      <w:marTop w:val="0"/>
      <w:marBottom w:val="0"/>
      <w:divBdr>
        <w:top w:val="none" w:sz="0" w:space="0" w:color="auto"/>
        <w:left w:val="none" w:sz="0" w:space="0" w:color="auto"/>
        <w:bottom w:val="none" w:sz="0" w:space="0" w:color="auto"/>
        <w:right w:val="none" w:sz="0" w:space="0" w:color="auto"/>
      </w:divBdr>
    </w:div>
    <w:div w:id="21313875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drId2" Type="http://schemas.openxmlformats.org/wordprocessingml/2006/fontTable" Target="fontTable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15C9F-ECBC-4711-8646-EE7032F908FA}">
  <ds:schemaRefs>
    <ds:schemaRef ds:uri="http://schemas.microsoft.com/office/2006/documentManagement/types"/>
    <ds:schemaRef ds:uri="http://www.w3.org/XML/1998/namespace"/>
    <ds:schemaRef ds:uri="http://schemas.microsoft.com/office/2006/metadata/properties"/>
    <ds:schemaRef ds:uri="24965e87-5ece-45cc-a601-74006cb3a4e0"/>
    <ds:schemaRef ds:uri="http://purl.org/dc/terms/"/>
    <ds:schemaRef ds:uri="http://purl.org/dc/elements/1.1/"/>
    <ds:schemaRef ds:uri="http://purl.org/dc/dcmitype/"/>
    <ds:schemaRef ds:uri="http://schemas.microsoft.com/office/infopath/2007/PartnerControls"/>
    <ds:schemaRef ds:uri="http://schemas.openxmlformats.org/package/2006/metadata/core-properties"/>
    <ds:schemaRef ds:uri="d473919b-ebf4-4f0d-8e45-3095723b31a9"/>
  </ds:schemaRefs>
</ds:datastoreItem>
</file>

<file path=customXml/itemProps2.xml><?xml version="1.0" encoding="utf-8"?>
<ds:datastoreItem xmlns:ds="http://schemas.openxmlformats.org/officeDocument/2006/customXml" ds:itemID="{EA53D5A6-32E1-40CD-9B73-72C13077C040}">
  <ds:schemaRefs>
    <ds:schemaRef ds:uri="http://schemas.microsoft.com/sharepoint/v3/contenttype/forms"/>
  </ds:schemaRefs>
</ds:datastoreItem>
</file>

<file path=customXml/itemProps3.xml><?xml version="1.0" encoding="utf-8"?>
<ds:datastoreItem xmlns:ds="http://schemas.openxmlformats.org/officeDocument/2006/customXml" ds:itemID="{C76287A5-CCB2-4DAF-BF5C-05B97454F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A75631-B7E7-4321-AB74-57E1DF712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4990</Words>
  <Characters>28449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Wilson Elser Moskowitz Edelman and Dicker LLP</Company>
  <LinksUpToDate>false</LinksUpToDate>
  <CharactersWithSpaces>33373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Asllie Sablan</dc:creator>
  <cp:lastModifiedBy>Carla Marie G. Bersales</cp:lastModifiedBy>
  <cp:revision>51</cp:revision>
  <dcterms:created xsi:type="dcterms:W3CDTF">2021-08-17T06:12:00Z</dcterms:created>
  <dcterms:modified xsi:type="dcterms:W3CDTF">2022-03-05T02:40:00Z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1270394v.1</vt:lpwstr>
  </property>
  <property fmtid="{D5CDD505-2E9C-101B-9397-08002B2CF9AE}" pid="3" name="ContentTypeId">
    <vt:lpwstr>0x010100CFB8E4E7B8EE964CA6E3F892321D241C</vt:lpwstr>
  </property>
</Properties>
</file>