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E0F52" w14:textId="77777777" w:rsidR="00C949EF" w:rsidRPr="007D6B5F" w:rsidRDefault="00C949EF" w:rsidP="00C949EF">
      <w:pPr>
        <w:spacing w:before="9" w:line="100" w:lineRule="exact"/>
        <w:rPr>
          <w:sz w:val="10"/>
          <w:szCs w:val="10"/>
        </w:rPr>
      </w:pPr>
    </w:p>
    <w:p w14:paraId="5E3E74AF" w14:textId="6037E02C" w:rsidR="00C949EF" w:rsidRPr="007D6B5F" w:rsidRDefault="001F090A" w:rsidP="00C949EF">
      <w:pPr>
        <w:ind w:left="3600" w:right="3641"/>
        <w:jc w:val="center"/>
      </w:pPr>
      <w:r w:rsidRPr="007D6B5F">
        <w:rPr>
          <w:b/>
          <w:color w:val="282828"/>
          <w:spacing w:val="-2"/>
        </w:rPr>
        <w:t>Texas Insurance Company</w:t>
      </w:r>
    </w:p>
    <w:p w14:paraId="1D0F4ABF" w14:textId="77777777" w:rsidR="00C949EF" w:rsidRPr="007D6B5F" w:rsidRDefault="00C949EF" w:rsidP="00C949EF">
      <w:pPr>
        <w:spacing w:before="6" w:line="220" w:lineRule="exact"/>
      </w:pPr>
    </w:p>
    <w:p w14:paraId="6EB34DD0" w14:textId="77777777" w:rsidR="00C949EF" w:rsidRPr="007D6B5F" w:rsidRDefault="00C949EF" w:rsidP="005A20C3">
      <w:pPr>
        <w:ind w:left="3980" w:right="3877"/>
      </w:pPr>
      <w:r w:rsidRPr="007D6B5F">
        <w:rPr>
          <w:b/>
          <w:color w:val="282828"/>
          <w:spacing w:val="-4"/>
        </w:rPr>
        <w:t>Polic</w:t>
      </w:r>
      <w:r w:rsidRPr="007D6B5F">
        <w:rPr>
          <w:b/>
          <w:color w:val="282828"/>
        </w:rPr>
        <w:t>y</w:t>
      </w:r>
      <w:r w:rsidRPr="007D6B5F">
        <w:rPr>
          <w:b/>
          <w:color w:val="282828"/>
          <w:spacing w:val="38"/>
        </w:rPr>
        <w:t xml:space="preserve"> </w:t>
      </w:r>
      <w:r w:rsidRPr="007D6B5F">
        <w:rPr>
          <w:b/>
          <w:color w:val="282828"/>
          <w:spacing w:val="-3"/>
        </w:rPr>
        <w:t>Holde</w:t>
      </w:r>
      <w:r w:rsidRPr="007D6B5F">
        <w:rPr>
          <w:b/>
          <w:color w:val="282828"/>
        </w:rPr>
        <w:t>r</w:t>
      </w:r>
      <w:r w:rsidRPr="007D6B5F">
        <w:rPr>
          <w:b/>
          <w:color w:val="282828"/>
          <w:spacing w:val="-13"/>
        </w:rPr>
        <w:t xml:space="preserve"> </w:t>
      </w:r>
      <w:r w:rsidRPr="007D6B5F">
        <w:rPr>
          <w:b/>
          <w:color w:val="282828"/>
          <w:spacing w:val="-8"/>
          <w:w w:val="110"/>
        </w:rPr>
        <w:t>Privac</w:t>
      </w:r>
      <w:r w:rsidRPr="007D6B5F">
        <w:rPr>
          <w:b/>
          <w:color w:val="282828"/>
          <w:w w:val="110"/>
        </w:rPr>
        <w:t>y</w:t>
      </w:r>
      <w:r w:rsidRPr="007D6B5F">
        <w:rPr>
          <w:b/>
          <w:color w:val="282828"/>
          <w:spacing w:val="15"/>
          <w:w w:val="110"/>
        </w:rPr>
        <w:t xml:space="preserve"> </w:t>
      </w:r>
      <w:r w:rsidRPr="007D6B5F">
        <w:rPr>
          <w:b/>
          <w:color w:val="282828"/>
          <w:spacing w:val="-5"/>
          <w:w w:val="107"/>
        </w:rPr>
        <w:t>Statement</w:t>
      </w:r>
    </w:p>
    <w:p w14:paraId="6FBD08E4" w14:textId="77777777" w:rsidR="00C949EF" w:rsidRPr="007D6B5F" w:rsidRDefault="00C949EF">
      <w:pPr>
        <w:spacing w:before="13"/>
        <w:pPrChange w:id="0" w:author="Carla Marie G. Bersales" w:date="2023-07-18T13:55:00Z">
          <w:pPr>
            <w:spacing w:before="13" w:line="240" w:lineRule="exact"/>
          </w:pPr>
        </w:pPrChange>
      </w:pPr>
    </w:p>
    <w:p w14:paraId="420AF50F" w14:textId="3F1AD098" w:rsidR="00C949EF" w:rsidRPr="007D6B5F" w:rsidRDefault="00C949EF">
      <w:pPr>
        <w:ind w:left="175" w:right="81" w:firstLine="6"/>
        <w:jc w:val="both"/>
        <w:pPrChange w:id="1" w:author="Carla Marie G. Bersales" w:date="2023-07-18T13:55:00Z">
          <w:pPr>
            <w:spacing w:line="267" w:lineRule="auto"/>
            <w:ind w:left="175" w:right="81" w:firstLine="6"/>
            <w:jc w:val="both"/>
          </w:pPr>
        </w:pPrChange>
      </w:pPr>
      <w:r w:rsidRPr="007D6B5F">
        <w:rPr>
          <w:color w:val="282828"/>
          <w:spacing w:val="-7"/>
        </w:rPr>
        <w:t>A</w:t>
      </w:r>
      <w:r w:rsidRPr="007D6B5F">
        <w:rPr>
          <w:color w:val="282828"/>
        </w:rPr>
        <w:t>s</w:t>
      </w:r>
      <w:r w:rsidRPr="007D6B5F">
        <w:rPr>
          <w:color w:val="282828"/>
          <w:spacing w:val="46"/>
        </w:rPr>
        <w:t xml:space="preserve"> </w:t>
      </w:r>
      <w:r w:rsidRPr="007D6B5F">
        <w:rPr>
          <w:color w:val="282828"/>
        </w:rPr>
        <w:t>a</w:t>
      </w:r>
      <w:r w:rsidRPr="007D6B5F">
        <w:rPr>
          <w:color w:val="282828"/>
          <w:spacing w:val="10"/>
        </w:rPr>
        <w:t xml:space="preserve"> </w:t>
      </w:r>
      <w:r w:rsidRPr="007D6B5F">
        <w:rPr>
          <w:color w:val="282828"/>
          <w:spacing w:val="-1"/>
          <w:w w:val="109"/>
          <w:rPrChange w:id="2" w:author="Carla Marie G. Bersales" w:date="2022-03-03T15:10:00Z">
            <w:rPr>
              <w:color w:val="282828"/>
              <w:spacing w:val="1"/>
              <w:w w:val="108"/>
            </w:rPr>
          </w:rPrChange>
        </w:rPr>
        <w:t>policyholde</w:t>
      </w:r>
      <w:r w:rsidRPr="007D6B5F">
        <w:rPr>
          <w:color w:val="282828"/>
          <w:spacing w:val="-1"/>
          <w:w w:val="109"/>
          <w:rPrChange w:id="3" w:author="Carla Marie G. Bersales" w:date="2022-03-03T15:10:00Z">
            <w:rPr>
              <w:color w:val="282828"/>
              <w:w w:val="108"/>
            </w:rPr>
          </w:rPrChange>
        </w:rPr>
        <w:t>r</w:t>
      </w:r>
      <w:r w:rsidRPr="007D6B5F">
        <w:rPr>
          <w:color w:val="282828"/>
          <w:spacing w:val="26"/>
          <w:w w:val="108"/>
        </w:rPr>
        <w:t xml:space="preserve"> </w:t>
      </w:r>
      <w:r w:rsidRPr="007D6B5F">
        <w:rPr>
          <w:color w:val="282828"/>
          <w:spacing w:val="-4"/>
        </w:rPr>
        <w:t>o</w:t>
      </w:r>
      <w:r w:rsidRPr="007D6B5F">
        <w:rPr>
          <w:color w:val="282828"/>
        </w:rPr>
        <w:t>f</w:t>
      </w:r>
      <w:r w:rsidRPr="007D6B5F">
        <w:rPr>
          <w:color w:val="282828"/>
          <w:spacing w:val="18"/>
        </w:rPr>
        <w:t xml:space="preserve"> </w:t>
      </w:r>
      <w:del w:id="4" w:author="Asllie Ann Sablan" w:date="2021-07-28T18:58:00Z">
        <w:r w:rsidRPr="006B2A34" w:rsidDel="009C5EC8">
          <w:rPr>
            <w:color w:val="282828"/>
            <w:spacing w:val="-4"/>
          </w:rPr>
          <w:delText>Unite</w:delText>
        </w:r>
        <w:r w:rsidRPr="007D6B5F" w:rsidDel="009C5EC8">
          <w:rPr>
            <w:color w:val="282828"/>
          </w:rPr>
          <w:delText xml:space="preserve">d Specialty </w:delText>
        </w:r>
        <w:r w:rsidRPr="007D6B5F" w:rsidDel="009C5EC8">
          <w:rPr>
            <w:color w:val="282828"/>
            <w:spacing w:val="-1"/>
            <w:w w:val="108"/>
          </w:rPr>
          <w:delText>Insuranc</w:delText>
        </w:r>
        <w:r w:rsidRPr="007D6B5F" w:rsidDel="009C5EC8">
          <w:rPr>
            <w:color w:val="282828"/>
            <w:w w:val="108"/>
          </w:rPr>
          <w:delText>e</w:delText>
        </w:r>
        <w:r w:rsidRPr="007D6B5F" w:rsidDel="009C5EC8">
          <w:rPr>
            <w:color w:val="282828"/>
            <w:spacing w:val="23"/>
            <w:w w:val="108"/>
          </w:rPr>
          <w:delText xml:space="preserve"> </w:delText>
        </w:r>
        <w:r w:rsidRPr="007D6B5F" w:rsidDel="009C5EC8">
          <w:rPr>
            <w:color w:val="282828"/>
            <w:spacing w:val="-2"/>
            <w:w w:val="108"/>
          </w:rPr>
          <w:delText>Company</w:delText>
        </w:r>
      </w:del>
      <w:ins w:id="5" w:author="Asllie Ann Sablan" w:date="2021-07-28T18:58:00Z">
        <w:r w:rsidR="009C5EC8" w:rsidRPr="007D6B5F">
          <w:rPr>
            <w:color w:val="282828"/>
            <w:spacing w:val="-4"/>
          </w:rPr>
          <w:t>Texas Insurance Company</w:t>
        </w:r>
      </w:ins>
      <w:r w:rsidRPr="007D6B5F">
        <w:rPr>
          <w:color w:val="282828"/>
          <w:w w:val="108"/>
        </w:rPr>
        <w:t>,</w:t>
      </w:r>
      <w:r w:rsidRPr="007D6B5F">
        <w:rPr>
          <w:color w:val="282828"/>
          <w:spacing w:val="20"/>
          <w:w w:val="108"/>
        </w:rPr>
        <w:t xml:space="preserve"> </w:t>
      </w:r>
      <w:r w:rsidRPr="007D6B5F">
        <w:rPr>
          <w:color w:val="282828"/>
          <w:spacing w:val="-5"/>
        </w:rPr>
        <w:t>yo</w:t>
      </w:r>
      <w:r w:rsidRPr="007D6B5F">
        <w:rPr>
          <w:color w:val="282828"/>
        </w:rPr>
        <w:t>u</w:t>
      </w:r>
      <w:r w:rsidRPr="007D6B5F">
        <w:rPr>
          <w:color w:val="282828"/>
          <w:spacing w:val="47"/>
        </w:rPr>
        <w:t xml:space="preserve"> </w:t>
      </w:r>
      <w:r w:rsidRPr="007D6B5F">
        <w:rPr>
          <w:color w:val="282828"/>
          <w:spacing w:val="-4"/>
        </w:rPr>
        <w:t>ma</w:t>
      </w:r>
      <w:r w:rsidRPr="007D6B5F">
        <w:rPr>
          <w:color w:val="282828"/>
        </w:rPr>
        <w:t>y</w:t>
      </w:r>
      <w:r w:rsidRPr="007D6B5F">
        <w:rPr>
          <w:color w:val="282828"/>
          <w:spacing w:val="45"/>
        </w:rPr>
        <w:t xml:space="preserve"> </w:t>
      </w:r>
      <w:r w:rsidRPr="007D6B5F">
        <w:rPr>
          <w:color w:val="282828"/>
          <w:spacing w:val="-3"/>
          <w:w w:val="111"/>
        </w:rPr>
        <w:t>remembe</w:t>
      </w:r>
      <w:r w:rsidRPr="007D6B5F">
        <w:rPr>
          <w:color w:val="282828"/>
          <w:w w:val="111"/>
        </w:rPr>
        <w:t>r</w:t>
      </w:r>
      <w:r w:rsidRPr="007D6B5F">
        <w:rPr>
          <w:color w:val="282828"/>
          <w:spacing w:val="6"/>
          <w:w w:val="111"/>
        </w:rPr>
        <w:t xml:space="preserve"> </w:t>
      </w:r>
      <w:r w:rsidRPr="007D6B5F">
        <w:rPr>
          <w:color w:val="282828"/>
          <w:spacing w:val="-7"/>
        </w:rPr>
        <w:t>tha</w:t>
      </w:r>
      <w:r w:rsidRPr="007D6B5F">
        <w:rPr>
          <w:color w:val="282828"/>
        </w:rPr>
        <w:t xml:space="preserve">t </w:t>
      </w:r>
      <w:r w:rsidRPr="007D6B5F">
        <w:rPr>
          <w:color w:val="282828"/>
          <w:spacing w:val="-7"/>
        </w:rPr>
        <w:t>yo</w:t>
      </w:r>
      <w:r w:rsidRPr="007D6B5F">
        <w:rPr>
          <w:color w:val="282828"/>
        </w:rPr>
        <w:t xml:space="preserve">u </w:t>
      </w:r>
      <w:r w:rsidRPr="007D6B5F">
        <w:rPr>
          <w:color w:val="282828"/>
          <w:w w:val="108"/>
        </w:rPr>
        <w:t>purchased</w:t>
      </w:r>
      <w:r w:rsidRPr="007D6B5F">
        <w:rPr>
          <w:color w:val="282828"/>
          <w:spacing w:val="5"/>
          <w:w w:val="108"/>
        </w:rPr>
        <w:t xml:space="preserve"> </w:t>
      </w:r>
      <w:r w:rsidRPr="007D6B5F">
        <w:rPr>
          <w:color w:val="282828"/>
          <w:spacing w:val="-7"/>
        </w:rPr>
        <w:t>you</w:t>
      </w:r>
      <w:r w:rsidRPr="007D6B5F">
        <w:rPr>
          <w:color w:val="282828"/>
        </w:rPr>
        <w:t xml:space="preserve">r </w:t>
      </w:r>
      <w:del w:id="6" w:author="Asllie Ann Sablan" w:date="2021-07-28T18:58:00Z">
        <w:r w:rsidRPr="007D6B5F" w:rsidDel="009C5EC8">
          <w:rPr>
            <w:color w:val="282828"/>
            <w:spacing w:val="-5"/>
            <w:w w:val="111"/>
          </w:rPr>
          <w:delText>Unite</w:delText>
        </w:r>
        <w:r w:rsidRPr="007D6B5F" w:rsidDel="009C5EC8">
          <w:rPr>
            <w:color w:val="282828"/>
            <w:w w:val="111"/>
          </w:rPr>
          <w:delText>d</w:delText>
        </w:r>
        <w:r w:rsidRPr="007D6B5F" w:rsidDel="009C5EC8">
          <w:rPr>
            <w:color w:val="282828"/>
            <w:spacing w:val="23"/>
          </w:rPr>
          <w:delText xml:space="preserve"> </w:delText>
        </w:r>
        <w:r w:rsidRPr="007D6B5F" w:rsidDel="009C5EC8">
          <w:rPr>
            <w:color w:val="282828"/>
            <w:spacing w:val="2"/>
          </w:rPr>
          <w:delText xml:space="preserve">Specialty </w:delText>
        </w:r>
        <w:r w:rsidRPr="007D6B5F" w:rsidDel="009C5EC8">
          <w:rPr>
            <w:color w:val="282828"/>
            <w:spacing w:val="-3"/>
            <w:w w:val="110"/>
          </w:rPr>
          <w:delText>Insuranc</w:delText>
        </w:r>
        <w:r w:rsidRPr="007D6B5F" w:rsidDel="009C5EC8">
          <w:rPr>
            <w:color w:val="282828"/>
            <w:w w:val="110"/>
          </w:rPr>
          <w:delText>e</w:delText>
        </w:r>
        <w:r w:rsidRPr="007D6B5F" w:rsidDel="009C5EC8">
          <w:rPr>
            <w:color w:val="282828"/>
            <w:spacing w:val="36"/>
            <w:w w:val="110"/>
          </w:rPr>
          <w:delText xml:space="preserve"> </w:delText>
        </w:r>
        <w:r w:rsidRPr="007D6B5F" w:rsidDel="009C5EC8">
          <w:rPr>
            <w:color w:val="282828"/>
            <w:spacing w:val="-3"/>
            <w:w w:val="110"/>
          </w:rPr>
          <w:delText>Compan</w:delText>
        </w:r>
        <w:r w:rsidRPr="007D6B5F" w:rsidDel="009C5EC8">
          <w:rPr>
            <w:color w:val="282828"/>
            <w:w w:val="110"/>
          </w:rPr>
          <w:delText>y</w:delText>
        </w:r>
      </w:del>
      <w:ins w:id="7" w:author="Asllie Ann Sablan" w:date="2021-07-28T18:58:00Z">
        <w:r w:rsidR="009C5EC8" w:rsidRPr="007D6B5F">
          <w:rPr>
            <w:color w:val="282828"/>
            <w:spacing w:val="-5"/>
            <w:w w:val="111"/>
          </w:rPr>
          <w:t>Texas Insurance Company</w:t>
        </w:r>
      </w:ins>
      <w:r w:rsidRPr="007D6B5F">
        <w:rPr>
          <w:color w:val="282828"/>
          <w:spacing w:val="13"/>
          <w:w w:val="110"/>
        </w:rPr>
        <w:t xml:space="preserve"> </w:t>
      </w:r>
      <w:r w:rsidRPr="007D6B5F">
        <w:rPr>
          <w:color w:val="282828"/>
          <w:spacing w:val="1"/>
        </w:rPr>
        <w:t>polic</w:t>
      </w:r>
      <w:r w:rsidRPr="007D6B5F">
        <w:rPr>
          <w:color w:val="282828"/>
        </w:rPr>
        <w:t xml:space="preserve">y </w:t>
      </w:r>
      <w:r w:rsidRPr="007D6B5F">
        <w:rPr>
          <w:color w:val="282828"/>
          <w:spacing w:val="-7"/>
        </w:rPr>
        <w:t>fro</w:t>
      </w:r>
      <w:r w:rsidRPr="007D6B5F">
        <w:rPr>
          <w:color w:val="282828"/>
        </w:rPr>
        <w:t>m</w:t>
      </w:r>
      <w:r w:rsidRPr="007D6B5F">
        <w:rPr>
          <w:color w:val="282828"/>
          <w:spacing w:val="23"/>
        </w:rPr>
        <w:t xml:space="preserve"> </w:t>
      </w:r>
      <w:r w:rsidRPr="007D6B5F">
        <w:rPr>
          <w:color w:val="282828"/>
        </w:rPr>
        <w:t>an</w:t>
      </w:r>
      <w:r w:rsidRPr="007D6B5F">
        <w:rPr>
          <w:color w:val="282828"/>
          <w:spacing w:val="29"/>
        </w:rPr>
        <w:t xml:space="preserve"> </w:t>
      </w:r>
      <w:r w:rsidRPr="007D6B5F">
        <w:rPr>
          <w:color w:val="282828"/>
          <w:spacing w:val="-1"/>
          <w:w w:val="109"/>
        </w:rPr>
        <w:t>insuranc</w:t>
      </w:r>
      <w:r w:rsidRPr="007D6B5F">
        <w:rPr>
          <w:color w:val="282828"/>
          <w:w w:val="109"/>
        </w:rPr>
        <w:t>e</w:t>
      </w:r>
      <w:r w:rsidRPr="007D6B5F">
        <w:rPr>
          <w:color w:val="282828"/>
          <w:spacing w:val="34"/>
          <w:w w:val="109"/>
        </w:rPr>
        <w:t xml:space="preserve"> </w:t>
      </w:r>
      <w:r w:rsidRPr="007D6B5F">
        <w:rPr>
          <w:color w:val="282828"/>
          <w:spacing w:val="-4"/>
        </w:rPr>
        <w:t>agent</w:t>
      </w:r>
      <w:r w:rsidRPr="007D6B5F">
        <w:rPr>
          <w:color w:val="282828"/>
        </w:rPr>
        <w:t>.</w:t>
      </w:r>
      <w:ins w:id="8" w:author="Asllie Ann Sablan" w:date="2021-07-28T19:07:00Z">
        <w:r w:rsidR="00AB356A" w:rsidRPr="007D6B5F">
          <w:rPr>
            <w:color w:val="282828"/>
          </w:rPr>
          <w:t xml:space="preserve"> </w:t>
        </w:r>
      </w:ins>
      <w:del w:id="9" w:author="Asllie Ann Sablan" w:date="2021-07-28T19:07:00Z">
        <w:r w:rsidRPr="007D6B5F" w:rsidDel="00AB356A">
          <w:rPr>
            <w:color w:val="282828"/>
          </w:rPr>
          <w:delText xml:space="preserve">    </w:delText>
        </w:r>
      </w:del>
      <w:r w:rsidRPr="007D6B5F">
        <w:rPr>
          <w:color w:val="282828"/>
          <w:spacing w:val="-1"/>
        </w:rPr>
        <w:t>Pleas</w:t>
      </w:r>
      <w:r w:rsidRPr="007D6B5F">
        <w:rPr>
          <w:color w:val="282828"/>
        </w:rPr>
        <w:t xml:space="preserve">e </w:t>
      </w:r>
      <w:r w:rsidRPr="007D6B5F">
        <w:rPr>
          <w:color w:val="282828"/>
          <w:spacing w:val="-1"/>
          <w:w w:val="110"/>
        </w:rPr>
        <w:t>understan</w:t>
      </w:r>
      <w:r w:rsidRPr="007D6B5F">
        <w:rPr>
          <w:color w:val="282828"/>
          <w:w w:val="110"/>
        </w:rPr>
        <w:t>d</w:t>
      </w:r>
      <w:r w:rsidRPr="007D6B5F">
        <w:rPr>
          <w:color w:val="282828"/>
          <w:spacing w:val="23"/>
          <w:w w:val="110"/>
        </w:rPr>
        <w:t xml:space="preserve"> </w:t>
      </w:r>
      <w:r w:rsidRPr="007D6B5F">
        <w:rPr>
          <w:color w:val="282828"/>
          <w:spacing w:val="-5"/>
        </w:rPr>
        <w:t>tha</w:t>
      </w:r>
      <w:r w:rsidRPr="007D6B5F">
        <w:rPr>
          <w:color w:val="282828"/>
        </w:rPr>
        <w:t xml:space="preserve">t </w:t>
      </w:r>
      <w:r w:rsidRPr="007D6B5F">
        <w:rPr>
          <w:color w:val="282828"/>
          <w:spacing w:val="-5"/>
        </w:rPr>
        <w:t>th</w:t>
      </w:r>
      <w:r w:rsidRPr="007D6B5F">
        <w:rPr>
          <w:color w:val="282828"/>
        </w:rPr>
        <w:t xml:space="preserve">e </w:t>
      </w:r>
      <w:r w:rsidRPr="007D6B5F">
        <w:rPr>
          <w:color w:val="282828"/>
          <w:spacing w:val="-2"/>
        </w:rPr>
        <w:t>agen</w:t>
      </w:r>
      <w:r w:rsidRPr="007D6B5F">
        <w:rPr>
          <w:color w:val="282828"/>
        </w:rPr>
        <w:t>t</w:t>
      </w:r>
      <w:r w:rsidRPr="007D6B5F">
        <w:rPr>
          <w:color w:val="282828"/>
          <w:spacing w:val="20"/>
        </w:rPr>
        <w:t xml:space="preserve"> </w:t>
      </w:r>
      <w:r w:rsidRPr="007D6B5F">
        <w:rPr>
          <w:color w:val="282828"/>
          <w:spacing w:val="-7"/>
        </w:rPr>
        <w:t>fro</w:t>
      </w:r>
      <w:r w:rsidRPr="007D6B5F">
        <w:rPr>
          <w:color w:val="282828"/>
        </w:rPr>
        <w:t xml:space="preserve">m </w:t>
      </w:r>
      <w:r w:rsidRPr="007D6B5F">
        <w:rPr>
          <w:color w:val="282828"/>
          <w:spacing w:val="-6"/>
        </w:rPr>
        <w:t>who</w:t>
      </w:r>
      <w:r w:rsidRPr="007D6B5F">
        <w:rPr>
          <w:color w:val="282828"/>
        </w:rPr>
        <w:t xml:space="preserve">m </w:t>
      </w:r>
      <w:r w:rsidRPr="007D6B5F">
        <w:rPr>
          <w:color w:val="282828"/>
          <w:spacing w:val="-11"/>
          <w:w w:val="110"/>
        </w:rPr>
        <w:t>yo</w:t>
      </w:r>
      <w:r w:rsidRPr="007D6B5F">
        <w:rPr>
          <w:color w:val="282828"/>
          <w:w w:val="110"/>
        </w:rPr>
        <w:t>u</w:t>
      </w:r>
      <w:r w:rsidRPr="007D6B5F">
        <w:rPr>
          <w:color w:val="282828"/>
          <w:spacing w:val="-15"/>
        </w:rPr>
        <w:t xml:space="preserve"> </w:t>
      </w:r>
      <w:r w:rsidRPr="007D6B5F">
        <w:rPr>
          <w:color w:val="282828"/>
          <w:spacing w:val="-1"/>
          <w:w w:val="109"/>
        </w:rPr>
        <w:t>purchase</w:t>
      </w:r>
      <w:r w:rsidRPr="007D6B5F">
        <w:rPr>
          <w:color w:val="282828"/>
          <w:w w:val="109"/>
        </w:rPr>
        <w:t>d</w:t>
      </w:r>
      <w:r w:rsidRPr="007D6B5F">
        <w:rPr>
          <w:color w:val="282828"/>
          <w:spacing w:val="19"/>
          <w:w w:val="109"/>
        </w:rPr>
        <w:t xml:space="preserve"> </w:t>
      </w:r>
      <w:r w:rsidRPr="007D6B5F">
        <w:rPr>
          <w:color w:val="282828"/>
          <w:spacing w:val="-5"/>
        </w:rPr>
        <w:t>your</w:t>
      </w:r>
      <w:r w:rsidRPr="007D6B5F">
        <w:rPr>
          <w:color w:val="282828"/>
          <w:spacing w:val="34"/>
        </w:rPr>
        <w:t xml:space="preserve"> </w:t>
      </w:r>
      <w:del w:id="10" w:author="Asllie Ann Sablan" w:date="2021-07-28T18:58:00Z">
        <w:r w:rsidRPr="007D6B5F" w:rsidDel="009C5EC8">
          <w:rPr>
            <w:color w:val="282828"/>
            <w:spacing w:val="-3"/>
          </w:rPr>
          <w:delText>Unite</w:delText>
        </w:r>
        <w:r w:rsidRPr="007D6B5F" w:rsidDel="009C5EC8">
          <w:rPr>
            <w:color w:val="282828"/>
          </w:rPr>
          <w:delText>d</w:delText>
        </w:r>
        <w:r w:rsidRPr="007D6B5F" w:rsidDel="009C5EC8">
          <w:rPr>
            <w:color w:val="282828"/>
            <w:spacing w:val="46"/>
          </w:rPr>
          <w:delText xml:space="preserve"> </w:delText>
        </w:r>
        <w:r w:rsidRPr="007D6B5F" w:rsidDel="009C5EC8">
          <w:rPr>
            <w:color w:val="282828"/>
            <w:spacing w:val="-1"/>
            <w:w w:val="108"/>
          </w:rPr>
          <w:delText>Specialt</w:delText>
        </w:r>
        <w:r w:rsidRPr="007D6B5F" w:rsidDel="009C5EC8">
          <w:rPr>
            <w:color w:val="282828"/>
            <w:w w:val="108"/>
          </w:rPr>
          <w:delText>y</w:delText>
        </w:r>
        <w:r w:rsidRPr="007D6B5F" w:rsidDel="009C5EC8">
          <w:rPr>
            <w:color w:val="282828"/>
            <w:spacing w:val="31"/>
            <w:w w:val="108"/>
          </w:rPr>
          <w:delText xml:space="preserve"> </w:delText>
        </w:r>
        <w:r w:rsidRPr="007D6B5F" w:rsidDel="009C5EC8">
          <w:rPr>
            <w:color w:val="282828"/>
            <w:spacing w:val="-2"/>
            <w:w w:val="108"/>
          </w:rPr>
          <w:delText>Insuranc</w:delText>
        </w:r>
        <w:r w:rsidRPr="007D6B5F" w:rsidDel="009C5EC8">
          <w:rPr>
            <w:color w:val="282828"/>
            <w:w w:val="108"/>
          </w:rPr>
          <w:delText>e</w:delText>
        </w:r>
        <w:r w:rsidRPr="007D6B5F" w:rsidDel="009C5EC8">
          <w:rPr>
            <w:color w:val="282828"/>
            <w:spacing w:val="35"/>
            <w:w w:val="108"/>
          </w:rPr>
          <w:delText xml:space="preserve"> </w:delText>
        </w:r>
        <w:r w:rsidRPr="007D6B5F" w:rsidDel="009C5EC8">
          <w:rPr>
            <w:color w:val="282828"/>
            <w:spacing w:val="-1"/>
            <w:w w:val="108"/>
          </w:rPr>
          <w:delText>Compan</w:delText>
        </w:r>
        <w:r w:rsidRPr="007D6B5F" w:rsidDel="009C5EC8">
          <w:rPr>
            <w:color w:val="282828"/>
            <w:w w:val="108"/>
          </w:rPr>
          <w:delText>y</w:delText>
        </w:r>
      </w:del>
      <w:ins w:id="11" w:author="Asllie Ann Sablan" w:date="2021-07-28T18:58:00Z">
        <w:r w:rsidR="009C5EC8" w:rsidRPr="007D6B5F">
          <w:rPr>
            <w:color w:val="282828"/>
            <w:spacing w:val="-3"/>
          </w:rPr>
          <w:t>Texas Insurance Company</w:t>
        </w:r>
      </w:ins>
      <w:r w:rsidRPr="007D6B5F">
        <w:rPr>
          <w:color w:val="282828"/>
          <w:spacing w:val="31"/>
          <w:w w:val="108"/>
        </w:rPr>
        <w:t xml:space="preserve"> </w:t>
      </w:r>
      <w:r w:rsidRPr="007D6B5F">
        <w:rPr>
          <w:color w:val="282828"/>
          <w:spacing w:val="-1"/>
        </w:rPr>
        <w:t>polic</w:t>
      </w:r>
      <w:r w:rsidRPr="007D6B5F">
        <w:rPr>
          <w:color w:val="282828"/>
        </w:rPr>
        <w:t>y</w:t>
      </w:r>
      <w:r w:rsidRPr="007D6B5F">
        <w:rPr>
          <w:color w:val="282828"/>
          <w:spacing w:val="8"/>
        </w:rPr>
        <w:t xml:space="preserve"> </w:t>
      </w:r>
      <w:r w:rsidRPr="007D6B5F">
        <w:rPr>
          <w:color w:val="282828"/>
          <w:spacing w:val="-4"/>
        </w:rPr>
        <w:t>i</w:t>
      </w:r>
      <w:r w:rsidRPr="007D6B5F">
        <w:rPr>
          <w:color w:val="282828"/>
        </w:rPr>
        <w:t>s</w:t>
      </w:r>
      <w:r w:rsidRPr="007D6B5F">
        <w:rPr>
          <w:color w:val="282828"/>
          <w:spacing w:val="44"/>
        </w:rPr>
        <w:t xml:space="preserve"> </w:t>
      </w:r>
      <w:r w:rsidRPr="007D6B5F">
        <w:rPr>
          <w:color w:val="282828"/>
          <w:spacing w:val="-4"/>
        </w:rPr>
        <w:t>no</w:t>
      </w:r>
      <w:r w:rsidRPr="007D6B5F">
        <w:rPr>
          <w:color w:val="282828"/>
        </w:rPr>
        <w:t>t</w:t>
      </w:r>
      <w:r w:rsidRPr="007D6B5F">
        <w:rPr>
          <w:color w:val="282828"/>
          <w:spacing w:val="14"/>
        </w:rPr>
        <w:t xml:space="preserve"> </w:t>
      </w:r>
      <w:r w:rsidRPr="007D6B5F">
        <w:rPr>
          <w:color w:val="282828"/>
          <w:spacing w:val="-4"/>
          <w:w w:val="112"/>
        </w:rPr>
        <w:t>affiliate</w:t>
      </w:r>
      <w:r w:rsidRPr="007D6B5F">
        <w:rPr>
          <w:color w:val="282828"/>
          <w:w w:val="112"/>
        </w:rPr>
        <w:t>d</w:t>
      </w:r>
      <w:r w:rsidRPr="007D6B5F">
        <w:rPr>
          <w:color w:val="282828"/>
          <w:spacing w:val="28"/>
          <w:w w:val="112"/>
        </w:rPr>
        <w:t xml:space="preserve"> </w:t>
      </w:r>
      <w:r w:rsidRPr="007D6B5F">
        <w:rPr>
          <w:color w:val="282828"/>
          <w:spacing w:val="-11"/>
        </w:rPr>
        <w:t>wit</w:t>
      </w:r>
      <w:r w:rsidRPr="007D6B5F">
        <w:rPr>
          <w:color w:val="282828"/>
        </w:rPr>
        <w:t xml:space="preserve">h </w:t>
      </w:r>
      <w:del w:id="12" w:author="Asllie Ann Sablan" w:date="2021-07-28T18:58:00Z">
        <w:r w:rsidRPr="007D6B5F" w:rsidDel="009C5EC8">
          <w:rPr>
            <w:color w:val="282828"/>
            <w:spacing w:val="-2"/>
          </w:rPr>
          <w:delText>Unite</w:delText>
        </w:r>
        <w:r w:rsidRPr="007D6B5F" w:rsidDel="009C5EC8">
          <w:rPr>
            <w:color w:val="282828"/>
          </w:rPr>
          <w:delText>d</w:delText>
        </w:r>
        <w:r w:rsidRPr="007D6B5F" w:rsidDel="009C5EC8">
          <w:rPr>
            <w:color w:val="282828"/>
            <w:spacing w:val="36"/>
          </w:rPr>
          <w:delText xml:space="preserve"> </w:delText>
        </w:r>
        <w:r w:rsidRPr="007D6B5F" w:rsidDel="009C5EC8">
          <w:rPr>
            <w:color w:val="282828"/>
            <w:spacing w:val="1"/>
          </w:rPr>
          <w:delText>Specialt</w:delText>
        </w:r>
        <w:r w:rsidRPr="007D6B5F" w:rsidDel="009C5EC8">
          <w:rPr>
            <w:color w:val="282828"/>
          </w:rPr>
          <w:delText xml:space="preserve">y </w:delText>
        </w:r>
        <w:r w:rsidRPr="007D6B5F" w:rsidDel="009C5EC8">
          <w:rPr>
            <w:color w:val="282828"/>
            <w:spacing w:val="-2"/>
            <w:w w:val="110"/>
          </w:rPr>
          <w:delText>Insuranc</w:delText>
        </w:r>
        <w:r w:rsidRPr="007D6B5F" w:rsidDel="009C5EC8">
          <w:rPr>
            <w:color w:val="282828"/>
            <w:w w:val="110"/>
          </w:rPr>
          <w:delText>e</w:delText>
        </w:r>
        <w:r w:rsidRPr="007D6B5F" w:rsidDel="009C5EC8">
          <w:rPr>
            <w:color w:val="282828"/>
          </w:rPr>
          <w:delText xml:space="preserve"> </w:delText>
        </w:r>
        <w:r w:rsidRPr="007D6B5F" w:rsidDel="009C5EC8">
          <w:rPr>
            <w:color w:val="282828"/>
            <w:spacing w:val="-2"/>
          </w:rPr>
          <w:delText>Company</w:delText>
        </w:r>
      </w:del>
      <w:ins w:id="13" w:author="Asllie Ann Sablan" w:date="2021-07-28T18:58:00Z">
        <w:r w:rsidR="009C5EC8" w:rsidRPr="007D6B5F">
          <w:rPr>
            <w:color w:val="282828"/>
            <w:spacing w:val="-2"/>
          </w:rPr>
          <w:t>Texas Insurance Company</w:t>
        </w:r>
      </w:ins>
      <w:r w:rsidRPr="007D6B5F">
        <w:rPr>
          <w:color w:val="282828"/>
        </w:rPr>
        <w:t>,</w:t>
      </w:r>
      <w:r w:rsidRPr="007D6B5F">
        <w:rPr>
          <w:color w:val="282828"/>
          <w:spacing w:val="44"/>
        </w:rPr>
        <w:t xml:space="preserve"> </w:t>
      </w:r>
      <w:r w:rsidRPr="007D6B5F">
        <w:rPr>
          <w:color w:val="282828"/>
          <w:spacing w:val="-5"/>
        </w:rPr>
        <w:t>bu</w:t>
      </w:r>
      <w:r w:rsidRPr="007D6B5F">
        <w:rPr>
          <w:color w:val="282828"/>
        </w:rPr>
        <w:t>t</w:t>
      </w:r>
      <w:r w:rsidRPr="007D6B5F">
        <w:rPr>
          <w:color w:val="282828"/>
          <w:spacing w:val="10"/>
        </w:rPr>
        <w:t xml:space="preserve"> </w:t>
      </w:r>
      <w:r w:rsidRPr="007D6B5F">
        <w:rPr>
          <w:color w:val="282828"/>
          <w:spacing w:val="-2"/>
        </w:rPr>
        <w:t>rathe</w:t>
      </w:r>
      <w:r w:rsidRPr="007D6B5F">
        <w:rPr>
          <w:color w:val="282828"/>
        </w:rPr>
        <w:t xml:space="preserve">r </w:t>
      </w:r>
      <w:r w:rsidRPr="007D6B5F">
        <w:rPr>
          <w:color w:val="282828"/>
          <w:spacing w:val="-4"/>
        </w:rPr>
        <w:t>i</w:t>
      </w:r>
      <w:r w:rsidRPr="007D6B5F">
        <w:rPr>
          <w:color w:val="282828"/>
        </w:rPr>
        <w:t>s</w:t>
      </w:r>
      <w:r w:rsidRPr="007D6B5F">
        <w:rPr>
          <w:color w:val="282828"/>
          <w:spacing w:val="36"/>
        </w:rPr>
        <w:t xml:space="preserve"> </w:t>
      </w:r>
      <w:r w:rsidRPr="007D6B5F">
        <w:rPr>
          <w:color w:val="282828"/>
        </w:rPr>
        <w:t>a</w:t>
      </w:r>
      <w:r w:rsidRPr="007D6B5F">
        <w:rPr>
          <w:color w:val="282828"/>
          <w:spacing w:val="7"/>
        </w:rPr>
        <w:t xml:space="preserve"> </w:t>
      </w:r>
      <w:r w:rsidRPr="007D6B5F">
        <w:rPr>
          <w:color w:val="282828"/>
          <w:spacing w:val="-3"/>
          <w:w w:val="112"/>
        </w:rPr>
        <w:t>separat</w:t>
      </w:r>
      <w:r w:rsidRPr="007D6B5F">
        <w:rPr>
          <w:color w:val="282828"/>
          <w:w w:val="112"/>
        </w:rPr>
        <w:t>e</w:t>
      </w:r>
      <w:r w:rsidRPr="007D6B5F">
        <w:rPr>
          <w:color w:val="282828"/>
          <w:spacing w:val="41"/>
          <w:w w:val="112"/>
        </w:rPr>
        <w:t xml:space="preserve"> </w:t>
      </w:r>
      <w:r w:rsidRPr="007D6B5F">
        <w:rPr>
          <w:color w:val="282828"/>
          <w:spacing w:val="-1"/>
        </w:rPr>
        <w:t>lega</w:t>
      </w:r>
      <w:r w:rsidRPr="007D6B5F">
        <w:rPr>
          <w:color w:val="282828"/>
        </w:rPr>
        <w:t>l</w:t>
      </w:r>
      <w:r w:rsidRPr="007D6B5F">
        <w:rPr>
          <w:color w:val="282828"/>
          <w:spacing w:val="34"/>
        </w:rPr>
        <w:t xml:space="preserve"> </w:t>
      </w:r>
      <w:r w:rsidRPr="007D6B5F">
        <w:rPr>
          <w:color w:val="282828"/>
          <w:spacing w:val="-5"/>
        </w:rPr>
        <w:t>entity</w:t>
      </w:r>
      <w:r w:rsidRPr="007D6B5F">
        <w:rPr>
          <w:color w:val="282828"/>
        </w:rPr>
        <w:t xml:space="preserve">. </w:t>
      </w:r>
      <w:r w:rsidRPr="007D6B5F">
        <w:rPr>
          <w:color w:val="282828"/>
          <w:spacing w:val="-7"/>
        </w:rPr>
        <w:t>I</w:t>
      </w:r>
      <w:r w:rsidRPr="007D6B5F">
        <w:rPr>
          <w:color w:val="282828"/>
        </w:rPr>
        <w:t>n</w:t>
      </w:r>
      <w:r w:rsidRPr="007D6B5F">
        <w:rPr>
          <w:color w:val="282828"/>
          <w:spacing w:val="47"/>
        </w:rPr>
        <w:t xml:space="preserve"> </w:t>
      </w:r>
      <w:r w:rsidRPr="007D6B5F">
        <w:rPr>
          <w:color w:val="282828"/>
          <w:spacing w:val="-11"/>
        </w:rPr>
        <w:t>th</w:t>
      </w:r>
      <w:r w:rsidRPr="007D6B5F">
        <w:rPr>
          <w:color w:val="282828"/>
        </w:rPr>
        <w:t xml:space="preserve">e </w:t>
      </w:r>
      <w:r w:rsidRPr="007D6B5F">
        <w:rPr>
          <w:color w:val="282828"/>
          <w:spacing w:val="1"/>
        </w:rPr>
        <w:t>proces</w:t>
      </w:r>
      <w:r w:rsidRPr="007D6B5F">
        <w:rPr>
          <w:color w:val="282828"/>
        </w:rPr>
        <w:t>s</w:t>
      </w:r>
      <w:r w:rsidRPr="007D6B5F">
        <w:rPr>
          <w:color w:val="282828"/>
          <w:spacing w:val="47"/>
        </w:rPr>
        <w:t xml:space="preserve"> </w:t>
      </w:r>
      <w:r w:rsidRPr="007D6B5F">
        <w:rPr>
          <w:color w:val="282828"/>
          <w:spacing w:val="-7"/>
        </w:rPr>
        <w:t>o</w:t>
      </w:r>
      <w:r w:rsidRPr="007D6B5F">
        <w:rPr>
          <w:color w:val="282828"/>
        </w:rPr>
        <w:t>f</w:t>
      </w:r>
      <w:r w:rsidRPr="007D6B5F">
        <w:rPr>
          <w:color w:val="282828"/>
          <w:spacing w:val="51"/>
        </w:rPr>
        <w:t xml:space="preserve"> </w:t>
      </w:r>
      <w:r w:rsidRPr="007D6B5F">
        <w:rPr>
          <w:color w:val="282828"/>
          <w:w w:val="109"/>
        </w:rPr>
        <w:t>purchasing</w:t>
      </w:r>
      <w:r w:rsidRPr="007D6B5F">
        <w:rPr>
          <w:color w:val="282828"/>
          <w:spacing w:val="37"/>
          <w:w w:val="109"/>
        </w:rPr>
        <w:t xml:space="preserve"> </w:t>
      </w:r>
      <w:r w:rsidRPr="007D6B5F">
        <w:rPr>
          <w:color w:val="282828"/>
          <w:spacing w:val="-7"/>
        </w:rPr>
        <w:t>you</w:t>
      </w:r>
      <w:r w:rsidRPr="007D6B5F">
        <w:rPr>
          <w:color w:val="282828"/>
        </w:rPr>
        <w:t xml:space="preserve">r </w:t>
      </w:r>
      <w:del w:id="14" w:author="Asllie Ann Sablan" w:date="2021-07-28T18:58:00Z">
        <w:r w:rsidRPr="007D6B5F" w:rsidDel="009C5EC8">
          <w:rPr>
            <w:color w:val="282828"/>
            <w:spacing w:val="-4"/>
          </w:rPr>
          <w:delText>Unite</w:delText>
        </w:r>
        <w:r w:rsidRPr="007D6B5F" w:rsidDel="009C5EC8">
          <w:rPr>
            <w:color w:val="282828"/>
          </w:rPr>
          <w:delText xml:space="preserve">d Specialty </w:delText>
        </w:r>
        <w:r w:rsidRPr="007D6B5F" w:rsidDel="009C5EC8">
          <w:rPr>
            <w:color w:val="282828"/>
            <w:spacing w:val="-3"/>
            <w:w w:val="110"/>
          </w:rPr>
          <w:delText>Insuranc</w:delText>
        </w:r>
        <w:r w:rsidRPr="007D6B5F" w:rsidDel="009C5EC8">
          <w:rPr>
            <w:color w:val="282828"/>
            <w:w w:val="110"/>
          </w:rPr>
          <w:delText>e</w:delText>
        </w:r>
        <w:r w:rsidRPr="007D6B5F" w:rsidDel="009C5EC8">
          <w:rPr>
            <w:color w:val="282828"/>
          </w:rPr>
          <w:delText xml:space="preserve"> </w:delText>
        </w:r>
        <w:r w:rsidRPr="007D6B5F" w:rsidDel="009C5EC8">
          <w:rPr>
            <w:color w:val="282828"/>
            <w:spacing w:val="-2"/>
            <w:w w:val="109"/>
          </w:rPr>
          <w:delText>Compan</w:delText>
        </w:r>
        <w:r w:rsidRPr="007D6B5F" w:rsidDel="009C5EC8">
          <w:rPr>
            <w:color w:val="282828"/>
            <w:w w:val="109"/>
          </w:rPr>
          <w:delText>y</w:delText>
        </w:r>
      </w:del>
      <w:ins w:id="15" w:author="Asllie Ann Sablan" w:date="2021-07-28T18:58:00Z">
        <w:r w:rsidR="009C5EC8" w:rsidRPr="007D6B5F">
          <w:rPr>
            <w:color w:val="282828"/>
            <w:spacing w:val="-4"/>
          </w:rPr>
          <w:t xml:space="preserve">Texas Insurance </w:t>
        </w:r>
        <w:r w:rsidR="009C5EC8" w:rsidRPr="007D6B5F">
          <w:rPr>
            <w:color w:val="282828"/>
            <w:spacing w:val="-2"/>
            <w:rPrChange w:id="16" w:author="Carla Marie G. Bersales" w:date="2022-03-03T15:10:00Z">
              <w:rPr>
                <w:color w:val="282828"/>
                <w:spacing w:val="-4"/>
              </w:rPr>
            </w:rPrChange>
          </w:rPr>
          <w:t>Company</w:t>
        </w:r>
      </w:ins>
      <w:r w:rsidRPr="007D6B5F">
        <w:rPr>
          <w:color w:val="282828"/>
          <w:spacing w:val="34"/>
          <w:w w:val="109"/>
        </w:rPr>
        <w:t xml:space="preserve"> </w:t>
      </w:r>
      <w:r w:rsidRPr="007D6B5F">
        <w:rPr>
          <w:color w:val="282828"/>
          <w:spacing w:val="-4"/>
        </w:rPr>
        <w:t>policy</w:t>
      </w:r>
      <w:r w:rsidRPr="007D6B5F">
        <w:rPr>
          <w:color w:val="282828"/>
        </w:rPr>
        <w:t xml:space="preserve">, </w:t>
      </w:r>
      <w:r w:rsidRPr="007D6B5F">
        <w:rPr>
          <w:color w:val="282828"/>
          <w:spacing w:val="-7"/>
        </w:rPr>
        <w:t>yo</w:t>
      </w:r>
      <w:r w:rsidRPr="007D6B5F">
        <w:rPr>
          <w:color w:val="282828"/>
        </w:rPr>
        <w:t>u</w:t>
      </w:r>
      <w:r w:rsidRPr="007D6B5F">
        <w:rPr>
          <w:color w:val="282828"/>
          <w:spacing w:val="23"/>
        </w:rPr>
        <w:t xml:space="preserve"> </w:t>
      </w:r>
      <w:r w:rsidRPr="007D6B5F">
        <w:rPr>
          <w:color w:val="282828"/>
          <w:spacing w:val="-5"/>
        </w:rPr>
        <w:t>ma</w:t>
      </w:r>
      <w:r w:rsidRPr="007D6B5F">
        <w:rPr>
          <w:color w:val="282828"/>
        </w:rPr>
        <w:t>y</w:t>
      </w:r>
      <w:r w:rsidRPr="007D6B5F">
        <w:rPr>
          <w:color w:val="282828"/>
          <w:spacing w:val="21"/>
        </w:rPr>
        <w:t xml:space="preserve"> </w:t>
      </w:r>
      <w:r w:rsidRPr="007D6B5F">
        <w:rPr>
          <w:color w:val="282828"/>
          <w:spacing w:val="-5"/>
        </w:rPr>
        <w:t>have</w:t>
      </w:r>
      <w:r w:rsidRPr="007D6B5F">
        <w:rPr>
          <w:color w:val="282828"/>
          <w:spacing w:val="26"/>
        </w:rPr>
        <w:t xml:space="preserve"> </w:t>
      </w:r>
      <w:r w:rsidRPr="007D6B5F">
        <w:rPr>
          <w:color w:val="282828"/>
          <w:spacing w:val="-2"/>
          <w:w w:val="111"/>
        </w:rPr>
        <w:t>provide</w:t>
      </w:r>
      <w:r w:rsidRPr="007D6B5F">
        <w:rPr>
          <w:color w:val="282828"/>
          <w:w w:val="111"/>
        </w:rPr>
        <w:t>d</w:t>
      </w:r>
      <w:r w:rsidRPr="007D6B5F">
        <w:rPr>
          <w:color w:val="282828"/>
          <w:spacing w:val="19"/>
          <w:w w:val="111"/>
        </w:rPr>
        <w:t xml:space="preserve"> </w:t>
      </w:r>
      <w:r w:rsidRPr="007D6B5F">
        <w:rPr>
          <w:color w:val="282828"/>
          <w:spacing w:val="-6"/>
        </w:rPr>
        <w:t>you</w:t>
      </w:r>
      <w:r w:rsidRPr="007D6B5F">
        <w:rPr>
          <w:color w:val="282828"/>
        </w:rPr>
        <w:t>r</w:t>
      </w:r>
      <w:r w:rsidRPr="007D6B5F">
        <w:rPr>
          <w:color w:val="282828"/>
          <w:spacing w:val="21"/>
        </w:rPr>
        <w:t xml:space="preserve"> </w:t>
      </w:r>
      <w:r w:rsidRPr="007D6B5F">
        <w:rPr>
          <w:color w:val="282828"/>
          <w:spacing w:val="-1"/>
          <w:w w:val="109"/>
        </w:rPr>
        <w:t>insuranc</w:t>
      </w:r>
      <w:r w:rsidRPr="007D6B5F">
        <w:rPr>
          <w:color w:val="282828"/>
          <w:w w:val="109"/>
        </w:rPr>
        <w:t>e</w:t>
      </w:r>
      <w:r w:rsidRPr="007D6B5F">
        <w:rPr>
          <w:color w:val="282828"/>
          <w:spacing w:val="22"/>
          <w:w w:val="109"/>
        </w:rPr>
        <w:t xml:space="preserve"> </w:t>
      </w:r>
      <w:r w:rsidRPr="007D6B5F">
        <w:rPr>
          <w:color w:val="282828"/>
          <w:spacing w:val="-3"/>
        </w:rPr>
        <w:t>agen</w:t>
      </w:r>
      <w:r w:rsidRPr="007D6B5F">
        <w:rPr>
          <w:color w:val="282828"/>
        </w:rPr>
        <w:t xml:space="preserve">t </w:t>
      </w:r>
      <w:r w:rsidRPr="007D6B5F">
        <w:rPr>
          <w:color w:val="282828"/>
          <w:spacing w:val="-11"/>
        </w:rPr>
        <w:t>wit</w:t>
      </w:r>
      <w:r w:rsidRPr="007D6B5F">
        <w:rPr>
          <w:color w:val="282828"/>
        </w:rPr>
        <w:t xml:space="preserve">h </w:t>
      </w:r>
      <w:r w:rsidRPr="007D6B5F">
        <w:rPr>
          <w:color w:val="282828"/>
          <w:spacing w:val="-2"/>
        </w:rPr>
        <w:t>variou</w:t>
      </w:r>
      <w:r w:rsidRPr="007D6B5F">
        <w:rPr>
          <w:color w:val="282828"/>
        </w:rPr>
        <w:t>s</w:t>
      </w:r>
      <w:r w:rsidRPr="007D6B5F">
        <w:rPr>
          <w:color w:val="282828"/>
          <w:spacing w:val="20"/>
        </w:rPr>
        <w:t xml:space="preserve"> </w:t>
      </w:r>
      <w:r w:rsidRPr="007D6B5F">
        <w:rPr>
          <w:color w:val="282828"/>
          <w:spacing w:val="-2"/>
          <w:rPrChange w:id="17" w:author="Carla Marie G. Bersales" w:date="2022-03-03T15:10:00Z">
            <w:rPr>
              <w:color w:val="282828"/>
              <w:spacing w:val="-2"/>
              <w:w w:val="110"/>
            </w:rPr>
          </w:rPrChange>
        </w:rPr>
        <w:t>information</w:t>
      </w:r>
      <w:r w:rsidRPr="007D6B5F">
        <w:rPr>
          <w:color w:val="282828"/>
          <w:w w:val="110"/>
        </w:rPr>
        <w:t>,</w:t>
      </w:r>
      <w:ins w:id="18" w:author="Asllie Ann Sablan" w:date="2021-07-28T19:11:00Z">
        <w:r w:rsidR="00AB356A" w:rsidRPr="007D6B5F">
          <w:rPr>
            <w:color w:val="282828"/>
            <w:spacing w:val="38"/>
            <w:w w:val="110"/>
          </w:rPr>
          <w:t xml:space="preserve"> </w:t>
        </w:r>
      </w:ins>
      <w:del w:id="19" w:author="Asllie Ann Sablan" w:date="2021-07-28T19:11:00Z">
        <w:r w:rsidRPr="007D6B5F" w:rsidDel="00AB356A">
          <w:rPr>
            <w:color w:val="282828"/>
            <w:spacing w:val="-2"/>
            <w:rPrChange w:id="20" w:author="Carla Marie G. Bersales" w:date="2022-03-03T15:10:00Z">
              <w:rPr>
                <w:color w:val="282828"/>
                <w:spacing w:val="38"/>
                <w:w w:val="110"/>
              </w:rPr>
            </w:rPrChange>
          </w:rPr>
          <w:delText xml:space="preserve"> </w:delText>
        </w:r>
      </w:del>
      <w:r w:rsidRPr="007D6B5F">
        <w:rPr>
          <w:color w:val="282828"/>
          <w:spacing w:val="-2"/>
          <w:rPrChange w:id="21" w:author="Carla Marie G. Bersales" w:date="2022-03-03T15:10:00Z">
            <w:rPr>
              <w:color w:val="282828"/>
              <w:spacing w:val="-1"/>
              <w:w w:val="110"/>
            </w:rPr>
          </w:rPrChange>
        </w:rPr>
        <w:t>includin</w:t>
      </w:r>
      <w:r w:rsidRPr="007D6B5F">
        <w:rPr>
          <w:color w:val="282828"/>
          <w:spacing w:val="-2"/>
          <w:rPrChange w:id="22" w:author="Carla Marie G. Bersales" w:date="2022-03-03T15:10:00Z">
            <w:rPr>
              <w:color w:val="282828"/>
              <w:w w:val="110"/>
            </w:rPr>
          </w:rPrChange>
        </w:rPr>
        <w:t>g</w:t>
      </w:r>
      <w:r w:rsidRPr="007D6B5F">
        <w:rPr>
          <w:color w:val="282828"/>
          <w:spacing w:val="19"/>
          <w:w w:val="110"/>
        </w:rPr>
        <w:t xml:space="preserve"> </w:t>
      </w:r>
      <w:r w:rsidRPr="007D6B5F">
        <w:rPr>
          <w:color w:val="282828"/>
          <w:spacing w:val="-2"/>
          <w:rPrChange w:id="23" w:author="Carla Marie G. Bersales" w:date="2022-03-03T15:10:00Z">
            <w:rPr>
              <w:color w:val="282828"/>
              <w:spacing w:val="-3"/>
              <w:w w:val="110"/>
            </w:rPr>
          </w:rPrChange>
        </w:rPr>
        <w:t>nonpubli</w:t>
      </w:r>
      <w:r w:rsidRPr="007D6B5F">
        <w:rPr>
          <w:color w:val="282828"/>
          <w:spacing w:val="-2"/>
          <w:rPrChange w:id="24" w:author="Carla Marie G. Bersales" w:date="2022-03-03T15:10:00Z">
            <w:rPr>
              <w:color w:val="282828"/>
              <w:w w:val="110"/>
            </w:rPr>
          </w:rPrChange>
        </w:rPr>
        <w:t>c</w:t>
      </w:r>
      <w:r w:rsidRPr="007D6B5F">
        <w:rPr>
          <w:color w:val="282828"/>
          <w:spacing w:val="-26"/>
        </w:rPr>
        <w:t xml:space="preserve"> </w:t>
      </w:r>
      <w:r w:rsidRPr="007D6B5F">
        <w:rPr>
          <w:color w:val="282828"/>
          <w:spacing w:val="-2"/>
          <w:rPrChange w:id="25" w:author="Carla Marie G. Bersales" w:date="2022-03-03T15:10:00Z">
            <w:rPr>
              <w:color w:val="282828"/>
              <w:w w:val="109"/>
            </w:rPr>
          </w:rPrChange>
        </w:rPr>
        <w:t>personal</w:t>
      </w:r>
      <w:r w:rsidRPr="007D6B5F">
        <w:rPr>
          <w:color w:val="282828"/>
          <w:spacing w:val="26"/>
          <w:w w:val="109"/>
        </w:rPr>
        <w:t xml:space="preserve"> </w:t>
      </w:r>
      <w:r w:rsidRPr="007D6B5F">
        <w:rPr>
          <w:color w:val="282828"/>
          <w:spacing w:val="-2"/>
          <w:rPrChange w:id="26" w:author="Carla Marie G. Bersales" w:date="2022-03-03T15:10:00Z">
            <w:rPr>
              <w:color w:val="282828"/>
              <w:spacing w:val="-2"/>
              <w:w w:val="109"/>
            </w:rPr>
          </w:rPrChange>
        </w:rPr>
        <w:t>informatio</w:t>
      </w:r>
      <w:r w:rsidRPr="007D6B5F">
        <w:rPr>
          <w:color w:val="282828"/>
          <w:rPrChange w:id="27" w:author="Carla Marie G. Bersales" w:date="2022-03-03T15:10:00Z">
            <w:rPr>
              <w:color w:val="282828"/>
              <w:w w:val="109"/>
            </w:rPr>
          </w:rPrChange>
        </w:rPr>
        <w:t>n</w:t>
      </w:r>
      <w:r w:rsidRPr="007D6B5F">
        <w:rPr>
          <w:color w:val="282828"/>
          <w:spacing w:val="30"/>
          <w:w w:val="109"/>
        </w:rPr>
        <w:t xml:space="preserve"> </w:t>
      </w:r>
      <w:r w:rsidRPr="007D6B5F">
        <w:rPr>
          <w:color w:val="282828"/>
          <w:spacing w:val="-2"/>
          <w:rPrChange w:id="28" w:author="Carla Marie G. Bersales" w:date="2022-03-03T15:10:00Z">
            <w:rPr>
              <w:color w:val="282828"/>
              <w:spacing w:val="-1"/>
            </w:rPr>
          </w:rPrChange>
        </w:rPr>
        <w:t>abou</w:t>
      </w:r>
      <w:r w:rsidRPr="007D6B5F">
        <w:rPr>
          <w:color w:val="282828"/>
          <w:spacing w:val="-2"/>
          <w:rPrChange w:id="29" w:author="Carla Marie G. Bersales" w:date="2022-03-03T15:10:00Z">
            <w:rPr>
              <w:color w:val="282828"/>
            </w:rPr>
          </w:rPrChange>
        </w:rPr>
        <w:t>t</w:t>
      </w:r>
      <w:r w:rsidRPr="007D6B5F">
        <w:rPr>
          <w:color w:val="282828"/>
          <w:spacing w:val="49"/>
        </w:rPr>
        <w:t xml:space="preserve"> </w:t>
      </w:r>
      <w:r w:rsidRPr="007D6B5F">
        <w:rPr>
          <w:color w:val="282828"/>
          <w:spacing w:val="-2"/>
          <w:rPrChange w:id="30" w:author="Carla Marie G. Bersales" w:date="2022-03-03T15:10:00Z">
            <w:rPr>
              <w:color w:val="282828"/>
              <w:spacing w:val="-1"/>
              <w:w w:val="109"/>
            </w:rPr>
          </w:rPrChange>
        </w:rPr>
        <w:t>y</w:t>
      </w:r>
      <w:r w:rsidRPr="007D6B5F">
        <w:rPr>
          <w:color w:val="282828"/>
          <w:spacing w:val="-2"/>
          <w:rPrChange w:id="31" w:author="Carla Marie G. Bersales" w:date="2022-03-03T15:10:00Z">
            <w:rPr>
              <w:color w:val="282828"/>
              <w:spacing w:val="-2"/>
              <w:w w:val="109"/>
            </w:rPr>
          </w:rPrChange>
        </w:rPr>
        <w:t>ourself</w:t>
      </w:r>
      <w:r w:rsidRPr="007D6B5F">
        <w:rPr>
          <w:color w:val="282828"/>
          <w:w w:val="109"/>
        </w:rPr>
        <w:t>.</w:t>
      </w:r>
      <w:ins w:id="32" w:author="Asllie Ann Sablan" w:date="2021-07-29T08:48:00Z">
        <w:r w:rsidR="00F45CB8" w:rsidRPr="007D6B5F">
          <w:rPr>
            <w:color w:val="282828"/>
            <w:spacing w:val="35"/>
            <w:w w:val="109"/>
          </w:rPr>
          <w:t xml:space="preserve"> </w:t>
        </w:r>
      </w:ins>
      <w:del w:id="33" w:author="Asllie Ann Sablan" w:date="2021-07-29T08:48:00Z">
        <w:r w:rsidRPr="007D6B5F" w:rsidDel="00F45CB8">
          <w:rPr>
            <w:color w:val="282828"/>
            <w:w w:val="109"/>
          </w:rPr>
          <w:delText xml:space="preserve"> </w:delText>
        </w:r>
        <w:r w:rsidRPr="007D6B5F" w:rsidDel="00F45CB8">
          <w:rPr>
            <w:color w:val="282828"/>
            <w:spacing w:val="35"/>
            <w:w w:val="109"/>
          </w:rPr>
          <w:delText xml:space="preserve"> </w:delText>
        </w:r>
      </w:del>
      <w:r w:rsidRPr="007D6B5F">
        <w:rPr>
          <w:color w:val="282828"/>
          <w:spacing w:val="-4"/>
        </w:rPr>
        <w:t>You</w:t>
      </w:r>
      <w:r w:rsidRPr="007D6B5F">
        <w:rPr>
          <w:color w:val="282828"/>
          <w:spacing w:val="21"/>
        </w:rPr>
        <w:t xml:space="preserve"> </w:t>
      </w:r>
      <w:r w:rsidRPr="007D6B5F">
        <w:rPr>
          <w:color w:val="282828"/>
          <w:spacing w:val="-7"/>
        </w:rPr>
        <w:t>di</w:t>
      </w:r>
      <w:r w:rsidRPr="007D6B5F">
        <w:rPr>
          <w:color w:val="282828"/>
        </w:rPr>
        <w:t>d</w:t>
      </w:r>
      <w:r w:rsidRPr="007D6B5F">
        <w:rPr>
          <w:color w:val="282828"/>
          <w:spacing w:val="44"/>
        </w:rPr>
        <w:t xml:space="preserve"> </w:t>
      </w:r>
      <w:r w:rsidRPr="007D6B5F">
        <w:rPr>
          <w:color w:val="282828"/>
          <w:spacing w:val="-5"/>
        </w:rPr>
        <w:t>no</w:t>
      </w:r>
      <w:r w:rsidRPr="007D6B5F">
        <w:rPr>
          <w:color w:val="282828"/>
        </w:rPr>
        <w:t xml:space="preserve">t </w:t>
      </w:r>
      <w:r w:rsidRPr="007D6B5F">
        <w:rPr>
          <w:color w:val="282828"/>
          <w:spacing w:val="-2"/>
          <w:rPrChange w:id="34" w:author="Carla Marie G. Bersales" w:date="2022-03-03T15:10:00Z">
            <w:rPr>
              <w:color w:val="282828"/>
              <w:spacing w:val="-4"/>
              <w:w w:val="111"/>
            </w:rPr>
          </w:rPrChange>
        </w:rPr>
        <w:t>provid</w:t>
      </w:r>
      <w:r w:rsidRPr="007D6B5F">
        <w:rPr>
          <w:color w:val="282828"/>
          <w:spacing w:val="-2"/>
          <w:rPrChange w:id="35" w:author="Carla Marie G. Bersales" w:date="2022-03-03T15:10:00Z">
            <w:rPr>
              <w:color w:val="282828"/>
              <w:w w:val="111"/>
            </w:rPr>
          </w:rPrChange>
        </w:rPr>
        <w:t>e</w:t>
      </w:r>
      <w:r w:rsidRPr="007D6B5F">
        <w:rPr>
          <w:color w:val="282828"/>
          <w:spacing w:val="27"/>
          <w:w w:val="111"/>
        </w:rPr>
        <w:t xml:space="preserve"> </w:t>
      </w:r>
      <w:r w:rsidRPr="007D6B5F">
        <w:rPr>
          <w:color w:val="282828"/>
          <w:spacing w:val="-5"/>
        </w:rPr>
        <w:t>an</w:t>
      </w:r>
      <w:r w:rsidRPr="007D6B5F">
        <w:rPr>
          <w:color w:val="282828"/>
        </w:rPr>
        <w:t>y</w:t>
      </w:r>
      <w:r w:rsidRPr="007D6B5F">
        <w:rPr>
          <w:color w:val="282828"/>
          <w:spacing w:val="48"/>
        </w:rPr>
        <w:t xml:space="preserve"> </w:t>
      </w:r>
      <w:r w:rsidRPr="007D6B5F">
        <w:rPr>
          <w:color w:val="282828"/>
          <w:spacing w:val="-2"/>
          <w:rPrChange w:id="36" w:author="Carla Marie G. Bersales" w:date="2022-03-03T15:10:00Z">
            <w:rPr>
              <w:color w:val="282828"/>
              <w:spacing w:val="-1"/>
            </w:rPr>
          </w:rPrChange>
        </w:rPr>
        <w:t>suc</w:t>
      </w:r>
      <w:r w:rsidRPr="007D6B5F">
        <w:rPr>
          <w:color w:val="282828"/>
          <w:spacing w:val="-2"/>
          <w:rPrChange w:id="37" w:author="Carla Marie G. Bersales" w:date="2022-03-03T15:10:00Z">
            <w:rPr>
              <w:color w:val="282828"/>
            </w:rPr>
          </w:rPrChange>
        </w:rPr>
        <w:t>h</w:t>
      </w:r>
      <w:r w:rsidRPr="007D6B5F">
        <w:rPr>
          <w:color w:val="282828"/>
          <w:spacing w:val="6"/>
        </w:rPr>
        <w:t xml:space="preserve"> </w:t>
      </w:r>
      <w:r w:rsidRPr="007D6B5F">
        <w:rPr>
          <w:color w:val="282828"/>
          <w:spacing w:val="-2"/>
          <w:rPrChange w:id="38" w:author="Carla Marie G. Bersales" w:date="2022-03-03T15:10:00Z">
            <w:rPr>
              <w:color w:val="282828"/>
              <w:spacing w:val="-2"/>
              <w:w w:val="110"/>
            </w:rPr>
          </w:rPrChange>
        </w:rPr>
        <w:t>in</w:t>
      </w:r>
      <w:r w:rsidRPr="007D6B5F">
        <w:rPr>
          <w:color w:val="282828"/>
          <w:rPrChange w:id="39" w:author="Carla Marie G. Bersales" w:date="2022-03-03T15:10:00Z">
            <w:rPr>
              <w:color w:val="282828"/>
              <w:w w:val="110"/>
            </w:rPr>
          </w:rPrChange>
        </w:rPr>
        <w:t>f</w:t>
      </w:r>
      <w:r w:rsidRPr="007D6B5F">
        <w:rPr>
          <w:color w:val="282828"/>
          <w:spacing w:val="-2"/>
          <w:rPrChange w:id="40" w:author="Carla Marie G. Bersales" w:date="2022-03-03T15:10:00Z">
            <w:rPr>
              <w:color w:val="282828"/>
              <w:spacing w:val="-2"/>
              <w:w w:val="110"/>
            </w:rPr>
          </w:rPrChange>
        </w:rPr>
        <w:t>ormatio</w:t>
      </w:r>
      <w:r w:rsidRPr="007D6B5F">
        <w:rPr>
          <w:color w:val="282828"/>
          <w:rPrChange w:id="41" w:author="Carla Marie G. Bersales" w:date="2022-03-03T15:10:00Z">
            <w:rPr>
              <w:color w:val="282828"/>
              <w:w w:val="110"/>
            </w:rPr>
          </w:rPrChange>
        </w:rPr>
        <w:t>n</w:t>
      </w:r>
      <w:r w:rsidRPr="007D6B5F">
        <w:rPr>
          <w:color w:val="282828"/>
          <w:spacing w:val="32"/>
          <w:w w:val="110"/>
        </w:rPr>
        <w:t xml:space="preserve"> </w:t>
      </w:r>
      <w:r w:rsidRPr="007D6B5F">
        <w:rPr>
          <w:color w:val="282828"/>
          <w:spacing w:val="-2"/>
          <w:rPrChange w:id="42" w:author="Carla Marie G. Bersales" w:date="2022-03-03T15:10:00Z">
            <w:rPr>
              <w:color w:val="282828"/>
            </w:rPr>
          </w:rPrChange>
        </w:rPr>
        <w:t>d</w:t>
      </w:r>
      <w:r w:rsidRPr="007D6B5F">
        <w:rPr>
          <w:color w:val="282828"/>
          <w:spacing w:val="-2"/>
        </w:rPr>
        <w:t>i</w:t>
      </w:r>
      <w:r w:rsidRPr="007D6B5F">
        <w:rPr>
          <w:color w:val="282828"/>
          <w:spacing w:val="-2"/>
          <w:rPrChange w:id="43" w:author="Carla Marie G. Bersales" w:date="2022-03-03T15:10:00Z">
            <w:rPr>
              <w:color w:val="282828"/>
              <w:spacing w:val="-1"/>
            </w:rPr>
          </w:rPrChange>
        </w:rPr>
        <w:t>re</w:t>
      </w:r>
      <w:r w:rsidRPr="007D6B5F">
        <w:rPr>
          <w:color w:val="282828"/>
          <w:spacing w:val="-2"/>
        </w:rPr>
        <w:t>c</w:t>
      </w:r>
      <w:r w:rsidRPr="007D6B5F">
        <w:rPr>
          <w:color w:val="282828"/>
          <w:spacing w:val="-2"/>
          <w:rPrChange w:id="44" w:author="Carla Marie G. Bersales" w:date="2022-03-03T15:10:00Z">
            <w:rPr>
              <w:color w:val="282828"/>
              <w:spacing w:val="-1"/>
            </w:rPr>
          </w:rPrChange>
        </w:rPr>
        <w:t>tl</w:t>
      </w:r>
      <w:r w:rsidRPr="007D6B5F">
        <w:rPr>
          <w:color w:val="282828"/>
          <w:spacing w:val="-2"/>
          <w:rPrChange w:id="45" w:author="Carla Marie G. Bersales" w:date="2022-03-03T15:10:00Z">
            <w:rPr>
              <w:color w:val="282828"/>
            </w:rPr>
          </w:rPrChange>
        </w:rPr>
        <w:t>y</w:t>
      </w:r>
      <w:r w:rsidRPr="007D6B5F">
        <w:rPr>
          <w:color w:val="282828"/>
        </w:rPr>
        <w:t xml:space="preserve"> </w:t>
      </w:r>
      <w:del w:id="46" w:author="Asllie Ann Sablan" w:date="2021-07-28T17:11:00Z">
        <w:r w:rsidRPr="007D6B5F" w:rsidDel="00575E73">
          <w:rPr>
            <w:color w:val="282828"/>
            <w:spacing w:val="25"/>
          </w:rPr>
          <w:delText xml:space="preserve"> </w:delText>
        </w:r>
      </w:del>
      <w:r w:rsidRPr="007D6B5F">
        <w:rPr>
          <w:color w:val="282828"/>
          <w:spacing w:val="-11"/>
        </w:rPr>
        <w:t>t</w:t>
      </w:r>
      <w:r w:rsidRPr="007D6B5F">
        <w:rPr>
          <w:color w:val="282828"/>
        </w:rPr>
        <w:t>o</w:t>
      </w:r>
      <w:r w:rsidRPr="007D6B5F">
        <w:rPr>
          <w:color w:val="282828"/>
          <w:spacing w:val="48"/>
        </w:rPr>
        <w:t xml:space="preserve"> </w:t>
      </w:r>
      <w:ins w:id="47" w:author="Asllie Ann Sablan" w:date="2021-07-28T19:08:00Z">
        <w:r w:rsidR="00AB356A" w:rsidRPr="007D6B5F">
          <w:rPr>
            <w:color w:val="282828"/>
            <w:rPrChange w:id="48" w:author="Carla Marie G. Bersales" w:date="2022-03-03T15:10:00Z">
              <w:rPr>
                <w:color w:val="282828"/>
                <w:spacing w:val="48"/>
              </w:rPr>
            </w:rPrChange>
          </w:rPr>
          <w:t>Texas</w:t>
        </w:r>
        <w:r w:rsidR="00AB356A" w:rsidRPr="007D6B5F">
          <w:rPr>
            <w:color w:val="282828"/>
            <w:spacing w:val="48"/>
          </w:rPr>
          <w:t xml:space="preserve"> </w:t>
        </w:r>
      </w:ins>
      <w:del w:id="49" w:author="Asllie Ann Sablan" w:date="2021-07-28T19:08:00Z">
        <w:r w:rsidRPr="007D6B5F" w:rsidDel="00AB356A">
          <w:rPr>
            <w:color w:val="282828"/>
            <w:spacing w:val="-4"/>
          </w:rPr>
          <w:delText>U</w:delText>
        </w:r>
        <w:r w:rsidRPr="007D6B5F" w:rsidDel="00AB356A">
          <w:rPr>
            <w:color w:val="282828"/>
          </w:rPr>
          <w:delText>n</w:delText>
        </w:r>
        <w:r w:rsidRPr="007D6B5F" w:rsidDel="00AB356A">
          <w:rPr>
            <w:color w:val="282828"/>
            <w:spacing w:val="-4"/>
          </w:rPr>
          <w:delText>ite</w:delText>
        </w:r>
        <w:r w:rsidRPr="007D6B5F" w:rsidDel="00AB356A">
          <w:rPr>
            <w:color w:val="282828"/>
          </w:rPr>
          <w:delText xml:space="preserve">d </w:delText>
        </w:r>
      </w:del>
      <w:del w:id="50" w:author="Asllie Ann Sablan" w:date="2021-07-28T17:12:00Z">
        <w:r w:rsidRPr="007D6B5F" w:rsidDel="00575E73">
          <w:rPr>
            <w:color w:val="282828"/>
            <w:spacing w:val="44"/>
          </w:rPr>
          <w:delText xml:space="preserve"> </w:delText>
        </w:r>
      </w:del>
      <w:del w:id="51" w:author="Asllie Ann Sablan" w:date="2021-07-28T19:08:00Z">
        <w:r w:rsidRPr="007D6B5F" w:rsidDel="00AB356A">
          <w:rPr>
            <w:color w:val="282828"/>
            <w:spacing w:val="1"/>
            <w:w w:val="97"/>
          </w:rPr>
          <w:delText>S</w:delText>
        </w:r>
        <w:r w:rsidRPr="007D6B5F" w:rsidDel="00AB356A">
          <w:rPr>
            <w:color w:val="282828"/>
            <w:spacing w:val="1"/>
            <w:w w:val="106"/>
          </w:rPr>
          <w:delText>pe</w:delText>
        </w:r>
        <w:r w:rsidRPr="007D6B5F" w:rsidDel="00AB356A">
          <w:rPr>
            <w:color w:val="282828"/>
            <w:w w:val="112"/>
          </w:rPr>
          <w:delText>c</w:delText>
        </w:r>
        <w:r w:rsidRPr="007D6B5F" w:rsidDel="00AB356A">
          <w:rPr>
            <w:color w:val="282828"/>
            <w:spacing w:val="1"/>
            <w:w w:val="112"/>
          </w:rPr>
          <w:delText>i</w:delText>
        </w:r>
        <w:r w:rsidRPr="007D6B5F" w:rsidDel="00AB356A">
          <w:rPr>
            <w:color w:val="282828"/>
            <w:spacing w:val="1"/>
            <w:w w:val="110"/>
          </w:rPr>
          <w:delText>alt</w:delText>
        </w:r>
        <w:r w:rsidRPr="007D6B5F" w:rsidDel="00AB356A">
          <w:rPr>
            <w:color w:val="282828"/>
            <w:w w:val="110"/>
          </w:rPr>
          <w:delText>y</w:delText>
        </w:r>
        <w:r w:rsidRPr="007D6B5F" w:rsidDel="00AB356A">
          <w:rPr>
            <w:color w:val="282828"/>
            <w:spacing w:val="20"/>
          </w:rPr>
          <w:delText xml:space="preserve"> </w:delText>
        </w:r>
      </w:del>
      <w:r w:rsidRPr="007D6B5F">
        <w:rPr>
          <w:color w:val="282828"/>
        </w:rPr>
        <w:t xml:space="preserve">Insurance </w:t>
      </w:r>
      <w:del w:id="52" w:author="Asllie Ann Sablan" w:date="2021-07-28T17:12:00Z">
        <w:r w:rsidRPr="007D6B5F" w:rsidDel="00575E73">
          <w:rPr>
            <w:color w:val="282828"/>
            <w:spacing w:val="40"/>
          </w:rPr>
          <w:delText xml:space="preserve"> </w:delText>
        </w:r>
      </w:del>
      <w:r w:rsidRPr="007D6B5F">
        <w:rPr>
          <w:color w:val="282828"/>
          <w:spacing w:val="-3"/>
          <w:w w:val="108"/>
        </w:rPr>
        <w:t>Company</w:t>
      </w:r>
      <w:r w:rsidRPr="007D6B5F">
        <w:rPr>
          <w:color w:val="282828"/>
          <w:w w:val="108"/>
        </w:rPr>
        <w:t>,</w:t>
      </w:r>
      <w:r w:rsidRPr="007D6B5F">
        <w:rPr>
          <w:color w:val="282828"/>
          <w:spacing w:val="33"/>
          <w:w w:val="108"/>
        </w:rPr>
        <w:t xml:space="preserve"> </w:t>
      </w:r>
      <w:r w:rsidRPr="007D6B5F">
        <w:rPr>
          <w:color w:val="282828"/>
          <w:spacing w:val="-4"/>
        </w:rPr>
        <w:t>bu</w:t>
      </w:r>
      <w:r w:rsidRPr="007D6B5F">
        <w:rPr>
          <w:color w:val="282828"/>
        </w:rPr>
        <w:t xml:space="preserve">t </w:t>
      </w:r>
      <w:del w:id="53" w:author="Asllie Ann Sablan" w:date="2021-07-28T17:12:00Z">
        <w:r w:rsidRPr="007D6B5F" w:rsidDel="00575E73">
          <w:rPr>
            <w:color w:val="282828"/>
            <w:spacing w:val="3"/>
          </w:rPr>
          <w:delText xml:space="preserve"> </w:delText>
        </w:r>
      </w:del>
      <w:r w:rsidRPr="007D6B5F">
        <w:rPr>
          <w:color w:val="282828"/>
          <w:spacing w:val="-4"/>
        </w:rPr>
        <w:t>o</w:t>
      </w:r>
      <w:r w:rsidRPr="007D6B5F">
        <w:rPr>
          <w:color w:val="282828"/>
        </w:rPr>
        <w:t>n</w:t>
      </w:r>
      <w:r w:rsidRPr="007D6B5F">
        <w:rPr>
          <w:color w:val="282828"/>
          <w:spacing w:val="39"/>
        </w:rPr>
        <w:t xml:space="preserve"> </w:t>
      </w:r>
      <w:r w:rsidRPr="007D6B5F">
        <w:rPr>
          <w:color w:val="282828"/>
        </w:rPr>
        <w:t xml:space="preserve">occasion </w:t>
      </w:r>
      <w:del w:id="54" w:author="Asllie Ann Sablan" w:date="2021-07-28T17:12:00Z">
        <w:r w:rsidRPr="007D6B5F" w:rsidDel="00575E73">
          <w:rPr>
            <w:color w:val="282828"/>
            <w:spacing w:val="7"/>
          </w:rPr>
          <w:delText xml:space="preserve"> </w:delText>
        </w:r>
      </w:del>
      <w:r w:rsidRPr="007D6B5F">
        <w:rPr>
          <w:color w:val="282828"/>
          <w:spacing w:val="-7"/>
        </w:rPr>
        <w:t>w</w:t>
      </w:r>
      <w:r w:rsidRPr="007D6B5F">
        <w:rPr>
          <w:color w:val="282828"/>
        </w:rPr>
        <w:t xml:space="preserve">e </w:t>
      </w:r>
      <w:del w:id="55" w:author="Asllie Ann Sablan" w:date="2021-07-28T17:12:00Z">
        <w:r w:rsidRPr="007D6B5F" w:rsidDel="00575E73">
          <w:rPr>
            <w:color w:val="282828"/>
            <w:spacing w:val="5"/>
          </w:rPr>
          <w:delText xml:space="preserve"> </w:delText>
        </w:r>
      </w:del>
      <w:r w:rsidRPr="007D6B5F">
        <w:rPr>
          <w:color w:val="282828"/>
          <w:spacing w:val="-5"/>
        </w:rPr>
        <w:t>ma</w:t>
      </w:r>
      <w:r w:rsidRPr="007D6B5F">
        <w:rPr>
          <w:color w:val="282828"/>
        </w:rPr>
        <w:t xml:space="preserve">y </w:t>
      </w:r>
      <w:del w:id="56" w:author="Asllie Ann Sablan" w:date="2021-07-28T17:12:00Z">
        <w:r w:rsidRPr="007D6B5F" w:rsidDel="00575E73">
          <w:rPr>
            <w:color w:val="282828"/>
            <w:spacing w:val="7"/>
          </w:rPr>
          <w:delText xml:space="preserve"> </w:delText>
        </w:r>
      </w:del>
      <w:r w:rsidRPr="007D6B5F">
        <w:rPr>
          <w:color w:val="282828"/>
          <w:spacing w:val="-2"/>
        </w:rPr>
        <w:t>receiv</w:t>
      </w:r>
      <w:r w:rsidRPr="007D6B5F">
        <w:rPr>
          <w:color w:val="282828"/>
        </w:rPr>
        <w:t>e</w:t>
      </w:r>
      <w:r w:rsidRPr="007D6B5F">
        <w:rPr>
          <w:color w:val="282828"/>
          <w:spacing w:val="47"/>
        </w:rPr>
        <w:t xml:space="preserve"> </w:t>
      </w:r>
      <w:r w:rsidRPr="007D6B5F">
        <w:rPr>
          <w:color w:val="282828"/>
          <w:spacing w:val="-2"/>
        </w:rPr>
        <w:t>suc</w:t>
      </w:r>
      <w:r w:rsidRPr="007D6B5F">
        <w:rPr>
          <w:color w:val="282828"/>
        </w:rPr>
        <w:t xml:space="preserve">h </w:t>
      </w:r>
      <w:del w:id="57" w:author="Asllie Ann Sablan" w:date="2021-07-28T17:12:00Z">
        <w:r w:rsidRPr="007D6B5F" w:rsidDel="00575E73">
          <w:rPr>
            <w:color w:val="282828"/>
            <w:spacing w:val="-2"/>
            <w:rPrChange w:id="58" w:author="Carla Marie G. Bersales" w:date="2022-03-03T15:10:00Z">
              <w:rPr>
                <w:color w:val="282828"/>
                <w:spacing w:val="38"/>
              </w:rPr>
            </w:rPrChange>
          </w:rPr>
          <w:delText xml:space="preserve"> </w:delText>
        </w:r>
      </w:del>
      <w:r w:rsidRPr="007D6B5F">
        <w:rPr>
          <w:color w:val="282828"/>
          <w:spacing w:val="-2"/>
          <w:w w:val="110"/>
          <w:rPrChange w:id="59" w:author="Carla Marie G. Bersales" w:date="2022-03-03T15:10:00Z">
            <w:rPr>
              <w:color w:val="282828"/>
              <w:spacing w:val="-1"/>
              <w:w w:val="110"/>
            </w:rPr>
          </w:rPrChange>
        </w:rPr>
        <w:t>in</w:t>
      </w:r>
      <w:r w:rsidRPr="007D6B5F">
        <w:rPr>
          <w:color w:val="282828"/>
          <w:spacing w:val="-2"/>
          <w:w w:val="110"/>
        </w:rPr>
        <w:t>formatio</w:t>
      </w:r>
      <w:r w:rsidRPr="007D6B5F">
        <w:rPr>
          <w:color w:val="282828"/>
          <w:spacing w:val="-2"/>
          <w:w w:val="110"/>
          <w:rPrChange w:id="60" w:author="Carla Marie G. Bersales" w:date="2022-03-03T15:10:00Z">
            <w:rPr>
              <w:color w:val="282828"/>
              <w:w w:val="110"/>
            </w:rPr>
          </w:rPrChange>
        </w:rPr>
        <w:t>n</w:t>
      </w:r>
      <w:r w:rsidRPr="007D6B5F">
        <w:rPr>
          <w:color w:val="282828"/>
          <w:w w:val="110"/>
        </w:rPr>
        <w:t xml:space="preserve"> </w:t>
      </w:r>
      <w:del w:id="61" w:author="Asllie Ann Sablan" w:date="2021-07-28T17:12:00Z">
        <w:r w:rsidRPr="007D6B5F" w:rsidDel="00575E73">
          <w:rPr>
            <w:color w:val="282828"/>
            <w:spacing w:val="-2"/>
            <w:rPrChange w:id="62" w:author="Carla Marie G. Bersales" w:date="2022-03-03T15:10:00Z">
              <w:rPr>
                <w:color w:val="282828"/>
                <w:spacing w:val="1"/>
                <w:w w:val="110"/>
              </w:rPr>
            </w:rPrChange>
          </w:rPr>
          <w:delText xml:space="preserve"> </w:delText>
        </w:r>
      </w:del>
      <w:r w:rsidRPr="007D6B5F">
        <w:rPr>
          <w:color w:val="282828"/>
          <w:spacing w:val="-2"/>
          <w:rPrChange w:id="63" w:author="Carla Marie G. Bersales" w:date="2022-03-03T15:10:00Z">
            <w:rPr>
              <w:color w:val="282828"/>
            </w:rPr>
          </w:rPrChange>
        </w:rPr>
        <w:t>f</w:t>
      </w:r>
      <w:r w:rsidRPr="007D6B5F">
        <w:rPr>
          <w:color w:val="282828"/>
          <w:spacing w:val="-2"/>
          <w:rPrChange w:id="64" w:author="Carla Marie G. Bersales" w:date="2022-03-03T15:10:00Z">
            <w:rPr>
              <w:color w:val="282828"/>
              <w:spacing w:val="-5"/>
            </w:rPr>
          </w:rPrChange>
        </w:rPr>
        <w:t>ro</w:t>
      </w:r>
      <w:r w:rsidRPr="007D6B5F">
        <w:rPr>
          <w:color w:val="282828"/>
          <w:spacing w:val="-2"/>
          <w:rPrChange w:id="65" w:author="Carla Marie G. Bersales" w:date="2022-03-03T15:10:00Z">
            <w:rPr>
              <w:color w:val="282828"/>
            </w:rPr>
          </w:rPrChange>
        </w:rPr>
        <w:t>m</w:t>
      </w:r>
      <w:r w:rsidRPr="007D6B5F">
        <w:rPr>
          <w:color w:val="282828"/>
        </w:rPr>
        <w:t xml:space="preserve"> </w:t>
      </w:r>
      <w:del w:id="66" w:author="Asllie Ann Sablan" w:date="2021-07-28T17:12:00Z">
        <w:r w:rsidRPr="007D6B5F" w:rsidDel="00575E73">
          <w:rPr>
            <w:color w:val="282828"/>
            <w:spacing w:val="-2"/>
            <w:rPrChange w:id="67" w:author="Carla Marie G. Bersales" w:date="2022-03-03T15:10:00Z">
              <w:rPr>
                <w:color w:val="282828"/>
                <w:spacing w:val="36"/>
              </w:rPr>
            </w:rPrChange>
          </w:rPr>
          <w:delText xml:space="preserve"> </w:delText>
        </w:r>
      </w:del>
      <w:r w:rsidRPr="007D6B5F">
        <w:rPr>
          <w:color w:val="282828"/>
          <w:spacing w:val="-2"/>
          <w:rPrChange w:id="68" w:author="Carla Marie G. Bersales" w:date="2022-03-03T15:10:00Z">
            <w:rPr>
              <w:color w:val="282828"/>
              <w:spacing w:val="-7"/>
            </w:rPr>
          </w:rPrChange>
        </w:rPr>
        <w:t>you</w:t>
      </w:r>
      <w:r w:rsidRPr="007D6B5F">
        <w:rPr>
          <w:color w:val="282828"/>
          <w:spacing w:val="-2"/>
          <w:rPrChange w:id="69" w:author="Carla Marie G. Bersales" w:date="2022-03-03T15:10:00Z">
            <w:rPr>
              <w:color w:val="282828"/>
            </w:rPr>
          </w:rPrChange>
        </w:rPr>
        <w:t>r</w:t>
      </w:r>
      <w:r w:rsidRPr="007D6B5F">
        <w:rPr>
          <w:color w:val="282828"/>
        </w:rPr>
        <w:t xml:space="preserve"> </w:t>
      </w:r>
      <w:del w:id="70" w:author="Asllie Ann Sablan" w:date="2021-07-28T17:12:00Z">
        <w:r w:rsidRPr="007D6B5F" w:rsidDel="00575E73">
          <w:rPr>
            <w:color w:val="282828"/>
            <w:spacing w:val="-2"/>
            <w:rPrChange w:id="71" w:author="Carla Marie G. Bersales" w:date="2022-03-03T15:10:00Z">
              <w:rPr>
                <w:color w:val="282828"/>
                <w:spacing w:val="49"/>
              </w:rPr>
            </w:rPrChange>
          </w:rPr>
          <w:delText xml:space="preserve"> </w:delText>
        </w:r>
      </w:del>
      <w:r w:rsidRPr="007D6B5F">
        <w:rPr>
          <w:color w:val="282828"/>
          <w:spacing w:val="-2"/>
          <w:w w:val="110"/>
          <w:rPrChange w:id="72" w:author="Carla Marie G. Bersales" w:date="2022-03-03T15:10:00Z">
            <w:rPr>
              <w:color w:val="282828"/>
              <w:w w:val="110"/>
            </w:rPr>
          </w:rPrChange>
        </w:rPr>
        <w:t>i</w:t>
      </w:r>
      <w:r w:rsidRPr="007D6B5F">
        <w:rPr>
          <w:color w:val="282828"/>
          <w:spacing w:val="-2"/>
          <w:w w:val="110"/>
          <w:rPrChange w:id="73" w:author="Carla Marie G. Bersales" w:date="2022-03-03T15:10:00Z">
            <w:rPr>
              <w:color w:val="282828"/>
              <w:spacing w:val="-3"/>
              <w:w w:val="110"/>
            </w:rPr>
          </w:rPrChange>
        </w:rPr>
        <w:t>ns</w:t>
      </w:r>
      <w:r w:rsidRPr="007D6B5F">
        <w:rPr>
          <w:color w:val="282828"/>
          <w:spacing w:val="-2"/>
          <w:w w:val="110"/>
          <w:rPrChange w:id="74" w:author="Carla Marie G. Bersales" w:date="2022-03-03T15:10:00Z">
            <w:rPr>
              <w:color w:val="282828"/>
              <w:w w:val="110"/>
            </w:rPr>
          </w:rPrChange>
        </w:rPr>
        <w:t>u</w:t>
      </w:r>
      <w:r w:rsidRPr="007D6B5F">
        <w:rPr>
          <w:color w:val="282828"/>
          <w:spacing w:val="-2"/>
          <w:w w:val="110"/>
          <w:rPrChange w:id="75" w:author="Carla Marie G. Bersales" w:date="2022-03-03T15:10:00Z">
            <w:rPr>
              <w:color w:val="282828"/>
              <w:spacing w:val="-3"/>
              <w:w w:val="110"/>
            </w:rPr>
          </w:rPrChange>
        </w:rPr>
        <w:t>ranc</w:t>
      </w:r>
      <w:r w:rsidRPr="007D6B5F">
        <w:rPr>
          <w:color w:val="282828"/>
          <w:spacing w:val="-2"/>
          <w:w w:val="110"/>
          <w:rPrChange w:id="76" w:author="Carla Marie G. Bersales" w:date="2022-03-03T15:10:00Z">
            <w:rPr>
              <w:color w:val="282828"/>
              <w:w w:val="110"/>
            </w:rPr>
          </w:rPrChange>
        </w:rPr>
        <w:t>e</w:t>
      </w:r>
      <w:r w:rsidRPr="007D6B5F">
        <w:rPr>
          <w:color w:val="282828"/>
          <w:w w:val="110"/>
        </w:rPr>
        <w:t xml:space="preserve"> </w:t>
      </w:r>
      <w:del w:id="77" w:author="Asllie Ann Sablan" w:date="2021-07-28T17:12:00Z">
        <w:r w:rsidRPr="007D6B5F" w:rsidDel="00575E73">
          <w:rPr>
            <w:color w:val="282828"/>
            <w:spacing w:val="-2"/>
            <w:rPrChange w:id="78" w:author="Carla Marie G. Bersales" w:date="2022-03-03T15:10:00Z">
              <w:rPr>
                <w:color w:val="282828"/>
                <w:spacing w:val="5"/>
                <w:w w:val="110"/>
              </w:rPr>
            </w:rPrChange>
          </w:rPr>
          <w:delText xml:space="preserve"> </w:delText>
        </w:r>
      </w:del>
      <w:r w:rsidRPr="007D6B5F">
        <w:rPr>
          <w:color w:val="282828"/>
          <w:spacing w:val="-2"/>
          <w:rPrChange w:id="79" w:author="Carla Marie G. Bersales" w:date="2022-03-03T15:10:00Z">
            <w:rPr>
              <w:color w:val="282828"/>
              <w:spacing w:val="-4"/>
            </w:rPr>
          </w:rPrChange>
        </w:rPr>
        <w:t>agen</w:t>
      </w:r>
      <w:r w:rsidRPr="007D6B5F">
        <w:rPr>
          <w:color w:val="282828"/>
          <w:spacing w:val="-2"/>
          <w:rPrChange w:id="80" w:author="Carla Marie G. Bersales" w:date="2022-03-03T15:10:00Z">
            <w:rPr>
              <w:color w:val="282828"/>
            </w:rPr>
          </w:rPrChange>
        </w:rPr>
        <w:t>t</w:t>
      </w:r>
      <w:r w:rsidRPr="007D6B5F">
        <w:rPr>
          <w:color w:val="282828"/>
        </w:rPr>
        <w:t>.</w:t>
      </w:r>
      <w:r w:rsidRPr="007D6B5F">
        <w:rPr>
          <w:color w:val="282828"/>
          <w:spacing w:val="3"/>
        </w:rPr>
        <w:t xml:space="preserve"> </w:t>
      </w:r>
      <w:r w:rsidRPr="007D6B5F">
        <w:rPr>
          <w:color w:val="282828"/>
          <w:spacing w:val="-2"/>
          <w:rPrChange w:id="81" w:author="Carla Marie G. Bersales" w:date="2022-03-03T15:10:00Z">
            <w:rPr>
              <w:color w:val="282828"/>
              <w:spacing w:val="-5"/>
              <w:w w:val="111"/>
            </w:rPr>
          </w:rPrChange>
        </w:rPr>
        <w:t>Thi</w:t>
      </w:r>
      <w:r w:rsidRPr="007D6B5F">
        <w:rPr>
          <w:color w:val="282828"/>
          <w:spacing w:val="-2"/>
          <w:rPrChange w:id="82" w:author="Carla Marie G. Bersales" w:date="2022-03-03T15:10:00Z">
            <w:rPr>
              <w:color w:val="282828"/>
              <w:w w:val="101"/>
            </w:rPr>
          </w:rPrChange>
        </w:rPr>
        <w:t>s</w:t>
      </w:r>
      <w:r w:rsidRPr="007D6B5F">
        <w:rPr>
          <w:color w:val="282828"/>
        </w:rPr>
        <w:t xml:space="preserve"> </w:t>
      </w:r>
      <w:r w:rsidRPr="007D6B5F">
        <w:rPr>
          <w:color w:val="282828"/>
          <w:spacing w:val="-2"/>
          <w:rPrChange w:id="83" w:author="Carla Marie G. Bersales" w:date="2022-03-03T15:10:00Z">
            <w:rPr>
              <w:color w:val="282828"/>
              <w:spacing w:val="-2"/>
              <w:w w:val="111"/>
            </w:rPr>
          </w:rPrChange>
        </w:rPr>
        <w:t>statemen</w:t>
      </w:r>
      <w:r w:rsidRPr="007D6B5F">
        <w:rPr>
          <w:color w:val="282828"/>
          <w:rPrChange w:id="84" w:author="Carla Marie G. Bersales" w:date="2022-03-03T15:10:00Z">
            <w:rPr>
              <w:color w:val="282828"/>
              <w:w w:val="111"/>
            </w:rPr>
          </w:rPrChange>
        </w:rPr>
        <w:t>t</w:t>
      </w:r>
      <w:r w:rsidRPr="007D6B5F">
        <w:rPr>
          <w:color w:val="282828"/>
          <w:spacing w:val="51"/>
          <w:w w:val="111"/>
        </w:rPr>
        <w:t xml:space="preserve"> </w:t>
      </w:r>
      <w:r w:rsidRPr="007D6B5F">
        <w:rPr>
          <w:color w:val="282828"/>
          <w:spacing w:val="-7"/>
        </w:rPr>
        <w:t>i</w:t>
      </w:r>
      <w:r w:rsidRPr="007D6B5F">
        <w:rPr>
          <w:color w:val="282828"/>
        </w:rPr>
        <w:t>s</w:t>
      </w:r>
      <w:r w:rsidRPr="007D6B5F">
        <w:rPr>
          <w:color w:val="282828"/>
          <w:spacing w:val="21"/>
        </w:rPr>
        <w:t xml:space="preserve"> </w:t>
      </w:r>
      <w:r w:rsidRPr="007D6B5F">
        <w:rPr>
          <w:color w:val="282828"/>
          <w:spacing w:val="-2"/>
          <w:rPrChange w:id="85" w:author="Carla Marie G. Bersales" w:date="2022-03-03T15:10:00Z">
            <w:rPr>
              <w:color w:val="282828"/>
              <w:spacing w:val="-2"/>
              <w:w w:val="110"/>
            </w:rPr>
          </w:rPrChange>
        </w:rPr>
        <w:t>intende</w:t>
      </w:r>
      <w:r w:rsidRPr="007D6B5F">
        <w:rPr>
          <w:color w:val="282828"/>
          <w:rPrChange w:id="86" w:author="Carla Marie G. Bersales" w:date="2022-03-03T15:10:00Z">
            <w:rPr>
              <w:color w:val="282828"/>
              <w:w w:val="110"/>
            </w:rPr>
          </w:rPrChange>
        </w:rPr>
        <w:t>d</w:t>
      </w:r>
      <w:r w:rsidRPr="007D6B5F">
        <w:rPr>
          <w:color w:val="282828"/>
          <w:spacing w:val="57"/>
          <w:w w:val="110"/>
        </w:rPr>
        <w:t xml:space="preserve"> </w:t>
      </w:r>
      <w:r w:rsidRPr="007D6B5F">
        <w:rPr>
          <w:color w:val="282828"/>
          <w:spacing w:val="-14"/>
        </w:rPr>
        <w:t>t</w:t>
      </w:r>
      <w:r w:rsidRPr="007D6B5F">
        <w:rPr>
          <w:color w:val="282828"/>
        </w:rPr>
        <w:t>o</w:t>
      </w:r>
      <w:r w:rsidRPr="007D6B5F">
        <w:rPr>
          <w:color w:val="282828"/>
          <w:spacing w:val="35"/>
        </w:rPr>
        <w:t xml:space="preserve"> </w:t>
      </w:r>
      <w:r w:rsidRPr="007D6B5F">
        <w:rPr>
          <w:color w:val="282828"/>
          <w:spacing w:val="-3"/>
        </w:rPr>
        <w:t>expl</w:t>
      </w:r>
      <w:r w:rsidRPr="007D6B5F">
        <w:rPr>
          <w:color w:val="282828"/>
        </w:rPr>
        <w:t>a</w:t>
      </w:r>
      <w:r w:rsidRPr="007D6B5F">
        <w:rPr>
          <w:color w:val="282828"/>
          <w:spacing w:val="-3"/>
        </w:rPr>
        <w:t>i</w:t>
      </w:r>
      <w:r w:rsidRPr="007D6B5F">
        <w:rPr>
          <w:color w:val="282828"/>
        </w:rPr>
        <w:t xml:space="preserve">n </w:t>
      </w:r>
      <w:r w:rsidRPr="007D6B5F">
        <w:rPr>
          <w:color w:val="282828"/>
          <w:spacing w:val="-5"/>
        </w:rPr>
        <w:t>an</w:t>
      </w:r>
      <w:r w:rsidRPr="007D6B5F">
        <w:rPr>
          <w:color w:val="282828"/>
        </w:rPr>
        <w:t xml:space="preserve">d </w:t>
      </w:r>
      <w:r w:rsidRPr="007D6B5F">
        <w:rPr>
          <w:color w:val="282828"/>
          <w:spacing w:val="1"/>
        </w:rPr>
        <w:t>dis</w:t>
      </w:r>
      <w:r w:rsidRPr="007D6B5F">
        <w:rPr>
          <w:color w:val="282828"/>
        </w:rPr>
        <w:t>c</w:t>
      </w:r>
      <w:r w:rsidRPr="007D6B5F">
        <w:rPr>
          <w:color w:val="282828"/>
          <w:spacing w:val="1"/>
        </w:rPr>
        <w:t>los</w:t>
      </w:r>
      <w:r w:rsidRPr="007D6B5F">
        <w:rPr>
          <w:color w:val="282828"/>
        </w:rPr>
        <w:t xml:space="preserve">e </w:t>
      </w:r>
      <w:del w:id="87" w:author="Asllie Ann Sablan" w:date="2021-07-28T18:58:00Z">
        <w:r w:rsidRPr="007D6B5F" w:rsidDel="009C5EC8">
          <w:rPr>
            <w:color w:val="282828"/>
            <w:spacing w:val="-2"/>
            <w:rPrChange w:id="88" w:author="Carla Marie G. Bersales" w:date="2022-03-03T15:10:00Z">
              <w:rPr>
                <w:color w:val="282828"/>
                <w:spacing w:val="-4"/>
                <w:w w:val="112"/>
              </w:rPr>
            </w:rPrChange>
          </w:rPr>
          <w:delText>Unite</w:delText>
        </w:r>
        <w:r w:rsidRPr="007D6B5F" w:rsidDel="009C5EC8">
          <w:rPr>
            <w:color w:val="282828"/>
            <w:spacing w:val="-2"/>
            <w:rPrChange w:id="89" w:author="Carla Marie G. Bersales" w:date="2022-03-03T15:10:00Z">
              <w:rPr>
                <w:color w:val="282828"/>
                <w:w w:val="112"/>
              </w:rPr>
            </w:rPrChange>
          </w:rPr>
          <w:delText>d</w:delText>
        </w:r>
        <w:r w:rsidRPr="007D6B5F" w:rsidDel="009C5EC8">
          <w:rPr>
            <w:color w:val="282828"/>
            <w:spacing w:val="-2"/>
            <w:rPrChange w:id="90" w:author="Carla Marie G. Bersales" w:date="2022-03-03T15:10:00Z">
              <w:rPr>
                <w:color w:val="282828"/>
                <w:spacing w:val="4"/>
                <w:w w:val="112"/>
              </w:rPr>
            </w:rPrChange>
          </w:rPr>
          <w:delText xml:space="preserve"> </w:delText>
        </w:r>
        <w:r w:rsidRPr="007D6B5F" w:rsidDel="009C5EC8">
          <w:rPr>
            <w:color w:val="282828"/>
            <w:spacing w:val="-2"/>
            <w:rPrChange w:id="91" w:author="Carla Marie G. Bersales" w:date="2022-03-03T15:10:00Z">
              <w:rPr>
                <w:color w:val="282828"/>
                <w:spacing w:val="1"/>
              </w:rPr>
            </w:rPrChange>
          </w:rPr>
          <w:delText>Spe</w:delText>
        </w:r>
        <w:r w:rsidRPr="007D6B5F" w:rsidDel="009C5EC8">
          <w:rPr>
            <w:color w:val="282828"/>
            <w:spacing w:val="-2"/>
            <w:rPrChange w:id="92" w:author="Carla Marie G. Bersales" w:date="2022-03-03T15:10:00Z">
              <w:rPr>
                <w:color w:val="282828"/>
              </w:rPr>
            </w:rPrChange>
          </w:rPr>
          <w:delText>c</w:delText>
        </w:r>
        <w:r w:rsidRPr="007D6B5F" w:rsidDel="009C5EC8">
          <w:rPr>
            <w:color w:val="282828"/>
            <w:spacing w:val="-2"/>
            <w:rPrChange w:id="93" w:author="Carla Marie G. Bersales" w:date="2022-03-03T15:10:00Z">
              <w:rPr>
                <w:color w:val="282828"/>
                <w:spacing w:val="1"/>
              </w:rPr>
            </w:rPrChange>
          </w:rPr>
          <w:delText>ialty</w:delText>
        </w:r>
        <w:r w:rsidRPr="007D6B5F" w:rsidDel="009C5EC8">
          <w:rPr>
            <w:color w:val="282828"/>
            <w:spacing w:val="-2"/>
            <w:rPrChange w:id="94" w:author="Carla Marie G. Bersales" w:date="2022-03-03T15:10:00Z">
              <w:rPr>
                <w:color w:val="282828"/>
                <w:spacing w:val="45"/>
              </w:rPr>
            </w:rPrChange>
          </w:rPr>
          <w:delText xml:space="preserve"> </w:delText>
        </w:r>
        <w:r w:rsidRPr="007D6B5F" w:rsidDel="009C5EC8">
          <w:rPr>
            <w:color w:val="282828"/>
            <w:spacing w:val="-2"/>
            <w:rPrChange w:id="95" w:author="Carla Marie G. Bersales" w:date="2022-03-03T15:10:00Z">
              <w:rPr>
                <w:color w:val="282828"/>
                <w:spacing w:val="-2"/>
                <w:w w:val="108"/>
              </w:rPr>
            </w:rPrChange>
          </w:rPr>
          <w:delText>Insuranc</w:delText>
        </w:r>
        <w:r w:rsidRPr="007D6B5F" w:rsidDel="009C5EC8">
          <w:rPr>
            <w:color w:val="282828"/>
            <w:spacing w:val="-2"/>
            <w:rPrChange w:id="96" w:author="Carla Marie G. Bersales" w:date="2022-03-03T15:10:00Z">
              <w:rPr>
                <w:color w:val="282828"/>
                <w:w w:val="108"/>
              </w:rPr>
            </w:rPrChange>
          </w:rPr>
          <w:delText>e</w:delText>
        </w:r>
        <w:r w:rsidRPr="007D6B5F" w:rsidDel="009C5EC8">
          <w:rPr>
            <w:color w:val="282828"/>
            <w:spacing w:val="-2"/>
            <w:rPrChange w:id="97" w:author="Carla Marie G. Bersales" w:date="2022-03-03T15:10:00Z">
              <w:rPr>
                <w:color w:val="282828"/>
                <w:spacing w:val="17"/>
                <w:w w:val="108"/>
              </w:rPr>
            </w:rPrChange>
          </w:rPr>
          <w:delText xml:space="preserve"> </w:delText>
        </w:r>
        <w:r w:rsidRPr="007D6B5F" w:rsidDel="009C5EC8">
          <w:rPr>
            <w:color w:val="282828"/>
            <w:spacing w:val="-2"/>
            <w:rPrChange w:id="98" w:author="Carla Marie G. Bersales" w:date="2022-03-03T15:10:00Z">
              <w:rPr>
                <w:color w:val="282828"/>
                <w:spacing w:val="1"/>
                <w:w w:val="108"/>
              </w:rPr>
            </w:rPrChange>
          </w:rPr>
          <w:delText>Company</w:delText>
        </w:r>
      </w:del>
      <w:ins w:id="99" w:author="Asllie Ann Sablan" w:date="2021-07-28T18:58:00Z">
        <w:r w:rsidR="009C5EC8" w:rsidRPr="007D6B5F">
          <w:rPr>
            <w:color w:val="282828"/>
            <w:spacing w:val="-2"/>
            <w:rPrChange w:id="100" w:author="Carla Marie G. Bersales" w:date="2022-03-03T15:10:00Z">
              <w:rPr>
                <w:color w:val="282828"/>
                <w:spacing w:val="-4"/>
                <w:w w:val="112"/>
              </w:rPr>
            </w:rPrChange>
          </w:rPr>
          <w:t>Texas</w:t>
        </w:r>
        <w:r w:rsidR="009C5EC8" w:rsidRPr="007D6B5F">
          <w:rPr>
            <w:color w:val="282828"/>
            <w:spacing w:val="-4"/>
            <w:w w:val="112"/>
          </w:rPr>
          <w:t xml:space="preserve"> </w:t>
        </w:r>
        <w:r w:rsidR="009C5EC8" w:rsidRPr="007D6B5F">
          <w:rPr>
            <w:color w:val="282828"/>
            <w:spacing w:val="-2"/>
            <w:rPrChange w:id="101" w:author="Carla Marie G. Bersales" w:date="2022-03-03T15:10:00Z">
              <w:rPr>
                <w:color w:val="282828"/>
                <w:spacing w:val="-4"/>
                <w:w w:val="112"/>
              </w:rPr>
            </w:rPrChange>
          </w:rPr>
          <w:t>Insurance</w:t>
        </w:r>
        <w:r w:rsidR="009C5EC8" w:rsidRPr="007D6B5F">
          <w:rPr>
            <w:color w:val="282828"/>
            <w:spacing w:val="-4"/>
            <w:w w:val="112"/>
          </w:rPr>
          <w:t xml:space="preserve"> </w:t>
        </w:r>
        <w:r w:rsidR="009C5EC8" w:rsidRPr="007D6B5F">
          <w:rPr>
            <w:color w:val="282828"/>
            <w:spacing w:val="-2"/>
            <w:rPrChange w:id="102" w:author="Carla Marie G. Bersales" w:date="2022-03-03T15:10:00Z">
              <w:rPr>
                <w:color w:val="282828"/>
                <w:spacing w:val="-4"/>
                <w:w w:val="112"/>
              </w:rPr>
            </w:rPrChange>
          </w:rPr>
          <w:t>Company</w:t>
        </w:r>
      </w:ins>
      <w:r w:rsidRPr="007D6B5F">
        <w:rPr>
          <w:color w:val="282828"/>
          <w:spacing w:val="-2"/>
          <w:rPrChange w:id="103" w:author="Carla Marie G. Bersales" w:date="2022-03-03T15:10:00Z">
            <w:rPr>
              <w:color w:val="282828"/>
              <w:spacing w:val="1"/>
              <w:w w:val="108"/>
            </w:rPr>
          </w:rPrChange>
        </w:rPr>
        <w:t>'</w:t>
      </w:r>
      <w:r w:rsidRPr="007D6B5F">
        <w:rPr>
          <w:color w:val="282828"/>
          <w:spacing w:val="-2"/>
          <w:rPrChange w:id="104" w:author="Carla Marie G. Bersales" w:date="2022-03-03T15:10:00Z">
            <w:rPr>
              <w:color w:val="282828"/>
              <w:w w:val="108"/>
            </w:rPr>
          </w:rPrChange>
        </w:rPr>
        <w:t>s</w:t>
      </w:r>
      <w:r w:rsidRPr="007D6B5F">
        <w:rPr>
          <w:color w:val="282828"/>
          <w:spacing w:val="24"/>
          <w:w w:val="108"/>
        </w:rPr>
        <w:t xml:space="preserve"> </w:t>
      </w:r>
      <w:r w:rsidRPr="007D6B5F">
        <w:rPr>
          <w:color w:val="282828"/>
          <w:spacing w:val="-2"/>
          <w:rPrChange w:id="105" w:author="Carla Marie G. Bersales" w:date="2022-03-03T15:10:00Z">
            <w:rPr>
              <w:color w:val="282828"/>
              <w:spacing w:val="1"/>
            </w:rPr>
          </w:rPrChange>
        </w:rPr>
        <w:t>policie</w:t>
      </w:r>
      <w:r w:rsidRPr="007D6B5F">
        <w:rPr>
          <w:color w:val="282828"/>
          <w:spacing w:val="-2"/>
          <w:rPrChange w:id="106" w:author="Carla Marie G. Bersales" w:date="2022-03-03T15:10:00Z">
            <w:rPr>
              <w:color w:val="282828"/>
            </w:rPr>
          </w:rPrChange>
        </w:rPr>
        <w:t>s</w:t>
      </w:r>
      <w:r w:rsidRPr="007D6B5F">
        <w:rPr>
          <w:color w:val="282828"/>
        </w:rPr>
        <w:t xml:space="preserve"> </w:t>
      </w:r>
      <w:del w:id="107" w:author="Asllie Ann Sablan" w:date="2021-07-28T17:12:00Z">
        <w:r w:rsidRPr="007D6B5F" w:rsidDel="00575E73">
          <w:rPr>
            <w:color w:val="282828"/>
            <w:spacing w:val="13"/>
          </w:rPr>
          <w:delText xml:space="preserve"> </w:delText>
        </w:r>
      </w:del>
      <w:r w:rsidRPr="007D6B5F">
        <w:rPr>
          <w:color w:val="282828"/>
          <w:spacing w:val="-5"/>
        </w:rPr>
        <w:t>an</w:t>
      </w:r>
      <w:r w:rsidRPr="007D6B5F">
        <w:rPr>
          <w:color w:val="282828"/>
        </w:rPr>
        <w:t>d</w:t>
      </w:r>
      <w:r w:rsidRPr="007D6B5F">
        <w:rPr>
          <w:color w:val="282828"/>
          <w:spacing w:val="44"/>
        </w:rPr>
        <w:t xml:space="preserve"> </w:t>
      </w:r>
      <w:r w:rsidRPr="007D6B5F">
        <w:rPr>
          <w:color w:val="282828"/>
          <w:spacing w:val="-2"/>
          <w:rPrChange w:id="108" w:author="Carla Marie G. Bersales" w:date="2022-03-03T15:10:00Z">
            <w:rPr>
              <w:color w:val="282828"/>
              <w:spacing w:val="-1"/>
              <w:w w:val="111"/>
            </w:rPr>
          </w:rPrChange>
        </w:rPr>
        <w:t>prac</w:t>
      </w:r>
      <w:r w:rsidRPr="007D6B5F">
        <w:rPr>
          <w:color w:val="282828"/>
          <w:spacing w:val="-2"/>
          <w:rPrChange w:id="109" w:author="Carla Marie G. Bersales" w:date="2022-03-03T15:10:00Z">
            <w:rPr>
              <w:color w:val="282828"/>
              <w:w w:val="110"/>
            </w:rPr>
          </w:rPrChange>
        </w:rPr>
        <w:t>ti</w:t>
      </w:r>
      <w:r w:rsidRPr="007D6B5F">
        <w:rPr>
          <w:color w:val="282828"/>
          <w:spacing w:val="-2"/>
          <w:rPrChange w:id="110" w:author="Carla Marie G. Bersales" w:date="2022-03-03T15:10:00Z">
            <w:rPr>
              <w:color w:val="282828"/>
              <w:spacing w:val="-1"/>
              <w:w w:val="103"/>
            </w:rPr>
          </w:rPrChange>
        </w:rPr>
        <w:t>c</w:t>
      </w:r>
      <w:r w:rsidRPr="007D6B5F">
        <w:rPr>
          <w:color w:val="282828"/>
          <w:spacing w:val="-2"/>
          <w:rPrChange w:id="111" w:author="Carla Marie G. Bersales" w:date="2022-03-03T15:10:00Z">
            <w:rPr>
              <w:color w:val="282828"/>
              <w:w w:val="103"/>
            </w:rPr>
          </w:rPrChange>
        </w:rPr>
        <w:t>e</w:t>
      </w:r>
      <w:r w:rsidRPr="007D6B5F">
        <w:rPr>
          <w:color w:val="282828"/>
          <w:spacing w:val="-2"/>
          <w:rPrChange w:id="112" w:author="Carla Marie G. Bersales" w:date="2022-03-03T15:10:00Z">
            <w:rPr>
              <w:color w:val="282828"/>
              <w:w w:val="92"/>
            </w:rPr>
          </w:rPrChange>
        </w:rPr>
        <w:t>s</w:t>
      </w:r>
      <w:r w:rsidRPr="007D6B5F">
        <w:rPr>
          <w:color w:val="282828"/>
          <w:spacing w:val="16"/>
        </w:rPr>
        <w:t xml:space="preserve"> </w:t>
      </w:r>
      <w:r w:rsidRPr="007D6B5F">
        <w:rPr>
          <w:color w:val="282828"/>
          <w:spacing w:val="-2"/>
          <w:rPrChange w:id="113" w:author="Carla Marie G. Bersales" w:date="2022-03-03T15:10:00Z">
            <w:rPr>
              <w:color w:val="282828"/>
              <w:spacing w:val="-1"/>
              <w:w w:val="109"/>
            </w:rPr>
          </w:rPrChange>
        </w:rPr>
        <w:t>regardin</w:t>
      </w:r>
      <w:r w:rsidRPr="007D6B5F">
        <w:rPr>
          <w:color w:val="282828"/>
          <w:spacing w:val="-2"/>
          <w:rPrChange w:id="114" w:author="Carla Marie G. Bersales" w:date="2022-03-03T15:10:00Z">
            <w:rPr>
              <w:color w:val="282828"/>
              <w:w w:val="109"/>
            </w:rPr>
          </w:rPrChange>
        </w:rPr>
        <w:t>g</w:t>
      </w:r>
      <w:r w:rsidRPr="007D6B5F">
        <w:rPr>
          <w:color w:val="282828"/>
          <w:spacing w:val="8"/>
          <w:w w:val="109"/>
        </w:rPr>
        <w:t xml:space="preserve"> </w:t>
      </w:r>
      <w:r w:rsidRPr="007D6B5F">
        <w:rPr>
          <w:color w:val="282828"/>
          <w:spacing w:val="-4"/>
        </w:rPr>
        <w:t>th</w:t>
      </w:r>
      <w:r w:rsidRPr="007D6B5F">
        <w:rPr>
          <w:color w:val="282828"/>
        </w:rPr>
        <w:t>e</w:t>
      </w:r>
      <w:r w:rsidRPr="007D6B5F">
        <w:rPr>
          <w:color w:val="282828"/>
          <w:spacing w:val="42"/>
        </w:rPr>
        <w:t xml:space="preserve"> </w:t>
      </w:r>
      <w:r w:rsidRPr="007D6B5F">
        <w:rPr>
          <w:color w:val="282828"/>
          <w:spacing w:val="-2"/>
          <w:rPrChange w:id="115" w:author="Carla Marie G. Bersales" w:date="2022-03-03T15:10:00Z">
            <w:rPr>
              <w:color w:val="282828"/>
              <w:spacing w:val="1"/>
            </w:rPr>
          </w:rPrChange>
        </w:rPr>
        <w:t>co</w:t>
      </w:r>
      <w:r w:rsidRPr="007D6B5F">
        <w:rPr>
          <w:color w:val="282828"/>
          <w:spacing w:val="-2"/>
          <w:rPrChange w:id="116" w:author="Carla Marie G. Bersales" w:date="2022-03-03T15:10:00Z">
            <w:rPr>
              <w:color w:val="282828"/>
            </w:rPr>
          </w:rPrChange>
        </w:rPr>
        <w:t>l</w:t>
      </w:r>
      <w:r w:rsidRPr="007D6B5F">
        <w:rPr>
          <w:color w:val="282828"/>
          <w:spacing w:val="-2"/>
          <w:rPrChange w:id="117" w:author="Carla Marie G. Bersales" w:date="2022-03-03T15:10:00Z">
            <w:rPr>
              <w:color w:val="282828"/>
              <w:spacing w:val="1"/>
            </w:rPr>
          </w:rPrChange>
        </w:rPr>
        <w:t>lec</w:t>
      </w:r>
      <w:r w:rsidRPr="007D6B5F">
        <w:rPr>
          <w:color w:val="282828"/>
          <w:spacing w:val="-2"/>
          <w:rPrChange w:id="118" w:author="Carla Marie G. Bersales" w:date="2022-03-03T15:10:00Z">
            <w:rPr>
              <w:color w:val="282828"/>
            </w:rPr>
          </w:rPrChange>
        </w:rPr>
        <w:t>t</w:t>
      </w:r>
      <w:r w:rsidRPr="007D6B5F">
        <w:rPr>
          <w:color w:val="282828"/>
          <w:spacing w:val="-2"/>
          <w:rPrChange w:id="119" w:author="Carla Marie G. Bersales" w:date="2022-03-03T15:10:00Z">
            <w:rPr>
              <w:color w:val="282828"/>
              <w:spacing w:val="1"/>
            </w:rPr>
          </w:rPrChange>
        </w:rPr>
        <w:t>ion</w:t>
      </w:r>
      <w:r w:rsidRPr="007D6B5F">
        <w:rPr>
          <w:color w:val="282828"/>
        </w:rPr>
        <w:t xml:space="preserve">, </w:t>
      </w:r>
      <w:del w:id="120" w:author="Asllie Ann Sablan" w:date="2021-07-28T17:12:00Z">
        <w:r w:rsidRPr="007D6B5F" w:rsidDel="00575E73">
          <w:rPr>
            <w:color w:val="282828"/>
            <w:spacing w:val="-2"/>
            <w:rPrChange w:id="121" w:author="Carla Marie G. Bersales" w:date="2022-03-03T15:10:00Z">
              <w:rPr>
                <w:color w:val="282828"/>
                <w:spacing w:val="24"/>
              </w:rPr>
            </w:rPrChange>
          </w:rPr>
          <w:delText xml:space="preserve"> </w:delText>
        </w:r>
      </w:del>
      <w:r w:rsidRPr="007D6B5F">
        <w:rPr>
          <w:color w:val="282828"/>
          <w:spacing w:val="-2"/>
          <w:w w:val="107"/>
          <w:rPrChange w:id="122" w:author="Carla Marie G. Bersales" w:date="2022-03-03T15:10:00Z">
            <w:rPr>
              <w:color w:val="282828"/>
              <w:w w:val="107"/>
            </w:rPr>
          </w:rPrChange>
        </w:rPr>
        <w:t>d</w:t>
      </w:r>
      <w:r w:rsidRPr="007D6B5F">
        <w:rPr>
          <w:color w:val="282828"/>
          <w:spacing w:val="-2"/>
          <w:w w:val="107"/>
          <w:rPrChange w:id="123" w:author="Carla Marie G. Bersales" w:date="2022-03-03T15:10:00Z">
            <w:rPr>
              <w:color w:val="282828"/>
              <w:spacing w:val="1"/>
              <w:w w:val="107"/>
            </w:rPr>
          </w:rPrChange>
        </w:rPr>
        <w:t>is</w:t>
      </w:r>
      <w:r w:rsidRPr="007D6B5F">
        <w:rPr>
          <w:color w:val="282828"/>
          <w:spacing w:val="-2"/>
          <w:w w:val="107"/>
          <w:rPrChange w:id="124" w:author="Carla Marie G. Bersales" w:date="2022-03-03T15:10:00Z">
            <w:rPr>
              <w:color w:val="282828"/>
              <w:w w:val="107"/>
            </w:rPr>
          </w:rPrChange>
        </w:rPr>
        <w:t>c</w:t>
      </w:r>
      <w:r w:rsidRPr="007D6B5F">
        <w:rPr>
          <w:color w:val="282828"/>
          <w:spacing w:val="-2"/>
          <w:w w:val="107"/>
          <w:rPrChange w:id="125" w:author="Carla Marie G. Bersales" w:date="2022-03-03T15:10:00Z">
            <w:rPr>
              <w:color w:val="282828"/>
              <w:spacing w:val="1"/>
              <w:w w:val="107"/>
            </w:rPr>
          </w:rPrChange>
        </w:rPr>
        <w:t>losur</w:t>
      </w:r>
      <w:r w:rsidRPr="007D6B5F">
        <w:rPr>
          <w:color w:val="282828"/>
          <w:spacing w:val="-2"/>
          <w:w w:val="107"/>
          <w:rPrChange w:id="126" w:author="Carla Marie G. Bersales" w:date="2022-03-03T15:10:00Z">
            <w:rPr>
              <w:color w:val="282828"/>
              <w:w w:val="107"/>
            </w:rPr>
          </w:rPrChange>
        </w:rPr>
        <w:t>e</w:t>
      </w:r>
      <w:r w:rsidRPr="007D6B5F">
        <w:rPr>
          <w:color w:val="282828"/>
          <w:spacing w:val="18"/>
          <w:w w:val="107"/>
        </w:rPr>
        <w:t xml:space="preserve"> </w:t>
      </w:r>
      <w:r w:rsidRPr="007D6B5F">
        <w:rPr>
          <w:color w:val="282828"/>
          <w:spacing w:val="-2"/>
          <w:rPrChange w:id="127" w:author="Carla Marie G. Bersales" w:date="2022-03-03T15:10:00Z">
            <w:rPr>
              <w:color w:val="282828"/>
              <w:spacing w:val="-4"/>
            </w:rPr>
          </w:rPrChange>
        </w:rPr>
        <w:t>an</w:t>
      </w:r>
      <w:r w:rsidRPr="007D6B5F">
        <w:rPr>
          <w:color w:val="282828"/>
          <w:spacing w:val="-2"/>
          <w:rPrChange w:id="128" w:author="Carla Marie G. Bersales" w:date="2022-03-03T15:10:00Z">
            <w:rPr>
              <w:color w:val="282828"/>
            </w:rPr>
          </w:rPrChange>
        </w:rPr>
        <w:t>d</w:t>
      </w:r>
      <w:r w:rsidRPr="007D6B5F">
        <w:rPr>
          <w:color w:val="282828"/>
          <w:spacing w:val="37"/>
        </w:rPr>
        <w:t xml:space="preserve"> </w:t>
      </w:r>
      <w:r w:rsidRPr="007D6B5F">
        <w:rPr>
          <w:color w:val="282828"/>
          <w:spacing w:val="-2"/>
          <w:rPrChange w:id="129" w:author="Carla Marie G. Bersales" w:date="2022-03-03T15:10:00Z">
            <w:rPr>
              <w:color w:val="282828"/>
              <w:w w:val="108"/>
            </w:rPr>
          </w:rPrChange>
        </w:rPr>
        <w:t>protect</w:t>
      </w:r>
      <w:r w:rsidRPr="007D6B5F">
        <w:rPr>
          <w:color w:val="282828"/>
          <w:spacing w:val="-2"/>
          <w:rPrChange w:id="130" w:author="Carla Marie G. Bersales" w:date="2022-03-03T15:10:00Z">
            <w:rPr>
              <w:color w:val="282828"/>
              <w:spacing w:val="1"/>
              <w:w w:val="108"/>
            </w:rPr>
          </w:rPrChange>
        </w:rPr>
        <w:t>i</w:t>
      </w:r>
      <w:r w:rsidRPr="007D6B5F">
        <w:rPr>
          <w:color w:val="282828"/>
          <w:spacing w:val="-2"/>
          <w:rPrChange w:id="131" w:author="Carla Marie G. Bersales" w:date="2022-03-03T15:10:00Z">
            <w:rPr>
              <w:color w:val="282828"/>
              <w:w w:val="108"/>
            </w:rPr>
          </w:rPrChange>
        </w:rPr>
        <w:t>on</w:t>
      </w:r>
      <w:r w:rsidRPr="007D6B5F">
        <w:rPr>
          <w:color w:val="282828"/>
          <w:spacing w:val="19"/>
          <w:w w:val="108"/>
        </w:rPr>
        <w:t xml:space="preserve"> </w:t>
      </w:r>
      <w:r w:rsidRPr="007D6B5F">
        <w:rPr>
          <w:color w:val="282828"/>
          <w:spacing w:val="-7"/>
        </w:rPr>
        <w:t>o</w:t>
      </w:r>
      <w:r w:rsidRPr="007D6B5F">
        <w:rPr>
          <w:color w:val="282828"/>
        </w:rPr>
        <w:t>f</w:t>
      </w:r>
      <w:r w:rsidRPr="007D6B5F">
        <w:rPr>
          <w:color w:val="282828"/>
          <w:spacing w:val="19"/>
        </w:rPr>
        <w:t xml:space="preserve"> </w:t>
      </w:r>
      <w:r w:rsidRPr="007D6B5F">
        <w:rPr>
          <w:color w:val="282828"/>
          <w:spacing w:val="1"/>
        </w:rPr>
        <w:t>suc</w:t>
      </w:r>
      <w:r w:rsidRPr="007D6B5F">
        <w:rPr>
          <w:color w:val="282828"/>
        </w:rPr>
        <w:t>h</w:t>
      </w:r>
      <w:r w:rsidRPr="007D6B5F">
        <w:rPr>
          <w:color w:val="282828"/>
          <w:spacing w:val="13"/>
        </w:rPr>
        <w:t xml:space="preserve"> </w:t>
      </w:r>
      <w:r w:rsidRPr="007D6B5F">
        <w:rPr>
          <w:color w:val="282828"/>
          <w:spacing w:val="-2"/>
          <w:rPrChange w:id="132" w:author="Carla Marie G. Bersales" w:date="2022-03-03T15:10:00Z">
            <w:rPr>
              <w:color w:val="282828"/>
              <w:w w:val="113"/>
            </w:rPr>
          </w:rPrChange>
        </w:rPr>
        <w:t>in</w:t>
      </w:r>
      <w:r w:rsidRPr="007D6B5F">
        <w:rPr>
          <w:color w:val="282828"/>
          <w:spacing w:val="-2"/>
          <w:rPrChange w:id="133" w:author="Carla Marie G. Bersales" w:date="2022-03-03T15:10:00Z">
            <w:rPr>
              <w:color w:val="282828"/>
              <w:w w:val="110"/>
            </w:rPr>
          </w:rPrChange>
        </w:rPr>
        <w:t>fo</w:t>
      </w:r>
      <w:r w:rsidRPr="007D6B5F">
        <w:rPr>
          <w:color w:val="282828"/>
          <w:spacing w:val="-2"/>
          <w:rPrChange w:id="134" w:author="Carla Marie G. Bersales" w:date="2022-03-03T15:10:00Z">
            <w:rPr>
              <w:color w:val="282828"/>
              <w:w w:val="111"/>
            </w:rPr>
          </w:rPrChange>
        </w:rPr>
        <w:t>rma</w:t>
      </w:r>
      <w:r w:rsidRPr="007D6B5F">
        <w:rPr>
          <w:color w:val="282828"/>
          <w:spacing w:val="-2"/>
          <w:rPrChange w:id="135" w:author="Carla Marie G. Bersales" w:date="2022-03-03T15:10:00Z">
            <w:rPr>
              <w:color w:val="282828"/>
              <w:w w:val="113"/>
            </w:rPr>
          </w:rPrChange>
        </w:rPr>
        <w:t>ti</w:t>
      </w:r>
      <w:r w:rsidRPr="007D6B5F">
        <w:rPr>
          <w:color w:val="282828"/>
          <w:spacing w:val="-2"/>
          <w:rPrChange w:id="136" w:author="Carla Marie G. Bersales" w:date="2022-03-03T15:10:00Z">
            <w:rPr>
              <w:color w:val="282828"/>
              <w:w w:val="108"/>
            </w:rPr>
          </w:rPrChange>
        </w:rPr>
        <w:t>on</w:t>
      </w:r>
      <w:r w:rsidRPr="007D6B5F">
        <w:rPr>
          <w:color w:val="282828"/>
          <w:w w:val="72"/>
        </w:rPr>
        <w:t>.</w:t>
      </w:r>
    </w:p>
    <w:p w14:paraId="39681F62" w14:textId="77777777" w:rsidR="00C949EF" w:rsidRPr="007D6B5F" w:rsidRDefault="00C949EF">
      <w:pPr>
        <w:spacing w:before="5"/>
        <w:pPrChange w:id="137" w:author="Carla Marie G. Bersales" w:date="2023-07-18T13:55:00Z">
          <w:pPr>
            <w:spacing w:before="5" w:line="140" w:lineRule="exact"/>
          </w:pPr>
        </w:pPrChange>
      </w:pPr>
    </w:p>
    <w:p w14:paraId="6A88D1C2" w14:textId="4313335F" w:rsidR="00C949EF" w:rsidRPr="007D6B5F" w:rsidRDefault="00C949EF">
      <w:pPr>
        <w:ind w:left="158" w:right="122" w:firstLine="13"/>
        <w:jc w:val="both"/>
        <w:pPrChange w:id="138" w:author="Carla Marie G. Bersales" w:date="2023-07-18T13:55:00Z">
          <w:pPr>
            <w:spacing w:line="268" w:lineRule="auto"/>
            <w:ind w:left="158" w:right="122" w:firstLine="13"/>
            <w:jc w:val="both"/>
          </w:pPr>
        </w:pPrChange>
      </w:pPr>
      <w:del w:id="139" w:author="Asllie Ann Sablan" w:date="2021-07-28T19:09:00Z">
        <w:r w:rsidRPr="007D6B5F" w:rsidDel="00AB356A">
          <w:rPr>
            <w:color w:val="282828"/>
            <w:spacing w:val="-5"/>
            <w:rPrChange w:id="140" w:author="Carla Marie G. Bersales" w:date="2022-03-03T15:10:00Z">
              <w:rPr>
                <w:color w:val="282828"/>
                <w:spacing w:val="-2"/>
              </w:rPr>
            </w:rPrChange>
          </w:rPr>
          <w:delText>Unite</w:delText>
        </w:r>
        <w:r w:rsidRPr="007D6B5F" w:rsidDel="00AB356A">
          <w:rPr>
            <w:color w:val="282828"/>
            <w:spacing w:val="-5"/>
            <w:rPrChange w:id="141" w:author="Carla Marie G. Bersales" w:date="2022-03-03T15:10:00Z">
              <w:rPr>
                <w:color w:val="282828"/>
              </w:rPr>
            </w:rPrChange>
          </w:rPr>
          <w:delText xml:space="preserve">d  </w:delText>
        </w:r>
        <w:r w:rsidRPr="007D6B5F" w:rsidDel="00AB356A">
          <w:rPr>
            <w:color w:val="282828"/>
            <w:spacing w:val="-5"/>
            <w:rPrChange w:id="142" w:author="Carla Marie G. Bersales" w:date="2022-03-03T15:10:00Z">
              <w:rPr>
                <w:color w:val="282828"/>
                <w:spacing w:val="10"/>
              </w:rPr>
            </w:rPrChange>
          </w:rPr>
          <w:delText xml:space="preserve"> </w:delText>
        </w:r>
        <w:r w:rsidRPr="007D6B5F" w:rsidDel="00AB356A">
          <w:rPr>
            <w:color w:val="282828"/>
            <w:spacing w:val="-5"/>
            <w:rPrChange w:id="143" w:author="Carla Marie G. Bersales" w:date="2022-03-03T15:10:00Z">
              <w:rPr>
                <w:color w:val="282828"/>
              </w:rPr>
            </w:rPrChange>
          </w:rPr>
          <w:delText>Specialty</w:delText>
        </w:r>
      </w:del>
      <w:ins w:id="144" w:author="Asllie Ann Sablan" w:date="2021-07-28T19:09:00Z">
        <w:r w:rsidR="00AB356A" w:rsidRPr="007D6B5F">
          <w:rPr>
            <w:color w:val="282828"/>
            <w:spacing w:val="-5"/>
            <w:rPrChange w:id="145" w:author="Carla Marie G. Bersales" w:date="2022-03-03T15:10:00Z">
              <w:rPr>
                <w:color w:val="282828"/>
                <w:spacing w:val="-2"/>
              </w:rPr>
            </w:rPrChange>
          </w:rPr>
          <w:t>Texas</w:t>
        </w:r>
        <w:r w:rsidR="00AB356A" w:rsidRPr="007D6B5F">
          <w:rPr>
            <w:color w:val="282828"/>
            <w:spacing w:val="4"/>
          </w:rPr>
          <w:t xml:space="preserve"> </w:t>
        </w:r>
      </w:ins>
      <w:del w:id="146" w:author="Asllie Ann Sablan" w:date="2021-07-28T19:09:00Z">
        <w:r w:rsidRPr="007D6B5F" w:rsidDel="00AB356A">
          <w:rPr>
            <w:color w:val="282828"/>
            <w:spacing w:val="-5"/>
            <w:rPrChange w:id="147" w:author="Carla Marie G. Bersales" w:date="2022-03-03T15:10:00Z">
              <w:rPr>
                <w:color w:val="282828"/>
              </w:rPr>
            </w:rPrChange>
          </w:rPr>
          <w:delText xml:space="preserve">  </w:delText>
        </w:r>
        <w:r w:rsidRPr="007D6B5F" w:rsidDel="00AB356A">
          <w:rPr>
            <w:color w:val="282828"/>
            <w:spacing w:val="-5"/>
            <w:rPrChange w:id="148" w:author="Carla Marie G. Bersales" w:date="2022-03-03T15:10:00Z">
              <w:rPr>
                <w:color w:val="282828"/>
                <w:spacing w:val="4"/>
              </w:rPr>
            </w:rPrChange>
          </w:rPr>
          <w:delText xml:space="preserve"> </w:delText>
        </w:r>
      </w:del>
      <w:r w:rsidRPr="007D6B5F">
        <w:rPr>
          <w:color w:val="282828"/>
          <w:spacing w:val="-5"/>
          <w:w w:val="109"/>
          <w:rPrChange w:id="149" w:author="Carla Marie G. Bersales" w:date="2022-03-03T15:10:00Z">
            <w:rPr>
              <w:color w:val="282828"/>
              <w:spacing w:val="-2"/>
              <w:w w:val="109"/>
            </w:rPr>
          </w:rPrChange>
        </w:rPr>
        <w:t>Ins</w:t>
      </w:r>
      <w:r w:rsidRPr="007D6B5F">
        <w:rPr>
          <w:color w:val="282828"/>
          <w:spacing w:val="-5"/>
          <w:w w:val="109"/>
          <w:rPrChange w:id="150" w:author="Carla Marie G. Bersales" w:date="2022-03-03T15:10:00Z">
            <w:rPr>
              <w:color w:val="282828"/>
              <w:w w:val="109"/>
            </w:rPr>
          </w:rPrChange>
        </w:rPr>
        <w:t>u</w:t>
      </w:r>
      <w:r w:rsidRPr="007D6B5F">
        <w:rPr>
          <w:color w:val="282828"/>
          <w:spacing w:val="-5"/>
          <w:w w:val="109"/>
          <w:rPrChange w:id="151" w:author="Carla Marie G. Bersales" w:date="2022-03-03T15:10:00Z">
            <w:rPr>
              <w:color w:val="282828"/>
              <w:spacing w:val="-2"/>
              <w:w w:val="109"/>
            </w:rPr>
          </w:rPrChange>
        </w:rPr>
        <w:t>ranc</w:t>
      </w:r>
      <w:r w:rsidRPr="007D6B5F">
        <w:rPr>
          <w:color w:val="282828"/>
          <w:spacing w:val="-5"/>
          <w:w w:val="109"/>
          <w:rPrChange w:id="152" w:author="Carla Marie G. Bersales" w:date="2022-03-03T15:10:00Z">
            <w:rPr>
              <w:color w:val="282828"/>
              <w:w w:val="109"/>
            </w:rPr>
          </w:rPrChange>
        </w:rPr>
        <w:t>e</w:t>
      </w:r>
      <w:ins w:id="153" w:author="Asllie Ann Sablan" w:date="2021-07-28T19:09:00Z">
        <w:r w:rsidR="00AB356A" w:rsidRPr="007D6B5F">
          <w:rPr>
            <w:color w:val="282828"/>
            <w:spacing w:val="40"/>
            <w:w w:val="109"/>
          </w:rPr>
          <w:t xml:space="preserve"> </w:t>
        </w:r>
      </w:ins>
      <w:del w:id="154" w:author="Asllie Ann Sablan" w:date="2021-07-28T19:09:00Z">
        <w:r w:rsidRPr="007D6B5F" w:rsidDel="00AB356A">
          <w:rPr>
            <w:color w:val="282828"/>
            <w:spacing w:val="-5"/>
            <w:rPrChange w:id="155" w:author="Carla Marie G. Bersales" w:date="2022-03-03T15:10:00Z">
              <w:rPr>
                <w:color w:val="282828"/>
                <w:spacing w:val="40"/>
                <w:w w:val="109"/>
              </w:rPr>
            </w:rPrChange>
          </w:rPr>
          <w:delText xml:space="preserve"> </w:delText>
        </w:r>
      </w:del>
      <w:r w:rsidRPr="007D6B5F">
        <w:rPr>
          <w:color w:val="282828"/>
          <w:spacing w:val="-5"/>
          <w:rPrChange w:id="156" w:author="Carla Marie G. Bersales" w:date="2022-03-03T15:10:00Z">
            <w:rPr>
              <w:color w:val="282828"/>
              <w:spacing w:val="-3"/>
              <w:w w:val="109"/>
            </w:rPr>
          </w:rPrChange>
        </w:rPr>
        <w:t>Compan</w:t>
      </w:r>
      <w:r w:rsidRPr="007D6B5F">
        <w:rPr>
          <w:color w:val="282828"/>
          <w:spacing w:val="-5"/>
          <w:rPrChange w:id="157" w:author="Carla Marie G. Bersales" w:date="2022-03-03T15:10:00Z">
            <w:rPr>
              <w:color w:val="282828"/>
              <w:w w:val="109"/>
            </w:rPr>
          </w:rPrChange>
        </w:rPr>
        <w:t>y</w:t>
      </w:r>
      <w:r w:rsidRPr="007D6B5F">
        <w:rPr>
          <w:color w:val="282828"/>
          <w:spacing w:val="53"/>
          <w:w w:val="109"/>
        </w:rPr>
        <w:t xml:space="preserve"> </w:t>
      </w:r>
      <w:r w:rsidRPr="007D6B5F">
        <w:rPr>
          <w:color w:val="282828"/>
          <w:spacing w:val="-5"/>
          <w:rPrChange w:id="158" w:author="Carla Marie G. Bersales" w:date="2022-03-03T15:10:00Z">
            <w:rPr>
              <w:color w:val="282828"/>
              <w:spacing w:val="-11"/>
            </w:rPr>
          </w:rPrChange>
        </w:rPr>
        <w:t>wil</w:t>
      </w:r>
      <w:r w:rsidRPr="007D6B5F">
        <w:rPr>
          <w:color w:val="282828"/>
          <w:spacing w:val="-5"/>
          <w:rPrChange w:id="159" w:author="Carla Marie G. Bersales" w:date="2022-03-03T15:10:00Z">
            <w:rPr>
              <w:color w:val="282828"/>
            </w:rPr>
          </w:rPrChange>
        </w:rPr>
        <w:t>l</w:t>
      </w:r>
      <w:r w:rsidRPr="007D6B5F">
        <w:rPr>
          <w:color w:val="282828"/>
        </w:rPr>
        <w:t xml:space="preserve"> </w:t>
      </w:r>
      <w:del w:id="160" w:author="Asllie Ann Sablan" w:date="2021-07-28T17:12:00Z">
        <w:r w:rsidRPr="007D6B5F" w:rsidDel="00575E73">
          <w:rPr>
            <w:color w:val="282828"/>
            <w:spacing w:val="-5"/>
            <w:rPrChange w:id="161" w:author="Carla Marie G. Bersales" w:date="2022-03-03T15:10:00Z">
              <w:rPr>
                <w:color w:val="282828"/>
                <w:spacing w:val="32"/>
              </w:rPr>
            </w:rPrChange>
          </w:rPr>
          <w:delText xml:space="preserve"> </w:delText>
        </w:r>
      </w:del>
      <w:r w:rsidRPr="007D6B5F">
        <w:rPr>
          <w:color w:val="282828"/>
          <w:spacing w:val="-5"/>
          <w:w w:val="111"/>
          <w:rPrChange w:id="162" w:author="Carla Marie G. Bersales" w:date="2022-03-03T15:10:00Z">
            <w:rPr>
              <w:color w:val="282828"/>
              <w:spacing w:val="-4"/>
              <w:w w:val="111"/>
            </w:rPr>
          </w:rPrChange>
        </w:rPr>
        <w:t>provid</w:t>
      </w:r>
      <w:r w:rsidRPr="007D6B5F">
        <w:rPr>
          <w:color w:val="282828"/>
          <w:spacing w:val="-5"/>
          <w:w w:val="111"/>
          <w:rPrChange w:id="163" w:author="Carla Marie G. Bersales" w:date="2022-03-03T15:10:00Z">
            <w:rPr>
              <w:color w:val="282828"/>
              <w:w w:val="111"/>
            </w:rPr>
          </w:rPrChange>
        </w:rPr>
        <w:t>e</w:t>
      </w:r>
      <w:r w:rsidRPr="007D6B5F">
        <w:rPr>
          <w:color w:val="282828"/>
          <w:w w:val="111"/>
        </w:rPr>
        <w:t xml:space="preserve"> </w:t>
      </w:r>
      <w:del w:id="164" w:author="Asllie Ann Sablan" w:date="2021-07-28T17:12:00Z">
        <w:r w:rsidRPr="007D6B5F" w:rsidDel="00575E73">
          <w:rPr>
            <w:color w:val="282828"/>
            <w:spacing w:val="-5"/>
            <w:rPrChange w:id="165" w:author="Carla Marie G. Bersales" w:date="2022-03-03T15:10:00Z">
              <w:rPr>
                <w:color w:val="282828"/>
                <w:spacing w:val="1"/>
                <w:w w:val="111"/>
              </w:rPr>
            </w:rPrChange>
          </w:rPr>
          <w:delText xml:space="preserve"> </w:delText>
        </w:r>
      </w:del>
      <w:r w:rsidRPr="007D6B5F">
        <w:rPr>
          <w:color w:val="282828"/>
          <w:spacing w:val="-5"/>
          <w:rPrChange w:id="166" w:author="Carla Marie G. Bersales" w:date="2022-03-03T15:10:00Z">
            <w:rPr>
              <w:color w:val="282828"/>
            </w:rPr>
          </w:rPrChange>
        </w:rPr>
        <w:t>customers</w:t>
      </w:r>
      <w:ins w:id="167" w:author="Asllie Ann Sablan" w:date="2021-07-28T19:09:00Z">
        <w:r w:rsidR="00AB356A" w:rsidRPr="007D6B5F">
          <w:rPr>
            <w:color w:val="282828"/>
            <w:spacing w:val="17"/>
          </w:rPr>
          <w:t xml:space="preserve"> </w:t>
        </w:r>
      </w:ins>
      <w:del w:id="168" w:author="Asllie Ann Sablan" w:date="2021-07-28T19:09:00Z">
        <w:r w:rsidRPr="007D6B5F" w:rsidDel="00AB356A">
          <w:rPr>
            <w:color w:val="282828"/>
            <w:spacing w:val="-5"/>
            <w:rPrChange w:id="169" w:author="Carla Marie G. Bersales" w:date="2022-03-03T15:10:00Z">
              <w:rPr>
                <w:color w:val="282828"/>
              </w:rPr>
            </w:rPrChange>
          </w:rPr>
          <w:delText xml:space="preserve">  </w:delText>
        </w:r>
        <w:r w:rsidRPr="007D6B5F" w:rsidDel="00AB356A">
          <w:rPr>
            <w:color w:val="282828"/>
            <w:spacing w:val="-5"/>
            <w:rPrChange w:id="170" w:author="Carla Marie G. Bersales" w:date="2022-03-03T15:10:00Z">
              <w:rPr>
                <w:color w:val="282828"/>
                <w:spacing w:val="17"/>
              </w:rPr>
            </w:rPrChange>
          </w:rPr>
          <w:delText xml:space="preserve"> </w:delText>
        </w:r>
      </w:del>
      <w:r w:rsidRPr="007D6B5F">
        <w:rPr>
          <w:color w:val="282828"/>
          <w:spacing w:val="-5"/>
          <w:rPrChange w:id="171" w:author="Carla Marie G. Bersales" w:date="2022-03-03T15:10:00Z">
            <w:rPr>
              <w:color w:val="282828"/>
              <w:spacing w:val="-4"/>
            </w:rPr>
          </w:rPrChange>
        </w:rPr>
        <w:t>lik</w:t>
      </w:r>
      <w:r w:rsidRPr="007D6B5F">
        <w:rPr>
          <w:color w:val="282828"/>
          <w:spacing w:val="-5"/>
          <w:rPrChange w:id="172" w:author="Carla Marie G. Bersales" w:date="2022-03-03T15:10:00Z">
            <w:rPr>
              <w:color w:val="282828"/>
            </w:rPr>
          </w:rPrChange>
        </w:rPr>
        <w:t>e</w:t>
      </w:r>
      <w:del w:id="173" w:author="Asllie Ann Sablan" w:date="2021-07-28T17:12:00Z">
        <w:r w:rsidRPr="007D6B5F" w:rsidDel="00575E73">
          <w:rPr>
            <w:color w:val="282828"/>
            <w:spacing w:val="-5"/>
            <w:rPrChange w:id="174" w:author="Carla Marie G. Bersales" w:date="2022-03-03T15:10:00Z">
              <w:rPr>
                <w:color w:val="282828"/>
              </w:rPr>
            </w:rPrChange>
          </w:rPr>
          <w:delText xml:space="preserve"> </w:delText>
        </w:r>
      </w:del>
      <w:r w:rsidRPr="007D6B5F">
        <w:rPr>
          <w:color w:val="282828"/>
          <w:spacing w:val="25"/>
        </w:rPr>
        <w:t xml:space="preserve"> </w:t>
      </w:r>
      <w:r w:rsidRPr="007D6B5F">
        <w:rPr>
          <w:color w:val="282828"/>
          <w:spacing w:val="-5"/>
          <w:rPrChange w:id="175" w:author="Carla Marie G. Bersales" w:date="2022-03-03T15:10:00Z">
            <w:rPr>
              <w:color w:val="282828"/>
              <w:spacing w:val="-3"/>
              <w:w w:val="112"/>
            </w:rPr>
          </w:rPrChange>
        </w:rPr>
        <w:t>yourse</w:t>
      </w:r>
      <w:r w:rsidRPr="007D6B5F">
        <w:rPr>
          <w:color w:val="282828"/>
          <w:spacing w:val="-5"/>
          <w:rPrChange w:id="176" w:author="Carla Marie G. Bersales" w:date="2022-03-03T15:10:00Z">
            <w:rPr>
              <w:color w:val="282828"/>
              <w:w w:val="112"/>
            </w:rPr>
          </w:rPrChange>
        </w:rPr>
        <w:t>lf</w:t>
      </w:r>
      <w:r w:rsidRPr="007D6B5F">
        <w:rPr>
          <w:color w:val="282828"/>
          <w:spacing w:val="39"/>
          <w:w w:val="112"/>
        </w:rPr>
        <w:t xml:space="preserve"> </w:t>
      </w:r>
      <w:r w:rsidRPr="007D6B5F">
        <w:rPr>
          <w:color w:val="282828"/>
          <w:spacing w:val="-11"/>
        </w:rPr>
        <w:t>wit</w:t>
      </w:r>
      <w:r w:rsidRPr="007D6B5F">
        <w:rPr>
          <w:color w:val="282828"/>
        </w:rPr>
        <w:t xml:space="preserve">h </w:t>
      </w:r>
      <w:del w:id="177" w:author="Asllie Ann Sablan" w:date="2021-07-28T17:12:00Z">
        <w:r w:rsidRPr="007D6B5F" w:rsidDel="00575E73">
          <w:rPr>
            <w:color w:val="282828"/>
            <w:spacing w:val="44"/>
          </w:rPr>
          <w:delText xml:space="preserve"> </w:delText>
        </w:r>
      </w:del>
      <w:r w:rsidRPr="007D6B5F">
        <w:rPr>
          <w:color w:val="282828"/>
        </w:rPr>
        <w:t xml:space="preserve">a </w:t>
      </w:r>
      <w:del w:id="178" w:author="Asllie Ann Sablan" w:date="2021-07-28T17:12:00Z">
        <w:r w:rsidRPr="007D6B5F" w:rsidDel="00575E73">
          <w:rPr>
            <w:color w:val="282828"/>
            <w:spacing w:val="5"/>
          </w:rPr>
          <w:delText xml:space="preserve"> </w:delText>
        </w:r>
      </w:del>
      <w:r w:rsidRPr="007D6B5F">
        <w:rPr>
          <w:color w:val="282828"/>
        </w:rPr>
        <w:t>c</w:t>
      </w:r>
      <w:r w:rsidRPr="007D6B5F">
        <w:rPr>
          <w:color w:val="282828"/>
          <w:spacing w:val="-4"/>
        </w:rPr>
        <w:t>op</w:t>
      </w:r>
      <w:r w:rsidRPr="007D6B5F">
        <w:rPr>
          <w:color w:val="282828"/>
        </w:rPr>
        <w:t xml:space="preserve">y </w:t>
      </w:r>
      <w:del w:id="179" w:author="Asllie Ann Sablan" w:date="2021-07-28T17:12:00Z">
        <w:r w:rsidRPr="007D6B5F" w:rsidDel="00575E73">
          <w:rPr>
            <w:color w:val="282828"/>
            <w:spacing w:val="33"/>
          </w:rPr>
          <w:delText xml:space="preserve"> </w:delText>
        </w:r>
      </w:del>
      <w:r w:rsidRPr="007D6B5F">
        <w:rPr>
          <w:color w:val="282828"/>
          <w:spacing w:val="-7"/>
        </w:rPr>
        <w:t>o</w:t>
      </w:r>
      <w:r w:rsidRPr="007D6B5F">
        <w:rPr>
          <w:color w:val="282828"/>
        </w:rPr>
        <w:t xml:space="preserve">f </w:t>
      </w:r>
      <w:del w:id="180" w:author="Asllie Ann Sablan" w:date="2021-07-28T17:12:00Z">
        <w:r w:rsidRPr="007D6B5F" w:rsidDel="00575E73">
          <w:rPr>
            <w:color w:val="282828"/>
            <w:spacing w:val="13"/>
          </w:rPr>
          <w:delText xml:space="preserve"> </w:delText>
        </w:r>
      </w:del>
      <w:r w:rsidRPr="007D6B5F">
        <w:rPr>
          <w:color w:val="282828"/>
          <w:spacing w:val="-4"/>
        </w:rPr>
        <w:t>ou</w:t>
      </w:r>
      <w:r w:rsidRPr="007D6B5F">
        <w:rPr>
          <w:color w:val="282828"/>
        </w:rPr>
        <w:t xml:space="preserve">r </w:t>
      </w:r>
      <w:del w:id="181" w:author="Asllie Ann Sablan" w:date="2021-07-28T17:12:00Z">
        <w:r w:rsidRPr="007D6B5F" w:rsidDel="00575E73">
          <w:rPr>
            <w:color w:val="282828"/>
            <w:spacing w:val="-5"/>
            <w:rPrChange w:id="182" w:author="Carla Marie G. Bersales" w:date="2022-03-03T15:10:00Z">
              <w:rPr>
                <w:color w:val="282828"/>
                <w:spacing w:val="17"/>
              </w:rPr>
            </w:rPrChange>
          </w:rPr>
          <w:delText xml:space="preserve"> </w:delText>
        </w:r>
      </w:del>
      <w:r w:rsidRPr="007D6B5F">
        <w:rPr>
          <w:color w:val="282828"/>
          <w:spacing w:val="-5"/>
          <w:w w:val="111"/>
          <w:rPrChange w:id="183" w:author="Carla Marie G. Bersales" w:date="2022-03-03T15:10:00Z">
            <w:rPr>
              <w:color w:val="282828"/>
              <w:spacing w:val="-4"/>
              <w:w w:val="111"/>
            </w:rPr>
          </w:rPrChange>
        </w:rPr>
        <w:t>privac</w:t>
      </w:r>
      <w:r w:rsidRPr="007D6B5F">
        <w:rPr>
          <w:color w:val="282828"/>
          <w:spacing w:val="-5"/>
          <w:w w:val="111"/>
          <w:rPrChange w:id="184" w:author="Carla Marie G. Bersales" w:date="2022-03-03T15:10:00Z">
            <w:rPr>
              <w:color w:val="282828"/>
              <w:w w:val="111"/>
            </w:rPr>
          </w:rPrChange>
        </w:rPr>
        <w:t>y</w:t>
      </w:r>
      <w:r w:rsidRPr="007D6B5F">
        <w:rPr>
          <w:color w:val="282828"/>
          <w:spacing w:val="38"/>
          <w:w w:val="111"/>
        </w:rPr>
        <w:t xml:space="preserve"> </w:t>
      </w:r>
      <w:r w:rsidRPr="007D6B5F">
        <w:rPr>
          <w:color w:val="282828"/>
          <w:spacing w:val="-5"/>
          <w:rPrChange w:id="185" w:author="Carla Marie G. Bersales" w:date="2022-03-03T15:10:00Z">
            <w:rPr>
              <w:color w:val="282828"/>
              <w:spacing w:val="-2"/>
            </w:rPr>
          </w:rPrChange>
        </w:rPr>
        <w:t>polic</w:t>
      </w:r>
      <w:r w:rsidRPr="007D6B5F">
        <w:rPr>
          <w:color w:val="282828"/>
          <w:spacing w:val="-5"/>
          <w:rPrChange w:id="186" w:author="Carla Marie G. Bersales" w:date="2022-03-03T15:10:00Z">
            <w:rPr>
              <w:color w:val="282828"/>
            </w:rPr>
          </w:rPrChange>
        </w:rPr>
        <w:t>y</w:t>
      </w:r>
      <w:r w:rsidRPr="007D6B5F">
        <w:rPr>
          <w:color w:val="282828"/>
        </w:rPr>
        <w:t xml:space="preserve"> </w:t>
      </w:r>
      <w:del w:id="187" w:author="Asllie Ann Sablan" w:date="2021-07-28T17:12:00Z">
        <w:r w:rsidRPr="007D6B5F" w:rsidDel="00575E73">
          <w:rPr>
            <w:color w:val="282828"/>
            <w:spacing w:val="50"/>
          </w:rPr>
          <w:delText xml:space="preserve"> </w:delText>
        </w:r>
      </w:del>
      <w:r w:rsidRPr="007D6B5F">
        <w:rPr>
          <w:color w:val="282828"/>
          <w:spacing w:val="-11"/>
          <w:w w:val="110"/>
        </w:rPr>
        <w:t>a</w:t>
      </w:r>
      <w:r w:rsidRPr="007D6B5F">
        <w:rPr>
          <w:color w:val="282828"/>
          <w:w w:val="110"/>
        </w:rPr>
        <w:t>t</w:t>
      </w:r>
      <w:r w:rsidRPr="007D6B5F">
        <w:rPr>
          <w:color w:val="282828"/>
        </w:rPr>
        <w:t xml:space="preserve"> </w:t>
      </w:r>
      <w:del w:id="188" w:author="Asllie Ann Sablan" w:date="2021-07-28T17:12:00Z">
        <w:r w:rsidRPr="007D6B5F" w:rsidDel="00575E73">
          <w:rPr>
            <w:color w:val="282828"/>
            <w:spacing w:val="-8"/>
          </w:rPr>
          <w:delText xml:space="preserve"> </w:delText>
        </w:r>
      </w:del>
      <w:r w:rsidRPr="007D6B5F">
        <w:rPr>
          <w:color w:val="282828"/>
          <w:spacing w:val="-4"/>
        </w:rPr>
        <w:t>the</w:t>
      </w:r>
      <w:r w:rsidRPr="007D6B5F">
        <w:rPr>
          <w:color w:val="282828"/>
          <w:spacing w:val="15"/>
        </w:rPr>
        <w:t xml:space="preserve"> </w:t>
      </w:r>
      <w:r w:rsidRPr="007D6B5F">
        <w:rPr>
          <w:color w:val="282828"/>
          <w:spacing w:val="-5"/>
          <w:rPrChange w:id="189" w:author="Carla Marie G. Bersales" w:date="2022-03-03T15:10:00Z">
            <w:rPr>
              <w:color w:val="282828"/>
              <w:w w:val="109"/>
            </w:rPr>
          </w:rPrChange>
        </w:rPr>
        <w:t>begin</w:t>
      </w:r>
      <w:r w:rsidRPr="007D6B5F">
        <w:rPr>
          <w:color w:val="282828"/>
          <w:spacing w:val="-5"/>
          <w:rPrChange w:id="190" w:author="Carla Marie G. Bersales" w:date="2022-03-03T15:10:00Z">
            <w:rPr>
              <w:color w:val="282828"/>
              <w:spacing w:val="-1"/>
              <w:w w:val="109"/>
            </w:rPr>
          </w:rPrChange>
        </w:rPr>
        <w:t>n</w:t>
      </w:r>
      <w:r w:rsidRPr="007D6B5F">
        <w:rPr>
          <w:color w:val="282828"/>
          <w:spacing w:val="-5"/>
          <w:rPrChange w:id="191" w:author="Carla Marie G. Bersales" w:date="2022-03-03T15:10:00Z">
            <w:rPr>
              <w:color w:val="282828"/>
              <w:w w:val="109"/>
            </w:rPr>
          </w:rPrChange>
        </w:rPr>
        <w:t>ing</w:t>
      </w:r>
      <w:r w:rsidRPr="007D6B5F">
        <w:rPr>
          <w:color w:val="282828"/>
          <w:spacing w:val="50"/>
          <w:w w:val="109"/>
        </w:rPr>
        <w:t xml:space="preserve"> </w:t>
      </w:r>
      <w:r w:rsidRPr="007D6B5F">
        <w:rPr>
          <w:color w:val="282828"/>
          <w:spacing w:val="-4"/>
        </w:rPr>
        <w:t>o</w:t>
      </w:r>
      <w:r w:rsidRPr="007D6B5F">
        <w:rPr>
          <w:color w:val="282828"/>
        </w:rPr>
        <w:t xml:space="preserve">f </w:t>
      </w:r>
      <w:del w:id="192" w:author="Asllie Ann Sablan" w:date="2021-07-28T17:12:00Z">
        <w:r w:rsidRPr="007D6B5F" w:rsidDel="00575E73">
          <w:rPr>
            <w:color w:val="282828"/>
            <w:spacing w:val="21"/>
          </w:rPr>
          <w:delText xml:space="preserve"> </w:delText>
        </w:r>
      </w:del>
      <w:r w:rsidRPr="007D6B5F">
        <w:rPr>
          <w:color w:val="282828"/>
          <w:spacing w:val="-4"/>
          <w:w w:val="109"/>
        </w:rPr>
        <w:t>ou</w:t>
      </w:r>
      <w:r w:rsidRPr="007D6B5F">
        <w:rPr>
          <w:color w:val="282828"/>
          <w:w w:val="109"/>
        </w:rPr>
        <w:t>r</w:t>
      </w:r>
      <w:r w:rsidRPr="007D6B5F">
        <w:rPr>
          <w:color w:val="282828"/>
          <w:spacing w:val="41"/>
          <w:w w:val="109"/>
        </w:rPr>
        <w:t xml:space="preserve"> </w:t>
      </w:r>
      <w:r w:rsidRPr="007D6B5F">
        <w:rPr>
          <w:color w:val="282828"/>
          <w:spacing w:val="-5"/>
          <w:rPrChange w:id="193" w:author="Carla Marie G. Bersales" w:date="2022-03-03T15:10:00Z">
            <w:rPr>
              <w:color w:val="282828"/>
              <w:spacing w:val="-1"/>
              <w:w w:val="109"/>
            </w:rPr>
          </w:rPrChange>
        </w:rPr>
        <w:t>rela</w:t>
      </w:r>
      <w:r w:rsidRPr="007D6B5F">
        <w:rPr>
          <w:color w:val="282828"/>
          <w:spacing w:val="-5"/>
          <w:rPrChange w:id="194" w:author="Carla Marie G. Bersales" w:date="2022-03-03T15:10:00Z">
            <w:rPr>
              <w:color w:val="282828"/>
              <w:w w:val="109"/>
            </w:rPr>
          </w:rPrChange>
        </w:rPr>
        <w:t>t</w:t>
      </w:r>
      <w:r w:rsidRPr="007D6B5F">
        <w:rPr>
          <w:color w:val="282828"/>
          <w:spacing w:val="-5"/>
          <w:rPrChange w:id="195" w:author="Carla Marie G. Bersales" w:date="2022-03-03T15:10:00Z">
            <w:rPr>
              <w:color w:val="282828"/>
              <w:spacing w:val="-1"/>
              <w:w w:val="109"/>
            </w:rPr>
          </w:rPrChange>
        </w:rPr>
        <w:t>ionshi</w:t>
      </w:r>
      <w:r w:rsidRPr="007D6B5F">
        <w:rPr>
          <w:color w:val="282828"/>
          <w:spacing w:val="-5"/>
          <w:rPrChange w:id="196" w:author="Carla Marie G. Bersales" w:date="2022-03-03T15:10:00Z">
            <w:rPr>
              <w:color w:val="282828"/>
              <w:w w:val="109"/>
            </w:rPr>
          </w:rPrChange>
        </w:rPr>
        <w:t>p</w:t>
      </w:r>
      <w:r w:rsidRPr="007D6B5F">
        <w:rPr>
          <w:color w:val="282828"/>
          <w:spacing w:val="54"/>
          <w:w w:val="109"/>
        </w:rPr>
        <w:t xml:space="preserve"> </w:t>
      </w:r>
      <w:r w:rsidRPr="007D6B5F">
        <w:rPr>
          <w:color w:val="282828"/>
          <w:spacing w:val="-5"/>
          <w:rPrChange w:id="197" w:author="Carla Marie G. Bersales" w:date="2022-03-03T15:10:00Z">
            <w:rPr>
              <w:color w:val="282828"/>
              <w:spacing w:val="-2"/>
            </w:rPr>
          </w:rPrChange>
        </w:rPr>
        <w:t>an</w:t>
      </w:r>
      <w:r w:rsidRPr="007D6B5F">
        <w:rPr>
          <w:color w:val="282828"/>
          <w:spacing w:val="-5"/>
          <w:rPrChange w:id="198" w:author="Carla Marie G. Bersales" w:date="2022-03-03T15:10:00Z">
            <w:rPr>
              <w:color w:val="282828"/>
            </w:rPr>
          </w:rPrChange>
        </w:rPr>
        <w:t>d</w:t>
      </w:r>
      <w:r w:rsidRPr="007D6B5F">
        <w:rPr>
          <w:color w:val="282828"/>
        </w:rPr>
        <w:t xml:space="preserve"> </w:t>
      </w:r>
      <w:del w:id="199" w:author="Asllie Ann Sablan" w:date="2021-07-28T17:12:00Z">
        <w:r w:rsidRPr="007D6B5F" w:rsidDel="00575E73">
          <w:rPr>
            <w:color w:val="282828"/>
            <w:spacing w:val="-5"/>
            <w:rPrChange w:id="200" w:author="Carla Marie G. Bersales" w:date="2022-03-03T15:10:00Z">
              <w:rPr>
                <w:color w:val="282828"/>
                <w:spacing w:val="34"/>
              </w:rPr>
            </w:rPrChange>
          </w:rPr>
          <w:delText xml:space="preserve"> </w:delText>
        </w:r>
      </w:del>
      <w:r w:rsidRPr="007D6B5F">
        <w:rPr>
          <w:color w:val="282828"/>
          <w:spacing w:val="-5"/>
          <w:rPrChange w:id="201" w:author="Carla Marie G. Bersales" w:date="2022-03-03T15:10:00Z">
            <w:rPr>
              <w:color w:val="282828"/>
              <w:spacing w:val="-1"/>
            </w:rPr>
          </w:rPrChange>
        </w:rPr>
        <w:t>annu</w:t>
      </w:r>
      <w:r w:rsidRPr="007D6B5F">
        <w:rPr>
          <w:color w:val="282828"/>
          <w:spacing w:val="-5"/>
          <w:rPrChange w:id="202" w:author="Carla Marie G. Bersales" w:date="2022-03-03T15:10:00Z">
            <w:rPr>
              <w:color w:val="282828"/>
            </w:rPr>
          </w:rPrChange>
        </w:rPr>
        <w:t>a</w:t>
      </w:r>
      <w:r w:rsidRPr="007D6B5F">
        <w:rPr>
          <w:color w:val="282828"/>
          <w:spacing w:val="-5"/>
          <w:rPrChange w:id="203" w:author="Carla Marie G. Bersales" w:date="2022-03-03T15:10:00Z">
            <w:rPr>
              <w:color w:val="282828"/>
              <w:spacing w:val="-1"/>
            </w:rPr>
          </w:rPrChange>
        </w:rPr>
        <w:t>ll</w:t>
      </w:r>
      <w:r w:rsidRPr="007D6B5F">
        <w:rPr>
          <w:color w:val="282828"/>
          <w:spacing w:val="-5"/>
          <w:rPrChange w:id="204" w:author="Carla Marie G. Bersales" w:date="2022-03-03T15:10:00Z">
            <w:rPr>
              <w:color w:val="282828"/>
            </w:rPr>
          </w:rPrChange>
        </w:rPr>
        <w:t>y</w:t>
      </w:r>
      <w:r w:rsidRPr="007D6B5F">
        <w:rPr>
          <w:color w:val="282828"/>
        </w:rPr>
        <w:t xml:space="preserve"> </w:t>
      </w:r>
      <w:del w:id="205" w:author="Asllie Ann Sablan" w:date="2021-07-28T17:12:00Z">
        <w:r w:rsidRPr="007D6B5F" w:rsidDel="00575E73">
          <w:rPr>
            <w:color w:val="282828"/>
            <w:spacing w:val="-5"/>
            <w:rPrChange w:id="206" w:author="Carla Marie G. Bersales" w:date="2022-03-03T15:10:00Z">
              <w:rPr>
                <w:color w:val="282828"/>
                <w:spacing w:val="50"/>
              </w:rPr>
            </w:rPrChange>
          </w:rPr>
          <w:delText xml:space="preserve"> </w:delText>
        </w:r>
      </w:del>
      <w:r w:rsidRPr="007D6B5F">
        <w:rPr>
          <w:color w:val="282828"/>
          <w:spacing w:val="-5"/>
          <w:w w:val="110"/>
          <w:rPrChange w:id="207" w:author="Carla Marie G. Bersales" w:date="2022-03-03T15:10:00Z">
            <w:rPr>
              <w:color w:val="282828"/>
              <w:w w:val="110"/>
            </w:rPr>
          </w:rPrChange>
        </w:rPr>
        <w:t>t</w:t>
      </w:r>
      <w:r w:rsidRPr="007D6B5F">
        <w:rPr>
          <w:color w:val="282828"/>
          <w:spacing w:val="-5"/>
          <w:w w:val="110"/>
          <w:rPrChange w:id="208" w:author="Carla Marie G. Bersales" w:date="2022-03-03T15:10:00Z">
            <w:rPr>
              <w:color w:val="282828"/>
              <w:spacing w:val="-2"/>
              <w:w w:val="110"/>
            </w:rPr>
          </w:rPrChange>
        </w:rPr>
        <w:t>herea</w:t>
      </w:r>
      <w:r w:rsidRPr="007D6B5F">
        <w:rPr>
          <w:color w:val="282828"/>
          <w:spacing w:val="-5"/>
          <w:w w:val="110"/>
          <w:rPrChange w:id="209" w:author="Carla Marie G. Bersales" w:date="2022-03-03T15:10:00Z">
            <w:rPr>
              <w:color w:val="282828"/>
              <w:w w:val="110"/>
            </w:rPr>
          </w:rPrChange>
        </w:rPr>
        <w:t>f</w:t>
      </w:r>
      <w:r w:rsidRPr="007D6B5F">
        <w:rPr>
          <w:color w:val="282828"/>
          <w:spacing w:val="-5"/>
          <w:w w:val="110"/>
          <w:rPrChange w:id="210" w:author="Carla Marie G. Bersales" w:date="2022-03-03T15:10:00Z">
            <w:rPr>
              <w:color w:val="282828"/>
              <w:spacing w:val="-2"/>
              <w:w w:val="110"/>
            </w:rPr>
          </w:rPrChange>
        </w:rPr>
        <w:t>ter</w:t>
      </w:r>
      <w:r w:rsidRPr="007D6B5F">
        <w:rPr>
          <w:color w:val="282828"/>
          <w:w w:val="110"/>
        </w:rPr>
        <w:t xml:space="preserve">, </w:t>
      </w:r>
      <w:del w:id="211" w:author="Asllie Ann Sablan" w:date="2021-07-28T17:12:00Z">
        <w:r w:rsidRPr="007D6B5F" w:rsidDel="00575E73">
          <w:rPr>
            <w:color w:val="282828"/>
            <w:spacing w:val="-5"/>
            <w:rPrChange w:id="212" w:author="Carla Marie G. Bersales" w:date="2022-03-03T15:10:00Z">
              <w:rPr>
                <w:color w:val="282828"/>
                <w:spacing w:val="9"/>
                <w:w w:val="110"/>
              </w:rPr>
            </w:rPrChange>
          </w:rPr>
          <w:delText xml:space="preserve"> </w:delText>
        </w:r>
      </w:del>
      <w:r w:rsidRPr="007D6B5F">
        <w:rPr>
          <w:color w:val="282828"/>
          <w:spacing w:val="-5"/>
          <w:rPrChange w:id="213" w:author="Carla Marie G. Bersales" w:date="2022-03-03T15:10:00Z">
            <w:rPr>
              <w:color w:val="282828"/>
              <w:spacing w:val="-1"/>
            </w:rPr>
          </w:rPrChange>
        </w:rPr>
        <w:t>unles</w:t>
      </w:r>
      <w:r w:rsidRPr="007D6B5F">
        <w:rPr>
          <w:color w:val="282828"/>
          <w:spacing w:val="-5"/>
          <w:rPrChange w:id="214" w:author="Carla Marie G. Bersales" w:date="2022-03-03T15:10:00Z">
            <w:rPr>
              <w:color w:val="282828"/>
            </w:rPr>
          </w:rPrChange>
        </w:rPr>
        <w:t>s</w:t>
      </w:r>
      <w:r w:rsidRPr="007D6B5F">
        <w:rPr>
          <w:color w:val="282828"/>
        </w:rPr>
        <w:t xml:space="preserve"> </w:t>
      </w:r>
      <w:del w:id="215" w:author="Asllie Ann Sablan" w:date="2021-07-28T17:12:00Z">
        <w:r w:rsidRPr="007D6B5F" w:rsidDel="00575E73">
          <w:rPr>
            <w:color w:val="282828"/>
            <w:spacing w:val="52"/>
          </w:rPr>
          <w:delText xml:space="preserve"> </w:delText>
        </w:r>
      </w:del>
      <w:r w:rsidRPr="007D6B5F">
        <w:rPr>
          <w:color w:val="282828"/>
          <w:spacing w:val="-4"/>
        </w:rPr>
        <w:t>an</w:t>
      </w:r>
      <w:r w:rsidRPr="007D6B5F">
        <w:rPr>
          <w:color w:val="282828"/>
        </w:rPr>
        <w:t xml:space="preserve">d </w:t>
      </w:r>
      <w:del w:id="216" w:author="Asllie Ann Sablan" w:date="2021-07-28T17:12:00Z">
        <w:r w:rsidRPr="007D6B5F" w:rsidDel="00575E73">
          <w:rPr>
            <w:color w:val="282828"/>
            <w:spacing w:val="28"/>
          </w:rPr>
          <w:delText xml:space="preserve"> </w:delText>
        </w:r>
      </w:del>
      <w:r w:rsidRPr="007D6B5F">
        <w:rPr>
          <w:color w:val="282828"/>
          <w:spacing w:val="-1"/>
        </w:rPr>
        <w:t>unti</w:t>
      </w:r>
      <w:r w:rsidRPr="007D6B5F">
        <w:rPr>
          <w:color w:val="282828"/>
        </w:rPr>
        <w:t xml:space="preserve">l </w:t>
      </w:r>
      <w:del w:id="217" w:author="Asllie Ann Sablan" w:date="2021-07-28T17:12:00Z">
        <w:r w:rsidRPr="007D6B5F" w:rsidDel="00575E73">
          <w:rPr>
            <w:color w:val="282828"/>
            <w:spacing w:val="37"/>
          </w:rPr>
          <w:delText xml:space="preserve"> </w:delText>
        </w:r>
      </w:del>
      <w:r w:rsidRPr="007D6B5F">
        <w:rPr>
          <w:color w:val="282828"/>
          <w:spacing w:val="-4"/>
        </w:rPr>
        <w:t>ou</w:t>
      </w:r>
      <w:r w:rsidRPr="007D6B5F">
        <w:rPr>
          <w:color w:val="282828"/>
        </w:rPr>
        <w:t xml:space="preserve">r </w:t>
      </w:r>
      <w:del w:id="218" w:author="Asllie Ann Sablan" w:date="2021-07-28T17:12:00Z">
        <w:r w:rsidRPr="007D6B5F" w:rsidDel="00575E73">
          <w:rPr>
            <w:color w:val="282828"/>
            <w:spacing w:val="-5"/>
            <w:rPrChange w:id="219" w:author="Carla Marie G. Bersales" w:date="2022-03-03T15:10:00Z">
              <w:rPr>
                <w:color w:val="282828"/>
                <w:spacing w:val="25"/>
              </w:rPr>
            </w:rPrChange>
          </w:rPr>
          <w:delText xml:space="preserve"> </w:delText>
        </w:r>
      </w:del>
      <w:r w:rsidRPr="007D6B5F">
        <w:rPr>
          <w:color w:val="282828"/>
          <w:spacing w:val="-5"/>
          <w:w w:val="111"/>
          <w:rPrChange w:id="220" w:author="Carla Marie G. Bersales" w:date="2022-03-03T15:10:00Z">
            <w:rPr>
              <w:color w:val="282828"/>
              <w:spacing w:val="-2"/>
              <w:w w:val="111"/>
            </w:rPr>
          </w:rPrChange>
        </w:rPr>
        <w:t>relationshi</w:t>
      </w:r>
      <w:r w:rsidRPr="007D6B5F">
        <w:rPr>
          <w:color w:val="282828"/>
          <w:spacing w:val="-5"/>
          <w:w w:val="111"/>
          <w:rPrChange w:id="221" w:author="Carla Marie G. Bersales" w:date="2022-03-03T15:10:00Z">
            <w:rPr>
              <w:color w:val="282828"/>
              <w:w w:val="111"/>
            </w:rPr>
          </w:rPrChange>
        </w:rPr>
        <w:t>p</w:t>
      </w:r>
      <w:r w:rsidRPr="007D6B5F">
        <w:rPr>
          <w:color w:val="282828"/>
          <w:spacing w:val="56"/>
          <w:w w:val="111"/>
        </w:rPr>
        <w:t xml:space="preserve"> </w:t>
      </w:r>
      <w:r w:rsidRPr="007D6B5F">
        <w:rPr>
          <w:color w:val="282828"/>
          <w:spacing w:val="-5"/>
          <w:rPrChange w:id="222" w:author="Carla Marie G. Bersales" w:date="2022-03-03T15:10:00Z">
            <w:rPr>
              <w:color w:val="282828"/>
              <w:spacing w:val="-1"/>
              <w:w w:val="108"/>
            </w:rPr>
          </w:rPrChange>
        </w:rPr>
        <w:t>en</w:t>
      </w:r>
      <w:r w:rsidRPr="007D6B5F">
        <w:rPr>
          <w:color w:val="282828"/>
          <w:spacing w:val="-5"/>
          <w:rPrChange w:id="223" w:author="Carla Marie G. Bersales" w:date="2022-03-03T15:10:00Z">
            <w:rPr>
              <w:color w:val="282828"/>
              <w:spacing w:val="-1"/>
              <w:w w:val="115"/>
            </w:rPr>
          </w:rPrChange>
        </w:rPr>
        <w:t>d</w:t>
      </w:r>
      <w:r w:rsidRPr="007D6B5F">
        <w:rPr>
          <w:color w:val="282828"/>
          <w:spacing w:val="-5"/>
          <w:rPrChange w:id="224" w:author="Carla Marie G. Bersales" w:date="2022-03-03T15:10:00Z">
            <w:rPr>
              <w:color w:val="282828"/>
              <w:spacing w:val="-1"/>
              <w:w w:val="106"/>
            </w:rPr>
          </w:rPrChange>
        </w:rPr>
        <w:t>s</w:t>
      </w:r>
      <w:r w:rsidRPr="007D6B5F">
        <w:rPr>
          <w:color w:val="383838"/>
          <w:w w:val="72"/>
        </w:rPr>
        <w:t>.</w:t>
      </w:r>
      <w:r w:rsidRPr="007D6B5F">
        <w:rPr>
          <w:color w:val="383838"/>
        </w:rPr>
        <w:t xml:space="preserve"> </w:t>
      </w:r>
      <w:del w:id="225" w:author="Asllie Ann Sablan" w:date="2021-07-28T17:15:00Z">
        <w:r w:rsidRPr="007D6B5F" w:rsidDel="00575E73">
          <w:rPr>
            <w:color w:val="383838"/>
          </w:rPr>
          <w:delText xml:space="preserve">  </w:delText>
        </w:r>
        <w:r w:rsidRPr="007D6B5F" w:rsidDel="00575E73">
          <w:rPr>
            <w:color w:val="383838"/>
            <w:spacing w:val="3"/>
          </w:rPr>
          <w:delText xml:space="preserve"> </w:delText>
        </w:r>
      </w:del>
      <w:r w:rsidRPr="007D6B5F">
        <w:rPr>
          <w:color w:val="282828"/>
          <w:spacing w:val="-11"/>
        </w:rPr>
        <w:t>A</w:t>
      </w:r>
      <w:r w:rsidRPr="007D6B5F">
        <w:rPr>
          <w:color w:val="282828"/>
        </w:rPr>
        <w:t xml:space="preserve">s </w:t>
      </w:r>
      <w:del w:id="226" w:author="Asllie Ann Sablan" w:date="2021-07-28T17:13:00Z">
        <w:r w:rsidRPr="007D6B5F" w:rsidDel="00575E73">
          <w:rPr>
            <w:color w:val="282828"/>
            <w:spacing w:val="10"/>
          </w:rPr>
          <w:delText xml:space="preserve"> </w:delText>
        </w:r>
      </w:del>
      <w:r w:rsidRPr="007D6B5F">
        <w:rPr>
          <w:color w:val="282828"/>
          <w:spacing w:val="-4"/>
          <w:w w:val="112"/>
        </w:rPr>
        <w:t>ou</w:t>
      </w:r>
      <w:r w:rsidRPr="007D6B5F">
        <w:rPr>
          <w:color w:val="282828"/>
          <w:w w:val="112"/>
        </w:rPr>
        <w:t>r</w:t>
      </w:r>
      <w:r w:rsidRPr="007D6B5F">
        <w:rPr>
          <w:color w:val="282828"/>
        </w:rPr>
        <w:t xml:space="preserve"> </w:t>
      </w:r>
      <w:del w:id="227" w:author="Asllie Ann Sablan" w:date="2021-07-28T17:13:00Z">
        <w:r w:rsidRPr="007D6B5F" w:rsidDel="00575E73">
          <w:rPr>
            <w:color w:val="282828"/>
            <w:spacing w:val="-5"/>
            <w:rPrChange w:id="228" w:author="Carla Marie G. Bersales" w:date="2022-03-03T15:10:00Z">
              <w:rPr>
                <w:color w:val="282828"/>
                <w:spacing w:val="-4"/>
              </w:rPr>
            </w:rPrChange>
          </w:rPr>
          <w:delText xml:space="preserve"> </w:delText>
        </w:r>
      </w:del>
      <w:r w:rsidRPr="007D6B5F">
        <w:rPr>
          <w:color w:val="282828"/>
          <w:spacing w:val="-5"/>
          <w:rPrChange w:id="229" w:author="Carla Marie G. Bersales" w:date="2022-03-03T15:10:00Z">
            <w:rPr>
              <w:color w:val="282828"/>
            </w:rPr>
          </w:rPrChange>
        </w:rPr>
        <w:t>products</w:t>
      </w:r>
      <w:del w:id="230" w:author="Asllie Ann Sablan" w:date="2021-07-28T17:15:00Z">
        <w:r w:rsidRPr="007D6B5F" w:rsidDel="00575E73">
          <w:rPr>
            <w:color w:val="282828"/>
            <w:spacing w:val="-5"/>
            <w:rPrChange w:id="231" w:author="Carla Marie G. Bersales" w:date="2022-03-03T15:10:00Z">
              <w:rPr>
                <w:color w:val="282828"/>
              </w:rPr>
            </w:rPrChange>
          </w:rPr>
          <w:delText xml:space="preserve">  </w:delText>
        </w:r>
      </w:del>
      <w:r w:rsidRPr="007D6B5F">
        <w:rPr>
          <w:color w:val="282828"/>
          <w:spacing w:val="3"/>
        </w:rPr>
        <w:t xml:space="preserve"> </w:t>
      </w:r>
      <w:r w:rsidRPr="007D6B5F">
        <w:rPr>
          <w:color w:val="282828"/>
          <w:spacing w:val="-5"/>
        </w:rPr>
        <w:t>and</w:t>
      </w:r>
      <w:r w:rsidRPr="007D6B5F">
        <w:rPr>
          <w:color w:val="282828"/>
          <w:spacing w:val="27"/>
        </w:rPr>
        <w:t xml:space="preserve"> </w:t>
      </w:r>
      <w:r w:rsidRPr="007D6B5F">
        <w:rPr>
          <w:color w:val="282828"/>
          <w:spacing w:val="-5"/>
          <w:rPrChange w:id="232" w:author="Carla Marie G. Bersales" w:date="2022-03-03T15:10:00Z">
            <w:rPr>
              <w:color w:val="282828"/>
              <w:spacing w:val="1"/>
            </w:rPr>
          </w:rPrChange>
        </w:rPr>
        <w:t>service</w:t>
      </w:r>
      <w:r w:rsidRPr="007D6B5F">
        <w:rPr>
          <w:color w:val="282828"/>
          <w:spacing w:val="-5"/>
          <w:rPrChange w:id="233" w:author="Carla Marie G. Bersales" w:date="2022-03-03T15:10:00Z">
            <w:rPr>
              <w:color w:val="282828"/>
            </w:rPr>
          </w:rPrChange>
        </w:rPr>
        <w:t>s</w:t>
      </w:r>
      <w:r w:rsidRPr="007D6B5F">
        <w:rPr>
          <w:color w:val="282828"/>
        </w:rPr>
        <w:t xml:space="preserve"> </w:t>
      </w:r>
      <w:del w:id="234" w:author="Asllie Ann Sablan" w:date="2021-07-28T17:13:00Z">
        <w:r w:rsidRPr="007D6B5F" w:rsidDel="00575E73">
          <w:rPr>
            <w:color w:val="282828"/>
            <w:spacing w:val="-5"/>
            <w:rPrChange w:id="235" w:author="Carla Marie G. Bersales" w:date="2022-03-03T15:10:00Z">
              <w:rPr>
                <w:color w:val="282828"/>
                <w:spacing w:val="11"/>
              </w:rPr>
            </w:rPrChange>
          </w:rPr>
          <w:delText xml:space="preserve"> </w:delText>
        </w:r>
      </w:del>
      <w:r w:rsidRPr="007D6B5F">
        <w:rPr>
          <w:color w:val="282828"/>
          <w:spacing w:val="-5"/>
          <w:w w:val="109"/>
          <w:rPrChange w:id="236" w:author="Carla Marie G. Bersales" w:date="2022-03-03T15:10:00Z">
            <w:rPr>
              <w:color w:val="282828"/>
              <w:spacing w:val="-2"/>
              <w:w w:val="109"/>
            </w:rPr>
          </w:rPrChange>
        </w:rPr>
        <w:t>con</w:t>
      </w:r>
      <w:r w:rsidRPr="007D6B5F">
        <w:rPr>
          <w:color w:val="282828"/>
          <w:spacing w:val="-5"/>
          <w:w w:val="109"/>
          <w:rPrChange w:id="237" w:author="Carla Marie G. Bersales" w:date="2022-03-03T15:10:00Z">
            <w:rPr>
              <w:color w:val="282828"/>
              <w:w w:val="109"/>
            </w:rPr>
          </w:rPrChange>
        </w:rPr>
        <w:t>t</w:t>
      </w:r>
      <w:r w:rsidRPr="007D6B5F">
        <w:rPr>
          <w:color w:val="282828"/>
          <w:spacing w:val="-5"/>
          <w:w w:val="109"/>
          <w:rPrChange w:id="238" w:author="Carla Marie G. Bersales" w:date="2022-03-03T15:10:00Z">
            <w:rPr>
              <w:color w:val="282828"/>
              <w:spacing w:val="-2"/>
              <w:w w:val="109"/>
            </w:rPr>
          </w:rPrChange>
        </w:rPr>
        <w:t>inu</w:t>
      </w:r>
      <w:r w:rsidRPr="007D6B5F">
        <w:rPr>
          <w:color w:val="282828"/>
          <w:spacing w:val="-5"/>
          <w:w w:val="109"/>
          <w:rPrChange w:id="239" w:author="Carla Marie G. Bersales" w:date="2022-03-03T15:10:00Z">
            <w:rPr>
              <w:color w:val="282828"/>
              <w:w w:val="109"/>
            </w:rPr>
          </w:rPrChange>
        </w:rPr>
        <w:t>e</w:t>
      </w:r>
      <w:r w:rsidRPr="007D6B5F">
        <w:rPr>
          <w:color w:val="282828"/>
          <w:spacing w:val="20"/>
          <w:w w:val="109"/>
        </w:rPr>
        <w:t xml:space="preserve"> </w:t>
      </w:r>
      <w:r w:rsidRPr="007D6B5F">
        <w:rPr>
          <w:color w:val="282828"/>
          <w:spacing w:val="-14"/>
        </w:rPr>
        <w:t>t</w:t>
      </w:r>
      <w:r w:rsidRPr="007D6B5F">
        <w:rPr>
          <w:color w:val="282828"/>
        </w:rPr>
        <w:t>o</w:t>
      </w:r>
      <w:r w:rsidRPr="007D6B5F">
        <w:rPr>
          <w:color w:val="282828"/>
          <w:spacing w:val="41"/>
        </w:rPr>
        <w:t xml:space="preserve"> </w:t>
      </w:r>
      <w:r w:rsidRPr="007D6B5F">
        <w:rPr>
          <w:color w:val="282828"/>
          <w:spacing w:val="-5"/>
          <w:rPrChange w:id="240" w:author="Carla Marie G. Bersales" w:date="2022-03-03T15:10:00Z">
            <w:rPr>
              <w:color w:val="282828"/>
              <w:spacing w:val="-3"/>
            </w:rPr>
          </w:rPrChange>
        </w:rPr>
        <w:t>evolve</w:t>
      </w:r>
      <w:r w:rsidRPr="007D6B5F">
        <w:rPr>
          <w:color w:val="282828"/>
        </w:rPr>
        <w:t xml:space="preserve">, </w:t>
      </w:r>
      <w:del w:id="241" w:author="Asllie Ann Sablan" w:date="2021-07-28T17:13:00Z">
        <w:r w:rsidRPr="007D6B5F" w:rsidDel="00575E73">
          <w:rPr>
            <w:color w:val="282828"/>
            <w:spacing w:val="20"/>
          </w:rPr>
          <w:delText xml:space="preserve"> </w:delText>
        </w:r>
      </w:del>
      <w:r w:rsidRPr="007D6B5F">
        <w:rPr>
          <w:color w:val="282828"/>
          <w:spacing w:val="-7"/>
        </w:rPr>
        <w:t>i</w:t>
      </w:r>
      <w:r w:rsidRPr="007D6B5F">
        <w:rPr>
          <w:color w:val="282828"/>
        </w:rPr>
        <w:t>t</w:t>
      </w:r>
      <w:r w:rsidRPr="007D6B5F">
        <w:rPr>
          <w:color w:val="282828"/>
          <w:spacing w:val="24"/>
        </w:rPr>
        <w:t xml:space="preserve"> </w:t>
      </w:r>
      <w:r w:rsidRPr="007D6B5F">
        <w:rPr>
          <w:color w:val="282828"/>
          <w:spacing w:val="-5"/>
        </w:rPr>
        <w:t>ma</w:t>
      </w:r>
      <w:r w:rsidRPr="007D6B5F">
        <w:rPr>
          <w:color w:val="282828"/>
        </w:rPr>
        <w:t xml:space="preserve">y </w:t>
      </w:r>
      <w:del w:id="242" w:author="Asllie Ann Sablan" w:date="2021-07-28T17:13:00Z">
        <w:r w:rsidRPr="007D6B5F" w:rsidDel="00575E73">
          <w:rPr>
            <w:color w:val="282828"/>
            <w:spacing w:val="3"/>
          </w:rPr>
          <w:delText xml:space="preserve"> </w:delText>
        </w:r>
      </w:del>
      <w:r w:rsidRPr="007D6B5F">
        <w:rPr>
          <w:color w:val="282828"/>
        </w:rPr>
        <w:t>be</w:t>
      </w:r>
      <w:r w:rsidRPr="007D6B5F">
        <w:rPr>
          <w:color w:val="282828"/>
          <w:spacing w:val="29"/>
        </w:rPr>
        <w:t xml:space="preserve"> </w:t>
      </w:r>
      <w:r w:rsidRPr="007D6B5F">
        <w:rPr>
          <w:color w:val="282828"/>
          <w:spacing w:val="2"/>
        </w:rPr>
        <w:t>necess</w:t>
      </w:r>
      <w:r w:rsidRPr="007D6B5F">
        <w:rPr>
          <w:color w:val="282828"/>
        </w:rPr>
        <w:t xml:space="preserve">ary </w:t>
      </w:r>
      <w:del w:id="243" w:author="Asllie Ann Sablan" w:date="2021-07-28T17:13:00Z">
        <w:r w:rsidRPr="007D6B5F" w:rsidDel="00575E73">
          <w:rPr>
            <w:color w:val="282828"/>
            <w:spacing w:val="16"/>
          </w:rPr>
          <w:delText xml:space="preserve"> </w:delText>
        </w:r>
      </w:del>
      <w:r w:rsidRPr="007D6B5F">
        <w:rPr>
          <w:color w:val="282828"/>
          <w:spacing w:val="-7"/>
        </w:rPr>
        <w:t>t</w:t>
      </w:r>
      <w:r w:rsidRPr="007D6B5F">
        <w:rPr>
          <w:color w:val="282828"/>
        </w:rPr>
        <w:t>o</w:t>
      </w:r>
      <w:r w:rsidRPr="007D6B5F">
        <w:rPr>
          <w:color w:val="282828"/>
          <w:spacing w:val="34"/>
        </w:rPr>
        <w:t xml:space="preserve"> </w:t>
      </w:r>
      <w:r w:rsidRPr="007D6B5F">
        <w:rPr>
          <w:color w:val="282828"/>
          <w:spacing w:val="-5"/>
          <w:rPrChange w:id="244" w:author="Carla Marie G. Bersales" w:date="2022-03-03T15:10:00Z">
            <w:rPr>
              <w:color w:val="282828"/>
              <w:spacing w:val="-8"/>
              <w:w w:val="115"/>
            </w:rPr>
          </w:rPrChange>
        </w:rPr>
        <w:t>revie</w:t>
      </w:r>
      <w:r w:rsidRPr="007D6B5F">
        <w:rPr>
          <w:color w:val="282828"/>
          <w:spacing w:val="-5"/>
          <w:rPrChange w:id="245" w:author="Carla Marie G. Bersales" w:date="2022-03-03T15:10:00Z">
            <w:rPr>
              <w:color w:val="282828"/>
              <w:w w:val="115"/>
            </w:rPr>
          </w:rPrChange>
        </w:rPr>
        <w:t>w</w:t>
      </w:r>
      <w:r w:rsidRPr="007D6B5F">
        <w:rPr>
          <w:color w:val="282828"/>
          <w:spacing w:val="13"/>
          <w:w w:val="115"/>
        </w:rPr>
        <w:t xml:space="preserve"> </w:t>
      </w:r>
      <w:r w:rsidRPr="007D6B5F">
        <w:rPr>
          <w:color w:val="282828"/>
          <w:spacing w:val="-4"/>
        </w:rPr>
        <w:t>an</w:t>
      </w:r>
      <w:r w:rsidRPr="007D6B5F">
        <w:rPr>
          <w:color w:val="282828"/>
        </w:rPr>
        <w:t>d</w:t>
      </w:r>
      <w:r w:rsidRPr="007D6B5F">
        <w:rPr>
          <w:color w:val="282828"/>
          <w:spacing w:val="36"/>
        </w:rPr>
        <w:t xml:space="preserve"> </w:t>
      </w:r>
      <w:r w:rsidRPr="007D6B5F">
        <w:rPr>
          <w:color w:val="282828"/>
          <w:spacing w:val="-5"/>
          <w:rPrChange w:id="246" w:author="Carla Marie G. Bersales" w:date="2022-03-03T15:10:00Z">
            <w:rPr>
              <w:color w:val="282828"/>
              <w:spacing w:val="-3"/>
              <w:w w:val="110"/>
            </w:rPr>
          </w:rPrChange>
        </w:rPr>
        <w:t>revis</w:t>
      </w:r>
      <w:r w:rsidRPr="007D6B5F">
        <w:rPr>
          <w:color w:val="282828"/>
          <w:spacing w:val="-5"/>
          <w:rPrChange w:id="247" w:author="Carla Marie G. Bersales" w:date="2022-03-03T15:10:00Z">
            <w:rPr>
              <w:color w:val="282828"/>
              <w:w w:val="110"/>
            </w:rPr>
          </w:rPrChange>
        </w:rPr>
        <w:t>e</w:t>
      </w:r>
      <w:r w:rsidRPr="007D6B5F">
        <w:rPr>
          <w:color w:val="282828"/>
          <w:spacing w:val="18"/>
          <w:w w:val="110"/>
        </w:rPr>
        <w:t xml:space="preserve"> </w:t>
      </w:r>
      <w:r w:rsidRPr="007D6B5F">
        <w:rPr>
          <w:color w:val="282828"/>
          <w:spacing w:val="-5"/>
          <w:rPrChange w:id="248" w:author="Carla Marie G. Bersales" w:date="2022-03-03T15:10:00Z">
            <w:rPr>
              <w:color w:val="282828"/>
              <w:spacing w:val="-2"/>
            </w:rPr>
          </w:rPrChange>
        </w:rPr>
        <w:t>ou</w:t>
      </w:r>
      <w:r w:rsidRPr="007D6B5F">
        <w:rPr>
          <w:color w:val="282828"/>
          <w:spacing w:val="-5"/>
          <w:rPrChange w:id="249" w:author="Carla Marie G. Bersales" w:date="2022-03-03T15:10:00Z">
            <w:rPr>
              <w:color w:val="282828"/>
            </w:rPr>
          </w:rPrChange>
        </w:rPr>
        <w:t>r</w:t>
      </w:r>
      <w:r w:rsidRPr="007D6B5F">
        <w:rPr>
          <w:color w:val="282828"/>
          <w:spacing w:val="43"/>
        </w:rPr>
        <w:t xml:space="preserve"> </w:t>
      </w:r>
      <w:r w:rsidRPr="007D6B5F">
        <w:rPr>
          <w:color w:val="282828"/>
          <w:spacing w:val="-5"/>
          <w:rPrChange w:id="250" w:author="Carla Marie G. Bersales" w:date="2022-03-03T15:10:00Z">
            <w:rPr>
              <w:color w:val="282828"/>
              <w:spacing w:val="-2"/>
              <w:w w:val="110"/>
            </w:rPr>
          </w:rPrChange>
        </w:rPr>
        <w:t>privac</w:t>
      </w:r>
      <w:r w:rsidRPr="007D6B5F">
        <w:rPr>
          <w:color w:val="282828"/>
          <w:spacing w:val="-5"/>
          <w:rPrChange w:id="251" w:author="Carla Marie G. Bersales" w:date="2022-03-03T15:10:00Z">
            <w:rPr>
              <w:color w:val="282828"/>
              <w:w w:val="110"/>
            </w:rPr>
          </w:rPrChange>
        </w:rPr>
        <w:t>y</w:t>
      </w:r>
      <w:r w:rsidRPr="007D6B5F">
        <w:rPr>
          <w:color w:val="282828"/>
          <w:spacing w:val="10"/>
          <w:w w:val="110"/>
        </w:rPr>
        <w:t xml:space="preserve"> </w:t>
      </w:r>
      <w:r w:rsidRPr="007D6B5F">
        <w:rPr>
          <w:color w:val="282828"/>
          <w:spacing w:val="-5"/>
          <w:rPrChange w:id="252" w:author="Carla Marie G. Bersales" w:date="2022-03-03T15:10:00Z">
            <w:rPr>
              <w:color w:val="282828"/>
              <w:spacing w:val="2"/>
              <w:w w:val="106"/>
            </w:rPr>
          </w:rPrChange>
        </w:rPr>
        <w:t>po</w:t>
      </w:r>
      <w:r w:rsidRPr="007D6B5F">
        <w:rPr>
          <w:color w:val="282828"/>
          <w:spacing w:val="-5"/>
          <w:rPrChange w:id="253" w:author="Carla Marie G. Bersales" w:date="2022-03-03T15:10:00Z">
            <w:rPr>
              <w:color w:val="282828"/>
              <w:spacing w:val="2"/>
              <w:w w:val="113"/>
            </w:rPr>
          </w:rPrChange>
        </w:rPr>
        <w:t>lici</w:t>
      </w:r>
      <w:r w:rsidRPr="007D6B5F">
        <w:rPr>
          <w:color w:val="282828"/>
          <w:spacing w:val="-5"/>
          <w:rPrChange w:id="254" w:author="Carla Marie G. Bersales" w:date="2022-03-03T15:10:00Z">
            <w:rPr>
              <w:color w:val="282828"/>
              <w:spacing w:val="2"/>
              <w:w w:val="103"/>
            </w:rPr>
          </w:rPrChange>
        </w:rPr>
        <w:t>es</w:t>
      </w:r>
      <w:r w:rsidRPr="007D6B5F">
        <w:rPr>
          <w:color w:val="282828"/>
          <w:w w:val="79"/>
        </w:rPr>
        <w:t>,</w:t>
      </w:r>
      <w:r w:rsidRPr="007D6B5F">
        <w:rPr>
          <w:color w:val="282828"/>
        </w:rPr>
        <w:t xml:space="preserve"> </w:t>
      </w:r>
      <w:del w:id="255" w:author="Asllie Ann Sablan" w:date="2021-07-28T17:13:00Z">
        <w:r w:rsidRPr="007D6B5F" w:rsidDel="00575E73">
          <w:rPr>
            <w:color w:val="282828"/>
            <w:spacing w:val="-22"/>
          </w:rPr>
          <w:delText xml:space="preserve"> </w:delText>
        </w:r>
      </w:del>
      <w:r w:rsidRPr="007D6B5F">
        <w:rPr>
          <w:color w:val="282828"/>
          <w:spacing w:val="-4"/>
        </w:rPr>
        <w:t>i</w:t>
      </w:r>
      <w:r w:rsidRPr="007D6B5F">
        <w:rPr>
          <w:color w:val="282828"/>
        </w:rPr>
        <w:t>n</w:t>
      </w:r>
      <w:r w:rsidRPr="007D6B5F">
        <w:rPr>
          <w:color w:val="282828"/>
          <w:spacing w:val="19"/>
        </w:rPr>
        <w:t xml:space="preserve"> </w:t>
      </w:r>
      <w:r w:rsidRPr="007D6B5F">
        <w:rPr>
          <w:color w:val="282828"/>
          <w:spacing w:val="-5"/>
          <w:w w:val="112"/>
        </w:rPr>
        <w:t>whi</w:t>
      </w:r>
      <w:r w:rsidRPr="007D6B5F">
        <w:rPr>
          <w:color w:val="282828"/>
          <w:spacing w:val="-5"/>
          <w:w w:val="108"/>
        </w:rPr>
        <w:t>c</w:t>
      </w:r>
      <w:r w:rsidRPr="007D6B5F">
        <w:rPr>
          <w:color w:val="282828"/>
          <w:w w:val="108"/>
        </w:rPr>
        <w:t>h</w:t>
      </w:r>
      <w:r w:rsidRPr="007D6B5F">
        <w:rPr>
          <w:color w:val="282828"/>
          <w:spacing w:val="20"/>
        </w:rPr>
        <w:t xml:space="preserve"> </w:t>
      </w:r>
      <w:r w:rsidRPr="007D6B5F">
        <w:rPr>
          <w:color w:val="282828"/>
          <w:spacing w:val="-5"/>
          <w:rPrChange w:id="256" w:author="Carla Marie G. Bersales" w:date="2022-03-03T15:10:00Z">
            <w:rPr>
              <w:color w:val="282828"/>
            </w:rPr>
          </w:rPrChange>
        </w:rPr>
        <w:t>case</w:t>
      </w:r>
      <w:r w:rsidRPr="007D6B5F">
        <w:rPr>
          <w:color w:val="282828"/>
          <w:spacing w:val="20"/>
        </w:rPr>
        <w:t xml:space="preserve"> </w:t>
      </w:r>
      <w:r w:rsidRPr="007D6B5F">
        <w:rPr>
          <w:color w:val="282828"/>
          <w:spacing w:val="-5"/>
          <w:rPrChange w:id="257" w:author="Carla Marie G. Bersales" w:date="2022-03-03T15:10:00Z">
            <w:rPr>
              <w:color w:val="282828"/>
              <w:spacing w:val="-7"/>
            </w:rPr>
          </w:rPrChange>
        </w:rPr>
        <w:t>w</w:t>
      </w:r>
      <w:r w:rsidRPr="007D6B5F">
        <w:rPr>
          <w:color w:val="282828"/>
          <w:spacing w:val="-5"/>
          <w:rPrChange w:id="258" w:author="Carla Marie G. Bersales" w:date="2022-03-03T15:10:00Z">
            <w:rPr>
              <w:color w:val="282828"/>
            </w:rPr>
          </w:rPrChange>
        </w:rPr>
        <w:t>e</w:t>
      </w:r>
      <w:r w:rsidRPr="007D6B5F">
        <w:rPr>
          <w:color w:val="282828"/>
          <w:spacing w:val="46"/>
        </w:rPr>
        <w:t xml:space="preserve"> </w:t>
      </w:r>
      <w:r w:rsidRPr="007D6B5F">
        <w:rPr>
          <w:color w:val="282828"/>
          <w:spacing w:val="-5"/>
          <w:rPrChange w:id="259" w:author="Carla Marie G. Bersales" w:date="2022-03-03T15:10:00Z">
            <w:rPr>
              <w:color w:val="282828"/>
              <w:spacing w:val="-7"/>
            </w:rPr>
          </w:rPrChange>
        </w:rPr>
        <w:t>wil</w:t>
      </w:r>
      <w:r w:rsidRPr="007D6B5F">
        <w:rPr>
          <w:color w:val="282828"/>
          <w:spacing w:val="-5"/>
          <w:rPrChange w:id="260" w:author="Carla Marie G. Bersales" w:date="2022-03-03T15:10:00Z">
            <w:rPr>
              <w:color w:val="282828"/>
            </w:rPr>
          </w:rPrChange>
        </w:rPr>
        <w:t>l</w:t>
      </w:r>
      <w:r w:rsidRPr="007D6B5F">
        <w:rPr>
          <w:color w:val="282828"/>
          <w:spacing w:val="49"/>
        </w:rPr>
        <w:t xml:space="preserve"> </w:t>
      </w:r>
      <w:r w:rsidRPr="007D6B5F">
        <w:rPr>
          <w:color w:val="282828"/>
          <w:spacing w:val="-5"/>
          <w:rPrChange w:id="261" w:author="Carla Marie G. Bersales" w:date="2022-03-03T15:10:00Z">
            <w:rPr>
              <w:color w:val="282828"/>
              <w:spacing w:val="-4"/>
            </w:rPr>
          </w:rPrChange>
        </w:rPr>
        <w:t>provide</w:t>
      </w:r>
      <w:r w:rsidRPr="007D6B5F">
        <w:rPr>
          <w:color w:val="282828"/>
        </w:rPr>
        <w:t xml:space="preserve"> </w:t>
      </w:r>
      <w:del w:id="262" w:author="Asllie Ann Sablan" w:date="2021-07-28T17:13:00Z">
        <w:r w:rsidRPr="007D6B5F" w:rsidDel="00575E73">
          <w:rPr>
            <w:color w:val="282828"/>
            <w:spacing w:val="2"/>
          </w:rPr>
          <w:delText xml:space="preserve"> </w:delText>
        </w:r>
      </w:del>
      <w:r w:rsidRPr="007D6B5F">
        <w:rPr>
          <w:color w:val="282828"/>
          <w:spacing w:val="-9"/>
        </w:rPr>
        <w:t>yo</w:t>
      </w:r>
      <w:r w:rsidRPr="007D6B5F">
        <w:rPr>
          <w:color w:val="282828"/>
        </w:rPr>
        <w:t>u</w:t>
      </w:r>
      <w:r w:rsidRPr="007D6B5F">
        <w:rPr>
          <w:color w:val="282828"/>
          <w:spacing w:val="47"/>
        </w:rPr>
        <w:t xml:space="preserve"> </w:t>
      </w:r>
      <w:r w:rsidRPr="007D6B5F">
        <w:rPr>
          <w:color w:val="282828"/>
          <w:spacing w:val="-9"/>
        </w:rPr>
        <w:t>wit</w:t>
      </w:r>
      <w:r w:rsidRPr="007D6B5F">
        <w:rPr>
          <w:color w:val="282828"/>
        </w:rPr>
        <w:t xml:space="preserve">h </w:t>
      </w:r>
      <w:del w:id="263" w:author="Asllie Ann Sablan" w:date="2021-07-28T17:13:00Z">
        <w:r w:rsidRPr="007D6B5F" w:rsidDel="00575E73">
          <w:rPr>
            <w:color w:val="282828"/>
            <w:spacing w:val="12"/>
          </w:rPr>
          <w:delText xml:space="preserve"> </w:delText>
        </w:r>
      </w:del>
      <w:r w:rsidRPr="007D6B5F">
        <w:rPr>
          <w:color w:val="282828"/>
        </w:rPr>
        <w:t>an</w:t>
      </w:r>
      <w:r w:rsidRPr="007D6B5F">
        <w:rPr>
          <w:color w:val="282828"/>
          <w:spacing w:val="18"/>
        </w:rPr>
        <w:t xml:space="preserve"> </w:t>
      </w:r>
      <w:r w:rsidRPr="007D6B5F">
        <w:rPr>
          <w:color w:val="282828"/>
          <w:spacing w:val="-5"/>
          <w:rPrChange w:id="264" w:author="Carla Marie G. Bersales" w:date="2022-03-03T15:10:00Z">
            <w:rPr>
              <w:color w:val="282828"/>
              <w:spacing w:val="-3"/>
              <w:w w:val="113"/>
            </w:rPr>
          </w:rPrChange>
        </w:rPr>
        <w:t>update</w:t>
      </w:r>
      <w:r w:rsidRPr="007D6B5F">
        <w:rPr>
          <w:color w:val="282828"/>
          <w:spacing w:val="-5"/>
          <w:rPrChange w:id="265" w:author="Carla Marie G. Bersales" w:date="2022-03-03T15:10:00Z">
            <w:rPr>
              <w:color w:val="282828"/>
              <w:w w:val="113"/>
            </w:rPr>
          </w:rPrChange>
        </w:rPr>
        <w:t>d</w:t>
      </w:r>
      <w:r w:rsidRPr="007D6B5F">
        <w:rPr>
          <w:color w:val="282828"/>
          <w:spacing w:val="-17"/>
          <w:w w:val="113"/>
        </w:rPr>
        <w:t xml:space="preserve"> </w:t>
      </w:r>
      <w:r w:rsidRPr="007D6B5F">
        <w:rPr>
          <w:color w:val="282828"/>
          <w:spacing w:val="-4"/>
          <w:rPrChange w:id="266" w:author="Carla Marie G. Bersales" w:date="2022-03-03T15:10:00Z">
            <w:rPr>
              <w:color w:val="282828"/>
              <w:spacing w:val="-6"/>
              <w:w w:val="113"/>
            </w:rPr>
          </w:rPrChange>
        </w:rPr>
        <w:t>privac</w:t>
      </w:r>
      <w:r w:rsidRPr="007D6B5F">
        <w:rPr>
          <w:color w:val="282828"/>
          <w:spacing w:val="-4"/>
          <w:rPrChange w:id="267" w:author="Carla Marie G. Bersales" w:date="2022-03-03T15:10:00Z">
            <w:rPr>
              <w:color w:val="282828"/>
              <w:w w:val="113"/>
            </w:rPr>
          </w:rPrChange>
        </w:rPr>
        <w:t>y</w:t>
      </w:r>
      <w:r w:rsidRPr="007D6B5F">
        <w:rPr>
          <w:color w:val="282828"/>
          <w:spacing w:val="12"/>
          <w:w w:val="113"/>
        </w:rPr>
        <w:t xml:space="preserve"> </w:t>
      </w:r>
      <w:r w:rsidRPr="007D6B5F">
        <w:rPr>
          <w:color w:val="282828"/>
          <w:spacing w:val="-5"/>
          <w:rPrChange w:id="268" w:author="Carla Marie G. Bersales" w:date="2022-03-03T15:10:00Z">
            <w:rPr>
              <w:color w:val="282828"/>
              <w:spacing w:val="1"/>
              <w:w w:val="104"/>
            </w:rPr>
          </w:rPrChange>
        </w:rPr>
        <w:t>n</w:t>
      </w:r>
      <w:r w:rsidRPr="007D6B5F">
        <w:rPr>
          <w:color w:val="282828"/>
          <w:spacing w:val="-5"/>
          <w:rPrChange w:id="269" w:author="Carla Marie G. Bersales" w:date="2022-03-03T15:10:00Z">
            <w:rPr>
              <w:color w:val="282828"/>
              <w:spacing w:val="1"/>
              <w:w w:val="111"/>
            </w:rPr>
          </w:rPrChange>
        </w:rPr>
        <w:t>o</w:t>
      </w:r>
      <w:r w:rsidRPr="007D6B5F">
        <w:rPr>
          <w:color w:val="282828"/>
          <w:spacing w:val="-5"/>
          <w:rPrChange w:id="270" w:author="Carla Marie G. Bersales" w:date="2022-03-03T15:10:00Z">
            <w:rPr>
              <w:color w:val="282828"/>
              <w:spacing w:val="1"/>
              <w:w w:val="117"/>
            </w:rPr>
          </w:rPrChange>
        </w:rPr>
        <w:t>t</w:t>
      </w:r>
      <w:r w:rsidRPr="007D6B5F">
        <w:rPr>
          <w:color w:val="282828"/>
          <w:spacing w:val="-5"/>
          <w:rPrChange w:id="271" w:author="Carla Marie G. Bersales" w:date="2022-03-03T15:10:00Z">
            <w:rPr>
              <w:color w:val="282828"/>
              <w:spacing w:val="1"/>
              <w:w w:val="104"/>
            </w:rPr>
          </w:rPrChange>
        </w:rPr>
        <w:t>ice</w:t>
      </w:r>
      <w:r w:rsidRPr="007D6B5F">
        <w:rPr>
          <w:color w:val="282828"/>
          <w:spacing w:val="1"/>
          <w:w w:val="104"/>
        </w:rPr>
        <w:t>.</w:t>
      </w:r>
    </w:p>
    <w:p w14:paraId="1DE3F38B" w14:textId="77777777" w:rsidR="00C949EF" w:rsidRPr="007D6B5F" w:rsidRDefault="00C949EF" w:rsidP="00C949EF">
      <w:pPr>
        <w:spacing w:before="10" w:line="220" w:lineRule="exact"/>
      </w:pPr>
    </w:p>
    <w:p w14:paraId="4D02DCD5" w14:textId="1C1D192F" w:rsidR="00C949EF" w:rsidRPr="00356808" w:rsidRDefault="00C949EF">
      <w:pPr>
        <w:pStyle w:val="ListParagraph"/>
        <w:numPr>
          <w:ilvl w:val="0"/>
          <w:numId w:val="2"/>
        </w:numPr>
        <w:ind w:right="7241"/>
        <w:jc w:val="both"/>
        <w:rPr>
          <w:ins w:id="272" w:author="Carla Marie G. Bersales" w:date="2023-07-18T13:54:00Z"/>
          <w:color w:val="282828"/>
          <w:w w:val="64"/>
          <w:position w:val="-4"/>
          <w:rPrChange w:id="273" w:author="Carla Marie G. Bersales" w:date="2023-07-18T13:54:00Z">
            <w:rPr>
              <w:ins w:id="274" w:author="Carla Marie G. Bersales" w:date="2023-07-18T13:54:00Z"/>
              <w:w w:val="64"/>
            </w:rPr>
          </w:rPrChange>
        </w:rPr>
        <w:pPrChange w:id="275" w:author="Carla Marie G. Bersales" w:date="2023-07-18T13:54:00Z">
          <w:pPr>
            <w:ind w:left="161" w:right="7241"/>
            <w:jc w:val="both"/>
          </w:pPr>
        </w:pPrChange>
      </w:pPr>
      <w:del w:id="276" w:author="Carla Marie G. Bersales" w:date="2023-07-18T13:54:00Z">
        <w:r w:rsidRPr="00356808" w:rsidDel="00356808">
          <w:rPr>
            <w:color w:val="282828"/>
            <w:position w:val="-4"/>
            <w:rPrChange w:id="277" w:author="Carla Marie G. Bersales" w:date="2023-07-18T13:54:00Z">
              <w:rPr/>
            </w:rPrChange>
          </w:rPr>
          <w:delText xml:space="preserve">I.          </w:delText>
        </w:r>
        <w:r w:rsidRPr="00356808" w:rsidDel="00356808">
          <w:rPr>
            <w:color w:val="282828"/>
            <w:spacing w:val="22"/>
            <w:position w:val="-4"/>
            <w:rPrChange w:id="278" w:author="Carla Marie G. Bersales" w:date="2023-07-18T13:54:00Z">
              <w:rPr>
                <w:spacing w:val="22"/>
              </w:rPr>
            </w:rPrChange>
          </w:rPr>
          <w:delText xml:space="preserve"> </w:delText>
        </w:r>
      </w:del>
      <w:r w:rsidRPr="00356808">
        <w:rPr>
          <w:color w:val="282828"/>
          <w:spacing w:val="-2"/>
          <w:w w:val="110"/>
          <w:position w:val="-4"/>
          <w:rPrChange w:id="279" w:author="Carla Marie G. Bersales" w:date="2023-07-18T13:54:00Z">
            <w:rPr>
              <w:spacing w:val="-2"/>
              <w:w w:val="110"/>
            </w:rPr>
          </w:rPrChange>
        </w:rPr>
        <w:t>Finan</w:t>
      </w:r>
      <w:r w:rsidRPr="00356808">
        <w:rPr>
          <w:color w:val="282828"/>
          <w:w w:val="110"/>
          <w:position w:val="-4"/>
          <w:rPrChange w:id="280" w:author="Carla Marie G. Bersales" w:date="2023-07-18T13:54:00Z">
            <w:rPr>
              <w:w w:val="110"/>
            </w:rPr>
          </w:rPrChange>
        </w:rPr>
        <w:t>c</w:t>
      </w:r>
      <w:r w:rsidRPr="00356808">
        <w:rPr>
          <w:color w:val="282828"/>
          <w:spacing w:val="-2"/>
          <w:w w:val="110"/>
          <w:position w:val="-4"/>
          <w:rPrChange w:id="281" w:author="Carla Marie G. Bersales" w:date="2023-07-18T13:54:00Z">
            <w:rPr>
              <w:spacing w:val="-2"/>
              <w:w w:val="110"/>
            </w:rPr>
          </w:rPrChange>
        </w:rPr>
        <w:t>ia</w:t>
      </w:r>
      <w:r w:rsidRPr="00356808">
        <w:rPr>
          <w:color w:val="282828"/>
          <w:w w:val="110"/>
          <w:position w:val="-4"/>
          <w:rPrChange w:id="282" w:author="Carla Marie G. Bersales" w:date="2023-07-18T13:54:00Z">
            <w:rPr>
              <w:w w:val="110"/>
            </w:rPr>
          </w:rPrChange>
        </w:rPr>
        <w:t>l</w:t>
      </w:r>
      <w:r w:rsidRPr="00356808">
        <w:rPr>
          <w:color w:val="282828"/>
          <w:spacing w:val="14"/>
          <w:w w:val="110"/>
          <w:position w:val="-4"/>
          <w:rPrChange w:id="283" w:author="Carla Marie G. Bersales" w:date="2023-07-18T13:54:00Z">
            <w:rPr>
              <w:spacing w:val="14"/>
              <w:w w:val="110"/>
            </w:rPr>
          </w:rPrChange>
        </w:rPr>
        <w:t xml:space="preserve"> </w:t>
      </w:r>
      <w:r w:rsidRPr="00356808">
        <w:rPr>
          <w:color w:val="282828"/>
          <w:spacing w:val="-2"/>
          <w:w w:val="108"/>
          <w:position w:val="-4"/>
          <w:rPrChange w:id="284" w:author="Carla Marie G. Bersales" w:date="2023-07-18T13:54:00Z">
            <w:rPr>
              <w:spacing w:val="-2"/>
              <w:w w:val="108"/>
            </w:rPr>
          </w:rPrChange>
        </w:rPr>
        <w:t>In</w:t>
      </w:r>
      <w:r w:rsidRPr="00356808">
        <w:rPr>
          <w:color w:val="282828"/>
          <w:spacing w:val="-2"/>
          <w:w w:val="107"/>
          <w:position w:val="-4"/>
          <w:rPrChange w:id="285" w:author="Carla Marie G. Bersales" w:date="2023-07-18T13:54:00Z">
            <w:rPr>
              <w:spacing w:val="-2"/>
              <w:w w:val="107"/>
            </w:rPr>
          </w:rPrChange>
        </w:rPr>
        <w:t>forma</w:t>
      </w:r>
      <w:r w:rsidRPr="00356808">
        <w:rPr>
          <w:color w:val="282828"/>
          <w:spacing w:val="-2"/>
          <w:w w:val="111"/>
          <w:position w:val="-4"/>
          <w:rPrChange w:id="286" w:author="Carla Marie G. Bersales" w:date="2023-07-18T13:54:00Z">
            <w:rPr>
              <w:spacing w:val="-2"/>
              <w:w w:val="111"/>
            </w:rPr>
          </w:rPrChange>
        </w:rPr>
        <w:t>tio</w:t>
      </w:r>
      <w:r w:rsidRPr="00356808">
        <w:rPr>
          <w:color w:val="282828"/>
          <w:w w:val="111"/>
          <w:position w:val="-4"/>
          <w:rPrChange w:id="287" w:author="Carla Marie G. Bersales" w:date="2023-07-18T13:54:00Z">
            <w:rPr>
              <w:w w:val="111"/>
            </w:rPr>
          </w:rPrChange>
        </w:rPr>
        <w:t>n</w:t>
      </w:r>
      <w:r w:rsidRPr="00356808">
        <w:rPr>
          <w:color w:val="282828"/>
          <w:spacing w:val="12"/>
          <w:position w:val="-4"/>
          <w:rPrChange w:id="288" w:author="Carla Marie G. Bersales" w:date="2023-07-18T13:54:00Z">
            <w:rPr>
              <w:spacing w:val="12"/>
            </w:rPr>
          </w:rPrChange>
        </w:rPr>
        <w:t xml:space="preserve"> </w:t>
      </w:r>
      <w:r w:rsidRPr="00356808">
        <w:rPr>
          <w:color w:val="282828"/>
          <w:w w:val="108"/>
          <w:position w:val="-4"/>
          <w:rPrChange w:id="289" w:author="Carla Marie G. Bersales" w:date="2023-07-18T13:54:00Z">
            <w:rPr>
              <w:w w:val="108"/>
            </w:rPr>
          </w:rPrChange>
        </w:rPr>
        <w:t>C</w:t>
      </w:r>
      <w:r w:rsidRPr="00356808">
        <w:rPr>
          <w:color w:val="282828"/>
          <w:w w:val="116"/>
          <w:position w:val="-4"/>
          <w:rPrChange w:id="290" w:author="Carla Marie G. Bersales" w:date="2023-07-18T13:54:00Z">
            <w:rPr>
              <w:w w:val="116"/>
            </w:rPr>
          </w:rPrChange>
        </w:rPr>
        <w:t>oll</w:t>
      </w:r>
      <w:r w:rsidRPr="00356808">
        <w:rPr>
          <w:color w:val="282828"/>
          <w:w w:val="108"/>
          <w:position w:val="-4"/>
          <w:rPrChange w:id="291" w:author="Carla Marie G. Bersales" w:date="2023-07-18T13:54:00Z">
            <w:rPr>
              <w:w w:val="108"/>
            </w:rPr>
          </w:rPrChange>
        </w:rPr>
        <w:t>ect</w:t>
      </w:r>
      <w:r w:rsidRPr="00356808">
        <w:rPr>
          <w:color w:val="383838"/>
          <w:w w:val="113"/>
          <w:position w:val="-4"/>
          <w:rPrChange w:id="292" w:author="Carla Marie G. Bersales" w:date="2023-07-18T13:54:00Z">
            <w:rPr>
              <w:color w:val="383838"/>
              <w:w w:val="113"/>
            </w:rPr>
          </w:rPrChange>
        </w:rPr>
        <w:t>e</w:t>
      </w:r>
      <w:r w:rsidRPr="00356808">
        <w:rPr>
          <w:color w:val="282828"/>
          <w:w w:val="111"/>
          <w:position w:val="-4"/>
          <w:rPrChange w:id="293" w:author="Carla Marie G. Bersales" w:date="2023-07-18T13:54:00Z">
            <w:rPr>
              <w:w w:val="111"/>
            </w:rPr>
          </w:rPrChange>
        </w:rPr>
        <w:t>d</w:t>
      </w:r>
      <w:r w:rsidRPr="00356808">
        <w:rPr>
          <w:color w:val="282828"/>
          <w:w w:val="64"/>
          <w:position w:val="-4"/>
          <w:rPrChange w:id="294" w:author="Carla Marie G. Bersales" w:date="2023-07-18T13:54:00Z">
            <w:rPr>
              <w:w w:val="64"/>
            </w:rPr>
          </w:rPrChange>
        </w:rPr>
        <w:t>.</w:t>
      </w:r>
    </w:p>
    <w:p w14:paraId="23BBA67E" w14:textId="77777777" w:rsidR="00356808" w:rsidRPr="007D6B5F" w:rsidRDefault="00356808">
      <w:pPr>
        <w:pStyle w:val="ListParagraph"/>
        <w:ind w:left="878" w:right="7243"/>
        <w:jc w:val="both"/>
        <w:pPrChange w:id="295" w:author="Carla Marie G. Bersales" w:date="2023-07-18T13:54:00Z">
          <w:pPr>
            <w:ind w:left="161" w:right="7241"/>
            <w:jc w:val="both"/>
          </w:pPr>
        </w:pPrChange>
      </w:pPr>
    </w:p>
    <w:p w14:paraId="01DEC035" w14:textId="076D33AA" w:rsidR="00C949EF" w:rsidRPr="007D6B5F" w:rsidDel="00356808" w:rsidRDefault="00C949EF" w:rsidP="00C949EF">
      <w:pPr>
        <w:spacing w:before="15"/>
        <w:rPr>
          <w:del w:id="296" w:author="Carla Marie G. Bersales" w:date="2023-07-18T13:53:00Z"/>
        </w:rPr>
      </w:pPr>
    </w:p>
    <w:p w14:paraId="59806926" w14:textId="064E8D3C" w:rsidR="00C949EF" w:rsidRPr="007D6B5F" w:rsidRDefault="00C949EF" w:rsidP="00C949EF">
      <w:pPr>
        <w:spacing w:before="81"/>
        <w:ind w:left="874"/>
      </w:pPr>
      <w:r w:rsidRPr="007D6B5F">
        <w:rPr>
          <w:color w:val="282828"/>
          <w:spacing w:val="-4"/>
        </w:rPr>
        <w:t>Durin</w:t>
      </w:r>
      <w:r w:rsidRPr="007D6B5F">
        <w:rPr>
          <w:color w:val="282828"/>
        </w:rPr>
        <w:t>g</w:t>
      </w:r>
      <w:r w:rsidRPr="007D6B5F">
        <w:rPr>
          <w:color w:val="282828"/>
          <w:spacing w:val="35"/>
        </w:rPr>
        <w:t xml:space="preserve"> </w:t>
      </w:r>
      <w:r w:rsidRPr="007D6B5F">
        <w:rPr>
          <w:color w:val="282828"/>
        </w:rPr>
        <w:t>t</w:t>
      </w:r>
      <w:r w:rsidRPr="007D6B5F">
        <w:rPr>
          <w:color w:val="282828"/>
          <w:spacing w:val="-11"/>
        </w:rPr>
        <w:t>h</w:t>
      </w:r>
      <w:r w:rsidRPr="007D6B5F">
        <w:rPr>
          <w:color w:val="282828"/>
        </w:rPr>
        <w:t xml:space="preserve">e </w:t>
      </w:r>
      <w:r w:rsidRPr="007D6B5F">
        <w:rPr>
          <w:color w:val="282828"/>
          <w:spacing w:val="-4"/>
          <w:w w:val="109"/>
        </w:rPr>
        <w:t>ordinar</w:t>
      </w:r>
      <w:r w:rsidRPr="007D6B5F">
        <w:rPr>
          <w:color w:val="282828"/>
          <w:w w:val="109"/>
        </w:rPr>
        <w:t>y</w:t>
      </w:r>
      <w:r w:rsidRPr="007D6B5F">
        <w:rPr>
          <w:color w:val="282828"/>
          <w:spacing w:val="42"/>
          <w:w w:val="109"/>
        </w:rPr>
        <w:t xml:space="preserve"> </w:t>
      </w:r>
      <w:r w:rsidRPr="007D6B5F">
        <w:rPr>
          <w:color w:val="282828"/>
          <w:spacing w:val="-1"/>
          <w:w w:val="109"/>
        </w:rPr>
        <w:t>cours</w:t>
      </w:r>
      <w:r w:rsidRPr="007D6B5F">
        <w:rPr>
          <w:color w:val="282828"/>
          <w:w w:val="109"/>
        </w:rPr>
        <w:t>e</w:t>
      </w:r>
      <w:r w:rsidRPr="007D6B5F">
        <w:rPr>
          <w:color w:val="282828"/>
          <w:spacing w:val="36"/>
          <w:w w:val="109"/>
        </w:rPr>
        <w:t xml:space="preserve"> </w:t>
      </w:r>
      <w:r w:rsidRPr="007D6B5F">
        <w:rPr>
          <w:color w:val="282828"/>
          <w:spacing w:val="-4"/>
        </w:rPr>
        <w:t>o</w:t>
      </w:r>
      <w:r w:rsidRPr="007D6B5F">
        <w:rPr>
          <w:color w:val="282828"/>
        </w:rPr>
        <w:t>f</w:t>
      </w:r>
      <w:r w:rsidRPr="007D6B5F">
        <w:rPr>
          <w:color w:val="282828"/>
          <w:spacing w:val="44"/>
        </w:rPr>
        <w:t xml:space="preserve"> </w:t>
      </w:r>
      <w:r w:rsidRPr="007D6B5F">
        <w:rPr>
          <w:color w:val="282828"/>
          <w:spacing w:val="-4"/>
        </w:rPr>
        <w:t>ou</w:t>
      </w:r>
      <w:r w:rsidRPr="007D6B5F">
        <w:rPr>
          <w:color w:val="282828"/>
        </w:rPr>
        <w:t>r</w:t>
      </w:r>
      <w:r w:rsidRPr="007D6B5F">
        <w:rPr>
          <w:color w:val="282828"/>
          <w:spacing w:val="49"/>
        </w:rPr>
        <w:t xml:space="preserve"> </w:t>
      </w:r>
      <w:r w:rsidRPr="007D6B5F">
        <w:rPr>
          <w:color w:val="282828"/>
          <w:spacing w:val="2"/>
          <w:w w:val="108"/>
        </w:rPr>
        <w:t>b</w:t>
      </w:r>
      <w:r w:rsidRPr="007D6B5F">
        <w:rPr>
          <w:color w:val="282828"/>
          <w:spacing w:val="2"/>
          <w:w w:val="107"/>
        </w:rPr>
        <w:t>usiness</w:t>
      </w:r>
      <w:r w:rsidRPr="007D6B5F">
        <w:rPr>
          <w:color w:val="282828"/>
          <w:w w:val="79"/>
        </w:rPr>
        <w:t>,</w:t>
      </w:r>
      <w:r w:rsidRPr="007D6B5F">
        <w:rPr>
          <w:color w:val="282828"/>
        </w:rPr>
        <w:t xml:space="preserve"> </w:t>
      </w:r>
      <w:del w:id="297" w:author="Asllie Ann Sablan" w:date="2021-07-28T17:13:00Z">
        <w:r w:rsidRPr="007D6B5F" w:rsidDel="00575E73">
          <w:rPr>
            <w:color w:val="282828"/>
            <w:spacing w:val="-4"/>
          </w:rPr>
          <w:delText xml:space="preserve"> </w:delText>
        </w:r>
      </w:del>
      <w:del w:id="298" w:author="Asllie Ann Sablan" w:date="2021-07-28T18:58:00Z">
        <w:r w:rsidRPr="007D6B5F" w:rsidDel="009C5EC8">
          <w:rPr>
            <w:color w:val="282828"/>
            <w:spacing w:val="-3"/>
          </w:rPr>
          <w:delText>Unite</w:delText>
        </w:r>
        <w:r w:rsidRPr="007D6B5F" w:rsidDel="009C5EC8">
          <w:rPr>
            <w:color w:val="282828"/>
          </w:rPr>
          <w:delText xml:space="preserve">d </w:delText>
        </w:r>
        <w:r w:rsidRPr="007D6B5F" w:rsidDel="009C5EC8">
          <w:rPr>
            <w:color w:val="282828"/>
            <w:w w:val="108"/>
          </w:rPr>
          <w:delText>Specialty</w:delText>
        </w:r>
        <w:r w:rsidRPr="007D6B5F" w:rsidDel="009C5EC8">
          <w:rPr>
            <w:color w:val="282828"/>
            <w:spacing w:val="27"/>
            <w:w w:val="108"/>
          </w:rPr>
          <w:delText xml:space="preserve"> </w:delText>
        </w:r>
        <w:r w:rsidRPr="007D6B5F" w:rsidDel="009C5EC8">
          <w:rPr>
            <w:color w:val="282828"/>
            <w:spacing w:val="1"/>
          </w:rPr>
          <w:delText>Insuranc</w:delText>
        </w:r>
        <w:r w:rsidRPr="007D6B5F" w:rsidDel="009C5EC8">
          <w:rPr>
            <w:color w:val="282828"/>
          </w:rPr>
          <w:delText xml:space="preserve">e </w:delText>
        </w:r>
        <w:r w:rsidRPr="007D6B5F" w:rsidDel="009C5EC8">
          <w:rPr>
            <w:color w:val="282828"/>
            <w:spacing w:val="-2"/>
            <w:w w:val="108"/>
          </w:rPr>
          <w:delText>Compan</w:delText>
        </w:r>
        <w:r w:rsidRPr="007D6B5F" w:rsidDel="009C5EC8">
          <w:rPr>
            <w:color w:val="282828"/>
            <w:w w:val="108"/>
          </w:rPr>
          <w:delText>y</w:delText>
        </w:r>
      </w:del>
      <w:ins w:id="299" w:author="Asllie Ann Sablan" w:date="2021-07-28T18:58:00Z">
        <w:r w:rsidR="009C5EC8" w:rsidRPr="007D6B5F">
          <w:rPr>
            <w:color w:val="282828"/>
            <w:spacing w:val="-3"/>
          </w:rPr>
          <w:t>Texas Insurance Company</w:t>
        </w:r>
      </w:ins>
      <w:r w:rsidRPr="007D6B5F">
        <w:rPr>
          <w:color w:val="282828"/>
          <w:spacing w:val="30"/>
          <w:w w:val="108"/>
        </w:rPr>
        <w:t xml:space="preserve"> </w:t>
      </w:r>
      <w:r w:rsidRPr="007D6B5F">
        <w:rPr>
          <w:color w:val="282828"/>
          <w:spacing w:val="-9"/>
        </w:rPr>
        <w:t>ma</w:t>
      </w:r>
      <w:r w:rsidRPr="007D6B5F">
        <w:rPr>
          <w:color w:val="282828"/>
        </w:rPr>
        <w:t>y,</w:t>
      </w:r>
      <w:r w:rsidRPr="007D6B5F">
        <w:rPr>
          <w:color w:val="282828"/>
          <w:spacing w:val="-33"/>
          <w:w w:val="194"/>
        </w:rPr>
        <w:t xml:space="preserve"> </w:t>
      </w:r>
      <w:r w:rsidRPr="007D6B5F">
        <w:rPr>
          <w:color w:val="282828"/>
          <w:spacing w:val="-4"/>
        </w:rPr>
        <w:t>a</w:t>
      </w:r>
      <w:r w:rsidRPr="007D6B5F">
        <w:rPr>
          <w:color w:val="282828"/>
        </w:rPr>
        <w:t>s</w:t>
      </w:r>
      <w:r w:rsidRPr="007D6B5F">
        <w:rPr>
          <w:color w:val="282828"/>
          <w:spacing w:val="33"/>
        </w:rPr>
        <w:t xml:space="preserve"> </w:t>
      </w:r>
      <w:r w:rsidRPr="007D6B5F">
        <w:rPr>
          <w:color w:val="282828"/>
          <w:spacing w:val="-2"/>
          <w:w w:val="101"/>
        </w:rPr>
        <w:t>e</w:t>
      </w:r>
      <w:r w:rsidRPr="007D6B5F">
        <w:rPr>
          <w:color w:val="282828"/>
          <w:spacing w:val="-2"/>
          <w:w w:val="118"/>
        </w:rPr>
        <w:t>x</w:t>
      </w:r>
      <w:r w:rsidRPr="007D6B5F">
        <w:rPr>
          <w:color w:val="282828"/>
          <w:spacing w:val="-2"/>
          <w:w w:val="115"/>
        </w:rPr>
        <w:t>pl</w:t>
      </w:r>
      <w:r w:rsidRPr="007D6B5F">
        <w:rPr>
          <w:color w:val="282828"/>
          <w:w w:val="107"/>
        </w:rPr>
        <w:t>a</w:t>
      </w:r>
      <w:r w:rsidRPr="007D6B5F">
        <w:rPr>
          <w:color w:val="282828"/>
          <w:spacing w:val="-2"/>
          <w:w w:val="107"/>
        </w:rPr>
        <w:t>i</w:t>
      </w:r>
      <w:r w:rsidRPr="007D6B5F">
        <w:rPr>
          <w:color w:val="282828"/>
          <w:spacing w:val="-2"/>
          <w:w w:val="109"/>
        </w:rPr>
        <w:t>ne</w:t>
      </w:r>
      <w:r w:rsidRPr="007D6B5F">
        <w:rPr>
          <w:color w:val="282828"/>
          <w:w w:val="109"/>
        </w:rPr>
        <w:t>d</w:t>
      </w:r>
      <w:r w:rsidRPr="007D6B5F">
        <w:rPr>
          <w:color w:val="282828"/>
        </w:rPr>
        <w:t xml:space="preserve"> </w:t>
      </w:r>
      <w:del w:id="300" w:author="Asllie Ann Sablan" w:date="2021-07-28T17:13:00Z">
        <w:r w:rsidRPr="007D6B5F" w:rsidDel="00575E73">
          <w:rPr>
            <w:color w:val="282828"/>
            <w:spacing w:val="-19"/>
          </w:rPr>
          <w:delText xml:space="preserve"> </w:delText>
        </w:r>
      </w:del>
      <w:r w:rsidRPr="007D6B5F">
        <w:rPr>
          <w:color w:val="282828"/>
          <w:spacing w:val="-6"/>
          <w:w w:val="110"/>
        </w:rPr>
        <w:t>abov</w:t>
      </w:r>
      <w:r w:rsidRPr="007D6B5F">
        <w:rPr>
          <w:color w:val="282828"/>
          <w:w w:val="110"/>
        </w:rPr>
        <w:t>e:</w:t>
      </w:r>
      <w:r w:rsidRPr="007D6B5F">
        <w:rPr>
          <w:color w:val="282828"/>
          <w:spacing w:val="23"/>
        </w:rPr>
        <w:t xml:space="preserve"> </w:t>
      </w:r>
    </w:p>
    <w:p w14:paraId="2E4EC3FB" w14:textId="11309205" w:rsidR="00C949EF" w:rsidRPr="007D6B5F" w:rsidRDefault="00C949EF" w:rsidP="00C949EF">
      <w:pPr>
        <w:spacing w:before="25"/>
        <w:ind w:left="878"/>
      </w:pPr>
      <w:r w:rsidRPr="007D6B5F">
        <w:rPr>
          <w:color w:val="282828"/>
          <w:spacing w:val="-1"/>
        </w:rPr>
        <w:t>c</w:t>
      </w:r>
      <w:r w:rsidRPr="007D6B5F">
        <w:rPr>
          <w:color w:val="282828"/>
          <w:spacing w:val="-2"/>
        </w:rPr>
        <w:t>o</w:t>
      </w:r>
      <w:r w:rsidRPr="007D6B5F">
        <w:rPr>
          <w:color w:val="282828"/>
        </w:rPr>
        <w:t>l</w:t>
      </w:r>
      <w:r w:rsidRPr="007D6B5F">
        <w:rPr>
          <w:color w:val="282828"/>
          <w:spacing w:val="-2"/>
        </w:rPr>
        <w:t>l</w:t>
      </w:r>
      <w:r w:rsidRPr="007D6B5F">
        <w:rPr>
          <w:color w:val="282828"/>
          <w:spacing w:val="-1"/>
        </w:rPr>
        <w:t>ec</w:t>
      </w:r>
      <w:r w:rsidRPr="007D6B5F">
        <w:rPr>
          <w:color w:val="282828"/>
        </w:rPr>
        <w:t>t</w:t>
      </w:r>
      <w:r w:rsidRPr="007D6B5F">
        <w:rPr>
          <w:color w:val="282828"/>
          <w:spacing w:val="49"/>
        </w:rPr>
        <w:t xml:space="preserve"> </w:t>
      </w:r>
      <w:r w:rsidRPr="007D6B5F">
        <w:rPr>
          <w:color w:val="282828"/>
          <w:spacing w:val="-4"/>
          <w:w w:val="112"/>
        </w:rPr>
        <w:t>in</w:t>
      </w:r>
      <w:r w:rsidRPr="007D6B5F">
        <w:rPr>
          <w:color w:val="282828"/>
          <w:w w:val="112"/>
        </w:rPr>
        <w:t>f</w:t>
      </w:r>
      <w:r w:rsidRPr="007D6B5F">
        <w:rPr>
          <w:color w:val="282828"/>
          <w:spacing w:val="-4"/>
          <w:w w:val="112"/>
        </w:rPr>
        <w:t>orma</w:t>
      </w:r>
      <w:r w:rsidRPr="007D6B5F">
        <w:rPr>
          <w:color w:val="282828"/>
          <w:w w:val="112"/>
        </w:rPr>
        <w:t>t</w:t>
      </w:r>
      <w:r w:rsidRPr="007D6B5F">
        <w:rPr>
          <w:color w:val="282828"/>
          <w:spacing w:val="-4"/>
          <w:w w:val="112"/>
        </w:rPr>
        <w:t>io</w:t>
      </w:r>
      <w:r w:rsidRPr="007D6B5F">
        <w:rPr>
          <w:color w:val="282828"/>
          <w:w w:val="112"/>
        </w:rPr>
        <w:t>n</w:t>
      </w:r>
      <w:r w:rsidRPr="007D6B5F">
        <w:rPr>
          <w:color w:val="282828"/>
          <w:spacing w:val="14"/>
          <w:w w:val="112"/>
        </w:rPr>
        <w:t xml:space="preserve"> </w:t>
      </w:r>
      <w:r w:rsidRPr="007D6B5F">
        <w:rPr>
          <w:color w:val="282828"/>
          <w:spacing w:val="-5"/>
        </w:rPr>
        <w:t>abou</w:t>
      </w:r>
      <w:r w:rsidRPr="007D6B5F">
        <w:rPr>
          <w:color w:val="282828"/>
        </w:rPr>
        <w:t>t</w:t>
      </w:r>
      <w:r w:rsidRPr="007D6B5F">
        <w:rPr>
          <w:color w:val="282828"/>
          <w:spacing w:val="4"/>
        </w:rPr>
        <w:t xml:space="preserve"> </w:t>
      </w:r>
      <w:r w:rsidRPr="007D6B5F">
        <w:rPr>
          <w:color w:val="282828"/>
          <w:spacing w:val="-9"/>
        </w:rPr>
        <w:t>yo</w:t>
      </w:r>
      <w:r w:rsidRPr="007D6B5F">
        <w:rPr>
          <w:color w:val="282828"/>
        </w:rPr>
        <w:t>u</w:t>
      </w:r>
      <w:r w:rsidRPr="007D6B5F">
        <w:rPr>
          <w:color w:val="282828"/>
          <w:spacing w:val="1"/>
        </w:rPr>
        <w:t xml:space="preserve"> </w:t>
      </w:r>
      <w:r w:rsidRPr="007D6B5F">
        <w:rPr>
          <w:color w:val="282828"/>
        </w:rPr>
        <w:t>f</w:t>
      </w:r>
      <w:r w:rsidRPr="007D6B5F">
        <w:rPr>
          <w:color w:val="282828"/>
          <w:spacing w:val="-5"/>
        </w:rPr>
        <w:t>ro</w:t>
      </w:r>
      <w:r w:rsidRPr="007D6B5F">
        <w:rPr>
          <w:color w:val="282828"/>
        </w:rPr>
        <w:t>m</w:t>
      </w:r>
      <w:r w:rsidRPr="007D6B5F">
        <w:rPr>
          <w:color w:val="282828"/>
          <w:spacing w:val="37"/>
        </w:rPr>
        <w:t xml:space="preserve"> </w:t>
      </w:r>
      <w:r w:rsidRPr="007D6B5F">
        <w:rPr>
          <w:color w:val="282828"/>
        </w:rPr>
        <w:t>t</w:t>
      </w:r>
      <w:r w:rsidRPr="007D6B5F">
        <w:rPr>
          <w:color w:val="282828"/>
          <w:spacing w:val="-4"/>
        </w:rPr>
        <w:t>h</w:t>
      </w:r>
      <w:r w:rsidRPr="007D6B5F">
        <w:rPr>
          <w:color w:val="282828"/>
        </w:rPr>
        <w:t>e</w:t>
      </w:r>
      <w:r w:rsidRPr="007D6B5F">
        <w:rPr>
          <w:color w:val="282828"/>
          <w:spacing w:val="34"/>
        </w:rPr>
        <w:t xml:space="preserve"> </w:t>
      </w:r>
      <w:r w:rsidRPr="007D6B5F">
        <w:rPr>
          <w:color w:val="282828"/>
          <w:spacing w:val="2"/>
        </w:rPr>
        <w:t>follo</w:t>
      </w:r>
      <w:r w:rsidRPr="007D6B5F">
        <w:rPr>
          <w:color w:val="282828"/>
        </w:rPr>
        <w:t>w</w:t>
      </w:r>
      <w:r w:rsidRPr="007D6B5F">
        <w:rPr>
          <w:color w:val="282828"/>
          <w:spacing w:val="2"/>
        </w:rPr>
        <w:t>in</w:t>
      </w:r>
      <w:r w:rsidRPr="007D6B5F">
        <w:rPr>
          <w:color w:val="282828"/>
        </w:rPr>
        <w:t xml:space="preserve">g </w:t>
      </w:r>
      <w:del w:id="301" w:author="Asllie Ann Sablan" w:date="2021-07-28T17:13:00Z">
        <w:r w:rsidRPr="007D6B5F" w:rsidDel="00575E73">
          <w:rPr>
            <w:color w:val="282828"/>
            <w:spacing w:val="25"/>
          </w:rPr>
          <w:delText xml:space="preserve"> </w:delText>
        </w:r>
      </w:del>
      <w:r w:rsidRPr="007D6B5F">
        <w:rPr>
          <w:color w:val="282828"/>
          <w:spacing w:val="5"/>
          <w:w w:val="101"/>
        </w:rPr>
        <w:t>so</w:t>
      </w:r>
      <w:r w:rsidRPr="007D6B5F">
        <w:rPr>
          <w:color w:val="282828"/>
          <w:w w:val="112"/>
        </w:rPr>
        <w:t>u</w:t>
      </w:r>
      <w:r w:rsidRPr="007D6B5F">
        <w:rPr>
          <w:color w:val="282828"/>
          <w:spacing w:val="5"/>
          <w:w w:val="112"/>
        </w:rPr>
        <w:t>r</w:t>
      </w:r>
      <w:r w:rsidRPr="007D6B5F">
        <w:rPr>
          <w:color w:val="282828"/>
          <w:spacing w:val="5"/>
          <w:w w:val="109"/>
        </w:rPr>
        <w:t>c</w:t>
      </w:r>
      <w:r w:rsidRPr="007D6B5F">
        <w:rPr>
          <w:color w:val="282828"/>
          <w:spacing w:val="5"/>
          <w:w w:val="97"/>
        </w:rPr>
        <w:t>e</w:t>
      </w:r>
      <w:r w:rsidRPr="007D6B5F">
        <w:rPr>
          <w:color w:val="282828"/>
          <w:spacing w:val="5"/>
          <w:w w:val="101"/>
        </w:rPr>
        <w:t>s</w:t>
      </w:r>
      <w:r w:rsidRPr="007D6B5F">
        <w:rPr>
          <w:color w:val="282828"/>
          <w:w w:val="65"/>
        </w:rPr>
        <w:t>:</w:t>
      </w:r>
    </w:p>
    <w:p w14:paraId="1EC13141" w14:textId="77777777" w:rsidR="00C949EF" w:rsidRPr="007D6B5F" w:rsidRDefault="00C949EF" w:rsidP="00C949EF">
      <w:pPr>
        <w:spacing w:before="1"/>
      </w:pPr>
    </w:p>
    <w:p w14:paraId="748B3F83" w14:textId="2B799CE2" w:rsidR="00C949EF" w:rsidRPr="007D6B5F" w:rsidRDefault="00C949EF" w:rsidP="00C949EF">
      <w:pPr>
        <w:ind w:left="1941"/>
      </w:pPr>
      <w:r w:rsidRPr="007D6B5F">
        <w:rPr>
          <w:color w:val="282828"/>
        </w:rPr>
        <w:t xml:space="preserve">•    </w:t>
      </w:r>
      <w:r w:rsidRPr="007D6B5F">
        <w:rPr>
          <w:color w:val="282828"/>
          <w:spacing w:val="23"/>
        </w:rPr>
        <w:t xml:space="preserve"> </w:t>
      </w:r>
      <w:r w:rsidRPr="007D6B5F">
        <w:rPr>
          <w:color w:val="282828"/>
          <w:spacing w:val="1"/>
          <w:w w:val="107"/>
        </w:rPr>
        <w:t>Informati</w:t>
      </w:r>
      <w:r w:rsidRPr="007D6B5F">
        <w:rPr>
          <w:color w:val="282828"/>
          <w:w w:val="107"/>
        </w:rPr>
        <w:t>on</w:t>
      </w:r>
      <w:r w:rsidRPr="007D6B5F">
        <w:rPr>
          <w:color w:val="282828"/>
          <w:spacing w:val="4"/>
          <w:w w:val="107"/>
        </w:rPr>
        <w:t xml:space="preserve"> </w:t>
      </w:r>
      <w:r w:rsidRPr="007D6B5F">
        <w:rPr>
          <w:color w:val="282828"/>
          <w:spacing w:val="-9"/>
        </w:rPr>
        <w:t>th</w:t>
      </w:r>
      <w:r w:rsidRPr="007D6B5F">
        <w:rPr>
          <w:color w:val="282828"/>
        </w:rPr>
        <w:t>e</w:t>
      </w:r>
      <w:r w:rsidRPr="007D6B5F">
        <w:rPr>
          <w:color w:val="282828"/>
          <w:spacing w:val="49"/>
        </w:rPr>
        <w:t xml:space="preserve"> </w:t>
      </w:r>
      <w:r w:rsidRPr="007D6B5F">
        <w:rPr>
          <w:color w:val="282828"/>
        </w:rPr>
        <w:t xml:space="preserve">insurance </w:t>
      </w:r>
      <w:r w:rsidRPr="007D6B5F">
        <w:rPr>
          <w:color w:val="282828"/>
          <w:spacing w:val="-4"/>
        </w:rPr>
        <w:t>agen</w:t>
      </w:r>
      <w:r w:rsidRPr="007D6B5F">
        <w:rPr>
          <w:color w:val="282828"/>
        </w:rPr>
        <w:t>t</w:t>
      </w:r>
      <w:r w:rsidRPr="007D6B5F">
        <w:rPr>
          <w:color w:val="282828"/>
          <w:spacing w:val="50"/>
        </w:rPr>
        <w:t xml:space="preserve"> </w:t>
      </w:r>
      <w:r w:rsidRPr="007D6B5F">
        <w:rPr>
          <w:color w:val="282828"/>
          <w:spacing w:val="-2"/>
          <w:w w:val="111"/>
        </w:rPr>
        <w:t>receive</w:t>
      </w:r>
      <w:r w:rsidRPr="007D6B5F">
        <w:rPr>
          <w:color w:val="282828"/>
          <w:w w:val="111"/>
        </w:rPr>
        <w:t>s</w:t>
      </w:r>
      <w:r w:rsidRPr="007D6B5F">
        <w:rPr>
          <w:color w:val="282828"/>
          <w:spacing w:val="14"/>
          <w:w w:val="111"/>
        </w:rPr>
        <w:t xml:space="preserve"> </w:t>
      </w:r>
      <w:r w:rsidRPr="007D6B5F">
        <w:rPr>
          <w:color w:val="282828"/>
        </w:rPr>
        <w:t>f</w:t>
      </w:r>
      <w:r w:rsidRPr="007D6B5F">
        <w:rPr>
          <w:color w:val="282828"/>
          <w:spacing w:val="-5"/>
        </w:rPr>
        <w:t>ro</w:t>
      </w:r>
      <w:r w:rsidRPr="007D6B5F">
        <w:rPr>
          <w:color w:val="282828"/>
        </w:rPr>
        <w:t>m</w:t>
      </w:r>
      <w:r w:rsidRPr="007D6B5F">
        <w:rPr>
          <w:color w:val="282828"/>
          <w:spacing w:val="45"/>
        </w:rPr>
        <w:t xml:space="preserve"> </w:t>
      </w:r>
      <w:r w:rsidRPr="007D6B5F">
        <w:rPr>
          <w:color w:val="282828"/>
          <w:spacing w:val="-5"/>
        </w:rPr>
        <w:t>yo</w:t>
      </w:r>
      <w:r w:rsidRPr="007D6B5F">
        <w:rPr>
          <w:color w:val="282828"/>
        </w:rPr>
        <w:t>u</w:t>
      </w:r>
      <w:r w:rsidRPr="007D6B5F">
        <w:rPr>
          <w:color w:val="282828"/>
          <w:spacing w:val="41"/>
        </w:rPr>
        <w:t xml:space="preserve"> </w:t>
      </w:r>
      <w:r w:rsidRPr="007D6B5F">
        <w:rPr>
          <w:color w:val="282828"/>
          <w:spacing w:val="-4"/>
        </w:rPr>
        <w:t>o</w:t>
      </w:r>
      <w:r w:rsidRPr="007D6B5F">
        <w:rPr>
          <w:color w:val="282828"/>
        </w:rPr>
        <w:t>n</w:t>
      </w:r>
      <w:r w:rsidRPr="007D6B5F">
        <w:rPr>
          <w:color w:val="282828"/>
          <w:spacing w:val="26"/>
        </w:rPr>
        <w:t xml:space="preserve"> </w:t>
      </w:r>
      <w:r w:rsidRPr="007D6B5F">
        <w:rPr>
          <w:color w:val="282828"/>
          <w:spacing w:val="-1"/>
          <w:w w:val="109"/>
        </w:rPr>
        <w:t>applica</w:t>
      </w:r>
      <w:r w:rsidRPr="007D6B5F">
        <w:rPr>
          <w:color w:val="282828"/>
          <w:w w:val="109"/>
        </w:rPr>
        <w:t>t</w:t>
      </w:r>
      <w:r w:rsidRPr="007D6B5F">
        <w:rPr>
          <w:color w:val="282828"/>
          <w:spacing w:val="-1"/>
          <w:w w:val="109"/>
        </w:rPr>
        <w:t>ion</w:t>
      </w:r>
      <w:r w:rsidRPr="007D6B5F">
        <w:rPr>
          <w:color w:val="282828"/>
          <w:w w:val="109"/>
        </w:rPr>
        <w:t>s</w:t>
      </w:r>
      <w:r w:rsidRPr="007D6B5F">
        <w:rPr>
          <w:color w:val="282828"/>
          <w:spacing w:val="18"/>
          <w:w w:val="109"/>
        </w:rPr>
        <w:t xml:space="preserve"> </w:t>
      </w:r>
      <w:r w:rsidRPr="007D6B5F">
        <w:rPr>
          <w:color w:val="282828"/>
          <w:spacing w:val="-11"/>
        </w:rPr>
        <w:t>o</w:t>
      </w:r>
      <w:r w:rsidRPr="007D6B5F">
        <w:rPr>
          <w:color w:val="282828"/>
        </w:rPr>
        <w:t>r</w:t>
      </w:r>
      <w:r w:rsidRPr="007D6B5F">
        <w:rPr>
          <w:color w:val="282828"/>
          <w:spacing w:val="33"/>
        </w:rPr>
        <w:t xml:space="preserve"> </w:t>
      </w:r>
      <w:r w:rsidRPr="007D6B5F">
        <w:rPr>
          <w:color w:val="282828"/>
          <w:spacing w:val="-5"/>
        </w:rPr>
        <w:t>othe</w:t>
      </w:r>
      <w:r w:rsidRPr="007D6B5F">
        <w:rPr>
          <w:color w:val="282828"/>
        </w:rPr>
        <w:t>r</w:t>
      </w:r>
      <w:r w:rsidRPr="007D6B5F">
        <w:rPr>
          <w:color w:val="282828"/>
          <w:spacing w:val="51"/>
        </w:rPr>
        <w:t xml:space="preserve"> </w:t>
      </w:r>
      <w:r w:rsidRPr="007D6B5F">
        <w:rPr>
          <w:color w:val="282828"/>
          <w:w w:val="103"/>
        </w:rPr>
        <w:t>f</w:t>
      </w:r>
      <w:r w:rsidRPr="007D6B5F">
        <w:rPr>
          <w:color w:val="282828"/>
          <w:spacing w:val="-2"/>
          <w:w w:val="103"/>
        </w:rPr>
        <w:t>o</w:t>
      </w:r>
      <w:r w:rsidRPr="007D6B5F">
        <w:rPr>
          <w:color w:val="282828"/>
          <w:spacing w:val="-2"/>
          <w:w w:val="106"/>
        </w:rPr>
        <w:t>rms</w:t>
      </w:r>
      <w:r w:rsidRPr="007D6B5F">
        <w:rPr>
          <w:color w:val="282828"/>
          <w:w w:val="71"/>
        </w:rPr>
        <w:t>;</w:t>
      </w:r>
    </w:p>
    <w:p w14:paraId="1D106793" w14:textId="77777777" w:rsidR="00C949EF" w:rsidRPr="007D6B5F" w:rsidRDefault="00C949EF" w:rsidP="00C949EF">
      <w:pPr>
        <w:spacing w:before="22"/>
        <w:ind w:left="1941"/>
      </w:pPr>
      <w:r w:rsidRPr="007D6B5F">
        <w:rPr>
          <w:color w:val="282828"/>
        </w:rPr>
        <w:t xml:space="preserve">•    </w:t>
      </w:r>
      <w:r w:rsidRPr="007D6B5F">
        <w:rPr>
          <w:color w:val="282828"/>
          <w:spacing w:val="19"/>
        </w:rPr>
        <w:t xml:space="preserve"> </w:t>
      </w:r>
      <w:r w:rsidRPr="007D6B5F">
        <w:rPr>
          <w:color w:val="282828"/>
          <w:spacing w:val="-1"/>
          <w:w w:val="109"/>
        </w:rPr>
        <w:t>In</w:t>
      </w:r>
      <w:r w:rsidRPr="007D6B5F">
        <w:rPr>
          <w:color w:val="282828"/>
          <w:spacing w:val="-2"/>
          <w:w w:val="109"/>
        </w:rPr>
        <w:t>form</w:t>
      </w:r>
      <w:r w:rsidRPr="007D6B5F">
        <w:rPr>
          <w:color w:val="282828"/>
          <w:spacing w:val="-1"/>
          <w:w w:val="109"/>
        </w:rPr>
        <w:t>a</w:t>
      </w:r>
      <w:r w:rsidRPr="007D6B5F">
        <w:rPr>
          <w:color w:val="282828"/>
          <w:spacing w:val="-2"/>
          <w:w w:val="109"/>
        </w:rPr>
        <w:t>ti</w:t>
      </w:r>
      <w:r w:rsidRPr="007D6B5F">
        <w:rPr>
          <w:color w:val="282828"/>
          <w:spacing w:val="-1"/>
          <w:w w:val="109"/>
        </w:rPr>
        <w:t>o</w:t>
      </w:r>
      <w:r w:rsidRPr="007D6B5F">
        <w:rPr>
          <w:color w:val="282828"/>
          <w:w w:val="109"/>
        </w:rPr>
        <w:t>n</w:t>
      </w:r>
      <w:r w:rsidRPr="007D6B5F">
        <w:rPr>
          <w:color w:val="282828"/>
          <w:spacing w:val="7"/>
          <w:w w:val="109"/>
        </w:rPr>
        <w:t xml:space="preserve"> </w:t>
      </w:r>
      <w:r w:rsidRPr="007D6B5F">
        <w:rPr>
          <w:color w:val="282828"/>
          <w:spacing w:val="-1"/>
        </w:rPr>
        <w:t>abou</w:t>
      </w:r>
      <w:r w:rsidRPr="007D6B5F">
        <w:rPr>
          <w:color w:val="282828"/>
        </w:rPr>
        <w:t>t</w:t>
      </w:r>
      <w:r w:rsidRPr="007D6B5F">
        <w:rPr>
          <w:color w:val="282828"/>
          <w:spacing w:val="39"/>
        </w:rPr>
        <w:t xml:space="preserve"> </w:t>
      </w:r>
      <w:r w:rsidRPr="007D6B5F">
        <w:rPr>
          <w:color w:val="282828"/>
          <w:spacing w:val="-6"/>
        </w:rPr>
        <w:t>you</w:t>
      </w:r>
      <w:r w:rsidRPr="007D6B5F">
        <w:rPr>
          <w:color w:val="282828"/>
        </w:rPr>
        <w:t>r</w:t>
      </w:r>
      <w:r w:rsidRPr="007D6B5F">
        <w:rPr>
          <w:color w:val="282828"/>
          <w:spacing w:val="52"/>
        </w:rPr>
        <w:t xml:space="preserve"> </w:t>
      </w:r>
      <w:r w:rsidRPr="007D6B5F">
        <w:rPr>
          <w:color w:val="282828"/>
          <w:w w:val="108"/>
        </w:rPr>
        <w:t>t</w:t>
      </w:r>
      <w:r w:rsidRPr="007D6B5F">
        <w:rPr>
          <w:color w:val="282828"/>
          <w:spacing w:val="1"/>
          <w:w w:val="108"/>
        </w:rPr>
        <w:t>ransa</w:t>
      </w:r>
      <w:r w:rsidRPr="007D6B5F">
        <w:rPr>
          <w:color w:val="282828"/>
          <w:w w:val="108"/>
        </w:rPr>
        <w:t>c</w:t>
      </w:r>
      <w:r w:rsidRPr="007D6B5F">
        <w:rPr>
          <w:color w:val="282828"/>
          <w:spacing w:val="1"/>
          <w:w w:val="108"/>
        </w:rPr>
        <w:t>tion</w:t>
      </w:r>
      <w:r w:rsidRPr="007D6B5F">
        <w:rPr>
          <w:color w:val="282828"/>
          <w:w w:val="108"/>
        </w:rPr>
        <w:t>s</w:t>
      </w:r>
      <w:r w:rsidRPr="007D6B5F">
        <w:rPr>
          <w:color w:val="282828"/>
          <w:spacing w:val="27"/>
          <w:w w:val="108"/>
        </w:rPr>
        <w:t xml:space="preserve"> </w:t>
      </w:r>
      <w:r w:rsidRPr="007D6B5F">
        <w:rPr>
          <w:color w:val="282828"/>
          <w:spacing w:val="-1"/>
          <w:w w:val="108"/>
        </w:rPr>
        <w:t>(includin</w:t>
      </w:r>
      <w:r w:rsidRPr="007D6B5F">
        <w:rPr>
          <w:color w:val="282828"/>
          <w:w w:val="108"/>
        </w:rPr>
        <w:t>g</w:t>
      </w:r>
      <w:r w:rsidRPr="007D6B5F">
        <w:rPr>
          <w:color w:val="282828"/>
          <w:spacing w:val="12"/>
          <w:w w:val="108"/>
        </w:rPr>
        <w:t xml:space="preserve"> </w:t>
      </w:r>
      <w:r w:rsidRPr="007D6B5F">
        <w:rPr>
          <w:color w:val="282828"/>
        </w:rPr>
        <w:t>c</w:t>
      </w:r>
      <w:r w:rsidRPr="007D6B5F">
        <w:rPr>
          <w:color w:val="282828"/>
          <w:spacing w:val="-2"/>
        </w:rPr>
        <w:t>l</w:t>
      </w:r>
      <w:r w:rsidRPr="007D6B5F">
        <w:rPr>
          <w:color w:val="282828"/>
          <w:spacing w:val="-1"/>
        </w:rPr>
        <w:t>aims</w:t>
      </w:r>
      <w:r w:rsidRPr="007D6B5F">
        <w:rPr>
          <w:color w:val="282828"/>
        </w:rPr>
        <w:t xml:space="preserve">) </w:t>
      </w:r>
      <w:del w:id="302" w:author="Asllie Ann Sablan" w:date="2021-07-28T17:14:00Z">
        <w:r w:rsidRPr="007D6B5F" w:rsidDel="00575E73">
          <w:rPr>
            <w:color w:val="282828"/>
            <w:spacing w:val="5"/>
          </w:rPr>
          <w:delText xml:space="preserve"> </w:delText>
        </w:r>
      </w:del>
      <w:r w:rsidRPr="007D6B5F">
        <w:rPr>
          <w:color w:val="282828"/>
          <w:spacing w:val="-7"/>
        </w:rPr>
        <w:t>wit</w:t>
      </w:r>
      <w:r w:rsidRPr="007D6B5F">
        <w:rPr>
          <w:color w:val="282828"/>
        </w:rPr>
        <w:t>h</w:t>
      </w:r>
      <w:del w:id="303" w:author="Asllie Ann Sablan" w:date="2021-07-28T17:14:00Z">
        <w:r w:rsidRPr="007D6B5F" w:rsidDel="00575E73">
          <w:rPr>
            <w:color w:val="282828"/>
          </w:rPr>
          <w:delText xml:space="preserve"> </w:delText>
        </w:r>
      </w:del>
      <w:r w:rsidRPr="007D6B5F">
        <w:rPr>
          <w:color w:val="282828"/>
          <w:spacing w:val="13"/>
        </w:rPr>
        <w:t xml:space="preserve"> </w:t>
      </w:r>
      <w:r w:rsidRPr="007D6B5F">
        <w:rPr>
          <w:color w:val="282828"/>
          <w:spacing w:val="2"/>
          <w:w w:val="105"/>
        </w:rPr>
        <w:t>us</w:t>
      </w:r>
      <w:r w:rsidRPr="007D6B5F">
        <w:rPr>
          <w:color w:val="282828"/>
          <w:w w:val="79"/>
        </w:rPr>
        <w:t>,</w:t>
      </w:r>
      <w:r w:rsidRPr="007D6B5F">
        <w:rPr>
          <w:color w:val="282828"/>
        </w:rPr>
        <w:t xml:space="preserve"> </w:t>
      </w:r>
      <w:del w:id="304" w:author="Asllie Ann Sablan" w:date="2021-07-28T17:16:00Z">
        <w:r w:rsidRPr="007D6B5F" w:rsidDel="00A46F18">
          <w:rPr>
            <w:color w:val="282828"/>
            <w:spacing w:val="-26"/>
          </w:rPr>
          <w:delText xml:space="preserve"> </w:delText>
        </w:r>
      </w:del>
      <w:r w:rsidRPr="007D6B5F">
        <w:rPr>
          <w:color w:val="282828"/>
          <w:spacing w:val="-4"/>
        </w:rPr>
        <w:t>o</w:t>
      </w:r>
      <w:r w:rsidRPr="007D6B5F">
        <w:rPr>
          <w:color w:val="282828"/>
        </w:rPr>
        <w:t>ur</w:t>
      </w:r>
      <w:r w:rsidRPr="007D6B5F">
        <w:rPr>
          <w:color w:val="282828"/>
          <w:spacing w:val="33"/>
        </w:rPr>
        <w:t xml:space="preserve"> </w:t>
      </w:r>
      <w:r w:rsidRPr="007D6B5F">
        <w:rPr>
          <w:color w:val="282828"/>
          <w:spacing w:val="1"/>
        </w:rPr>
        <w:t>affi</w:t>
      </w:r>
      <w:r w:rsidRPr="007D6B5F">
        <w:rPr>
          <w:color w:val="282828"/>
        </w:rPr>
        <w:t>l</w:t>
      </w:r>
      <w:r w:rsidRPr="007D6B5F">
        <w:rPr>
          <w:color w:val="282828"/>
          <w:spacing w:val="1"/>
        </w:rPr>
        <w:t>iate</w:t>
      </w:r>
      <w:r w:rsidRPr="007D6B5F">
        <w:rPr>
          <w:color w:val="282828"/>
        </w:rPr>
        <w:t xml:space="preserve">s </w:t>
      </w:r>
      <w:del w:id="305" w:author="Asllie Ann Sablan" w:date="2021-07-28T17:16:00Z">
        <w:r w:rsidRPr="007D6B5F" w:rsidDel="00A46F18">
          <w:rPr>
            <w:color w:val="282828"/>
            <w:spacing w:val="5"/>
          </w:rPr>
          <w:delText xml:space="preserve"> </w:delText>
        </w:r>
      </w:del>
      <w:r w:rsidRPr="007D6B5F">
        <w:rPr>
          <w:color w:val="282828"/>
        </w:rPr>
        <w:t>and</w:t>
      </w:r>
      <w:r w:rsidRPr="007D6B5F">
        <w:rPr>
          <w:color w:val="282828"/>
          <w:spacing w:val="18"/>
        </w:rPr>
        <w:t xml:space="preserve"> </w:t>
      </w:r>
      <w:r w:rsidRPr="007D6B5F">
        <w:rPr>
          <w:color w:val="282828"/>
          <w:spacing w:val="-2"/>
          <w:w w:val="111"/>
        </w:rPr>
        <w:t>others</w:t>
      </w:r>
      <w:r w:rsidRPr="007D6B5F">
        <w:rPr>
          <w:color w:val="282828"/>
          <w:w w:val="78"/>
        </w:rPr>
        <w:t>;</w:t>
      </w:r>
      <w:del w:id="306" w:author="Asllie Ann Sablan" w:date="2021-07-28T17:16:00Z">
        <w:r w:rsidRPr="007D6B5F" w:rsidDel="00A46F18">
          <w:rPr>
            <w:color w:val="282828"/>
          </w:rPr>
          <w:delText xml:space="preserve"> </w:delText>
        </w:r>
      </w:del>
      <w:r w:rsidRPr="007D6B5F">
        <w:rPr>
          <w:color w:val="282828"/>
          <w:spacing w:val="-26"/>
        </w:rPr>
        <w:t xml:space="preserve"> </w:t>
      </w:r>
      <w:r w:rsidRPr="007D6B5F">
        <w:rPr>
          <w:color w:val="282828"/>
          <w:spacing w:val="-4"/>
          <w:w w:val="110"/>
        </w:rPr>
        <w:t>an</w:t>
      </w:r>
      <w:r w:rsidRPr="007D6B5F">
        <w:rPr>
          <w:color w:val="282828"/>
        </w:rPr>
        <w:t>d</w:t>
      </w:r>
    </w:p>
    <w:p w14:paraId="196223EF" w14:textId="073875BA" w:rsidR="00C949EF" w:rsidRPr="007D6B5F" w:rsidRDefault="00C949EF" w:rsidP="00C949EF">
      <w:pPr>
        <w:spacing w:before="25"/>
        <w:ind w:left="1941"/>
      </w:pPr>
      <w:r w:rsidRPr="007D6B5F">
        <w:rPr>
          <w:color w:val="282828"/>
        </w:rPr>
        <w:t xml:space="preserve">•    </w:t>
      </w:r>
      <w:r w:rsidRPr="007D6B5F">
        <w:rPr>
          <w:color w:val="282828"/>
          <w:spacing w:val="24"/>
        </w:rPr>
        <w:t xml:space="preserve"> </w:t>
      </w:r>
      <w:r w:rsidRPr="007D6B5F">
        <w:rPr>
          <w:color w:val="282828"/>
          <w:spacing w:val="-3"/>
          <w:w w:val="110"/>
        </w:rPr>
        <w:t>Informatio</w:t>
      </w:r>
      <w:r w:rsidRPr="007D6B5F">
        <w:rPr>
          <w:color w:val="282828"/>
          <w:w w:val="110"/>
        </w:rPr>
        <w:t xml:space="preserve">n </w:t>
      </w:r>
      <w:r w:rsidRPr="007D6B5F">
        <w:rPr>
          <w:color w:val="282828"/>
          <w:spacing w:val="-7"/>
        </w:rPr>
        <w:t>w</w:t>
      </w:r>
      <w:r w:rsidRPr="007D6B5F">
        <w:rPr>
          <w:color w:val="282828"/>
        </w:rPr>
        <w:t>e</w:t>
      </w:r>
      <w:r w:rsidRPr="007D6B5F">
        <w:rPr>
          <w:color w:val="282828"/>
          <w:spacing w:val="35"/>
        </w:rPr>
        <w:t xml:space="preserve"> </w:t>
      </w:r>
      <w:r w:rsidRPr="007D6B5F">
        <w:rPr>
          <w:color w:val="282828"/>
          <w:spacing w:val="-3"/>
        </w:rPr>
        <w:t>receiv</w:t>
      </w:r>
      <w:r w:rsidRPr="007D6B5F">
        <w:rPr>
          <w:color w:val="282828"/>
        </w:rPr>
        <w:t>e</w:t>
      </w:r>
      <w:r w:rsidRPr="007D6B5F">
        <w:rPr>
          <w:color w:val="282828"/>
          <w:spacing w:val="16"/>
        </w:rPr>
        <w:t xml:space="preserve"> </w:t>
      </w:r>
      <w:r w:rsidRPr="007D6B5F">
        <w:rPr>
          <w:color w:val="282828"/>
        </w:rPr>
        <w:t>f</w:t>
      </w:r>
      <w:r w:rsidRPr="007D6B5F">
        <w:rPr>
          <w:color w:val="282828"/>
          <w:spacing w:val="-7"/>
        </w:rPr>
        <w:t>ro</w:t>
      </w:r>
      <w:r w:rsidRPr="007D6B5F">
        <w:rPr>
          <w:color w:val="282828"/>
        </w:rPr>
        <w:t xml:space="preserve">m </w:t>
      </w:r>
      <w:r w:rsidRPr="007D6B5F">
        <w:rPr>
          <w:color w:val="282828"/>
          <w:spacing w:val="-5"/>
        </w:rPr>
        <w:t>othe</w:t>
      </w:r>
      <w:r w:rsidRPr="007D6B5F">
        <w:rPr>
          <w:color w:val="282828"/>
        </w:rPr>
        <w:t>r</w:t>
      </w:r>
      <w:r w:rsidRPr="007D6B5F">
        <w:rPr>
          <w:color w:val="282828"/>
          <w:spacing w:val="9"/>
        </w:rPr>
        <w:t xml:space="preserve"> </w:t>
      </w:r>
      <w:r w:rsidRPr="007D6B5F">
        <w:rPr>
          <w:color w:val="282828"/>
          <w:spacing w:val="-4"/>
        </w:rPr>
        <w:t>agents</w:t>
      </w:r>
      <w:r w:rsidRPr="007D6B5F">
        <w:rPr>
          <w:color w:val="383838"/>
        </w:rPr>
        <w:t>,</w:t>
      </w:r>
      <w:r w:rsidRPr="007D6B5F">
        <w:rPr>
          <w:color w:val="383838"/>
          <w:spacing w:val="17"/>
        </w:rPr>
        <w:t xml:space="preserve"> </w:t>
      </w:r>
      <w:r w:rsidRPr="007D6B5F">
        <w:rPr>
          <w:color w:val="282828"/>
          <w:spacing w:val="-1"/>
        </w:rPr>
        <w:t>brokers</w:t>
      </w:r>
      <w:r w:rsidRPr="007D6B5F">
        <w:rPr>
          <w:color w:val="282828"/>
        </w:rPr>
        <w:t>,</w:t>
      </w:r>
      <w:r w:rsidRPr="007D6B5F">
        <w:rPr>
          <w:color w:val="282828"/>
          <w:spacing w:val="21"/>
        </w:rPr>
        <w:t xml:space="preserve"> </w:t>
      </w:r>
      <w:r w:rsidRPr="007D6B5F">
        <w:rPr>
          <w:color w:val="282828"/>
          <w:w w:val="107"/>
        </w:rPr>
        <w:t>administrators,</w:t>
      </w:r>
      <w:r w:rsidRPr="007D6B5F">
        <w:rPr>
          <w:color w:val="282828"/>
          <w:spacing w:val="19"/>
          <w:w w:val="107"/>
        </w:rPr>
        <w:t xml:space="preserve"> </w:t>
      </w:r>
      <w:r w:rsidRPr="007D6B5F">
        <w:rPr>
          <w:color w:val="282828"/>
          <w:spacing w:val="-1"/>
        </w:rPr>
        <w:t>ins</w:t>
      </w:r>
      <w:r w:rsidRPr="007D6B5F">
        <w:rPr>
          <w:color w:val="282828"/>
        </w:rPr>
        <w:t>u</w:t>
      </w:r>
      <w:r w:rsidRPr="007D6B5F">
        <w:rPr>
          <w:color w:val="282828"/>
          <w:spacing w:val="-1"/>
        </w:rPr>
        <w:t>ranc</w:t>
      </w:r>
      <w:r w:rsidRPr="007D6B5F">
        <w:rPr>
          <w:color w:val="282828"/>
        </w:rPr>
        <w:t>e</w:t>
      </w:r>
      <w:r w:rsidRPr="007D6B5F">
        <w:rPr>
          <w:color w:val="282828"/>
          <w:spacing w:val="26"/>
        </w:rPr>
        <w:t xml:space="preserve"> </w:t>
      </w:r>
      <w:r w:rsidRPr="007D6B5F">
        <w:rPr>
          <w:color w:val="282828"/>
          <w:spacing w:val="-4"/>
        </w:rPr>
        <w:t>suppo</w:t>
      </w:r>
      <w:r w:rsidRPr="007D6B5F">
        <w:rPr>
          <w:color w:val="282828"/>
        </w:rPr>
        <w:t xml:space="preserve">rt </w:t>
      </w:r>
      <w:r w:rsidRPr="007D6B5F">
        <w:rPr>
          <w:color w:val="282828"/>
          <w:spacing w:val="2"/>
          <w:w w:val="109"/>
        </w:rPr>
        <w:t>a</w:t>
      </w:r>
      <w:r w:rsidRPr="007D6B5F">
        <w:rPr>
          <w:color w:val="282828"/>
          <w:spacing w:val="2"/>
          <w:w w:val="104"/>
        </w:rPr>
        <w:t>g</w:t>
      </w:r>
      <w:r w:rsidRPr="007D6B5F">
        <w:rPr>
          <w:color w:val="282828"/>
          <w:spacing w:val="2"/>
          <w:w w:val="106"/>
        </w:rPr>
        <w:t>en</w:t>
      </w:r>
      <w:r w:rsidRPr="007D6B5F">
        <w:rPr>
          <w:color w:val="282828"/>
          <w:w w:val="110"/>
        </w:rPr>
        <w:t>c</w:t>
      </w:r>
      <w:r w:rsidRPr="007D6B5F">
        <w:rPr>
          <w:color w:val="282828"/>
          <w:spacing w:val="2"/>
          <w:w w:val="110"/>
        </w:rPr>
        <w:t>i</w:t>
      </w:r>
      <w:r w:rsidRPr="007D6B5F">
        <w:rPr>
          <w:color w:val="282828"/>
          <w:spacing w:val="2"/>
          <w:w w:val="101"/>
        </w:rPr>
        <w:t>e</w:t>
      </w:r>
      <w:r w:rsidRPr="007D6B5F">
        <w:rPr>
          <w:color w:val="282828"/>
          <w:spacing w:val="2"/>
          <w:w w:val="90"/>
        </w:rPr>
        <w:t>s,</w:t>
      </w:r>
    </w:p>
    <w:p w14:paraId="65093DC5" w14:textId="78E68AB1" w:rsidR="00C949EF" w:rsidRPr="007D6B5F" w:rsidRDefault="00C949EF">
      <w:pPr>
        <w:spacing w:before="22"/>
        <w:ind w:left="1221" w:right="1008" w:firstLine="1047"/>
        <w:pPrChange w:id="307" w:author="Carla Marie G. Bersales" w:date="2022-03-03T15:11:00Z">
          <w:pPr>
            <w:spacing w:before="22"/>
            <w:ind w:left="1221" w:right="1008" w:firstLine="720"/>
          </w:pPr>
        </w:pPrChange>
      </w:pPr>
      <w:r w:rsidRPr="007D6B5F">
        <w:rPr>
          <w:color w:val="282828"/>
          <w:spacing w:val="1"/>
          <w:position w:val="-4"/>
        </w:rPr>
        <w:t>lega</w:t>
      </w:r>
      <w:r w:rsidRPr="007D6B5F">
        <w:rPr>
          <w:color w:val="282828"/>
          <w:position w:val="-4"/>
        </w:rPr>
        <w:t>l</w:t>
      </w:r>
      <w:r w:rsidRPr="007D6B5F">
        <w:rPr>
          <w:color w:val="282828"/>
          <w:spacing w:val="35"/>
          <w:position w:val="-4"/>
        </w:rPr>
        <w:t xml:space="preserve"> </w:t>
      </w:r>
      <w:r w:rsidRPr="007D6B5F">
        <w:rPr>
          <w:color w:val="282828"/>
          <w:spacing w:val="-1"/>
          <w:position w:val="-4"/>
        </w:rPr>
        <w:t>co</w:t>
      </w:r>
      <w:r w:rsidRPr="007D6B5F">
        <w:rPr>
          <w:color w:val="282828"/>
          <w:position w:val="-4"/>
        </w:rPr>
        <w:t>u</w:t>
      </w:r>
      <w:r w:rsidRPr="007D6B5F">
        <w:rPr>
          <w:color w:val="282828"/>
          <w:spacing w:val="-1"/>
          <w:position w:val="-4"/>
        </w:rPr>
        <w:t>nsel</w:t>
      </w:r>
      <w:r w:rsidRPr="007D6B5F">
        <w:rPr>
          <w:color w:val="282828"/>
          <w:position w:val="-4"/>
        </w:rPr>
        <w:t xml:space="preserve">, consumer </w:t>
      </w:r>
      <w:r w:rsidRPr="007D6B5F">
        <w:rPr>
          <w:color w:val="282828"/>
          <w:spacing w:val="-1"/>
          <w:w w:val="109"/>
          <w:position w:val="-4"/>
        </w:rPr>
        <w:t>repo</w:t>
      </w:r>
      <w:r w:rsidRPr="007D6B5F">
        <w:rPr>
          <w:color w:val="282828"/>
          <w:w w:val="109"/>
          <w:position w:val="-4"/>
        </w:rPr>
        <w:t>rt</w:t>
      </w:r>
      <w:r w:rsidRPr="007D6B5F">
        <w:rPr>
          <w:color w:val="282828"/>
          <w:spacing w:val="-1"/>
          <w:w w:val="109"/>
          <w:position w:val="-4"/>
        </w:rPr>
        <w:t>in</w:t>
      </w:r>
      <w:r w:rsidRPr="007D6B5F">
        <w:rPr>
          <w:color w:val="282828"/>
          <w:w w:val="109"/>
          <w:position w:val="-4"/>
        </w:rPr>
        <w:t>g</w:t>
      </w:r>
      <w:r w:rsidRPr="007D6B5F">
        <w:rPr>
          <w:color w:val="282828"/>
          <w:spacing w:val="16"/>
          <w:w w:val="109"/>
          <w:position w:val="-4"/>
        </w:rPr>
        <w:t xml:space="preserve"> </w:t>
      </w:r>
      <w:r w:rsidRPr="007D6B5F">
        <w:rPr>
          <w:color w:val="282828"/>
          <w:spacing w:val="2"/>
          <w:position w:val="-4"/>
        </w:rPr>
        <w:t>agencie</w:t>
      </w:r>
      <w:r w:rsidRPr="007D6B5F">
        <w:rPr>
          <w:color w:val="282828"/>
          <w:position w:val="-4"/>
        </w:rPr>
        <w:t>s</w:t>
      </w:r>
      <w:r w:rsidRPr="007D6B5F">
        <w:rPr>
          <w:color w:val="282828"/>
          <w:spacing w:val="49"/>
          <w:position w:val="-4"/>
        </w:rPr>
        <w:t xml:space="preserve"> </w:t>
      </w:r>
      <w:r w:rsidRPr="007D6B5F">
        <w:rPr>
          <w:color w:val="282828"/>
          <w:spacing w:val="-4"/>
          <w:position w:val="-4"/>
        </w:rPr>
        <w:t>an</w:t>
      </w:r>
      <w:r w:rsidRPr="007D6B5F">
        <w:rPr>
          <w:color w:val="282828"/>
          <w:position w:val="-4"/>
        </w:rPr>
        <w:t>d</w:t>
      </w:r>
      <w:r w:rsidRPr="007D6B5F">
        <w:rPr>
          <w:color w:val="282828"/>
          <w:spacing w:val="39"/>
          <w:position w:val="-4"/>
        </w:rPr>
        <w:t xml:space="preserve"> </w:t>
      </w:r>
      <w:r w:rsidRPr="007D6B5F">
        <w:rPr>
          <w:color w:val="282828"/>
          <w:spacing w:val="-2"/>
          <w:w w:val="108"/>
          <w:position w:val="-4"/>
        </w:rPr>
        <w:t>gove</w:t>
      </w:r>
      <w:r w:rsidRPr="007D6B5F">
        <w:rPr>
          <w:color w:val="282828"/>
          <w:w w:val="108"/>
          <w:position w:val="-4"/>
        </w:rPr>
        <w:t>rn</w:t>
      </w:r>
      <w:r w:rsidRPr="007D6B5F">
        <w:rPr>
          <w:color w:val="282828"/>
          <w:spacing w:val="-2"/>
          <w:w w:val="108"/>
          <w:position w:val="-4"/>
        </w:rPr>
        <w:t>men</w:t>
      </w:r>
      <w:r w:rsidRPr="007D6B5F">
        <w:rPr>
          <w:color w:val="282828"/>
          <w:w w:val="108"/>
          <w:position w:val="-4"/>
        </w:rPr>
        <w:t>t</w:t>
      </w:r>
      <w:r w:rsidRPr="007D6B5F">
        <w:rPr>
          <w:color w:val="282828"/>
          <w:spacing w:val="11"/>
          <w:w w:val="108"/>
          <w:position w:val="-4"/>
        </w:rPr>
        <w:t xml:space="preserve"> </w:t>
      </w:r>
      <w:r w:rsidRPr="007D6B5F">
        <w:rPr>
          <w:color w:val="282828"/>
          <w:spacing w:val="-1"/>
          <w:w w:val="110"/>
          <w:position w:val="-4"/>
        </w:rPr>
        <w:t>repo</w:t>
      </w:r>
      <w:r w:rsidRPr="007D6B5F">
        <w:rPr>
          <w:color w:val="282828"/>
          <w:w w:val="111"/>
          <w:position w:val="-4"/>
        </w:rPr>
        <w:t>rt</w:t>
      </w:r>
      <w:r w:rsidRPr="007D6B5F">
        <w:rPr>
          <w:color w:val="282828"/>
          <w:spacing w:val="-1"/>
          <w:w w:val="111"/>
          <w:position w:val="-4"/>
        </w:rPr>
        <w:t>i</w:t>
      </w:r>
      <w:r w:rsidRPr="007D6B5F">
        <w:rPr>
          <w:color w:val="282828"/>
          <w:spacing w:val="-1"/>
          <w:w w:val="108"/>
          <w:position w:val="-4"/>
        </w:rPr>
        <w:t>n</w:t>
      </w:r>
      <w:r w:rsidRPr="007D6B5F">
        <w:rPr>
          <w:color w:val="282828"/>
          <w:w w:val="108"/>
          <w:position w:val="-4"/>
        </w:rPr>
        <w:t>g</w:t>
      </w:r>
      <w:r w:rsidRPr="007D6B5F">
        <w:rPr>
          <w:color w:val="282828"/>
          <w:spacing w:val="9"/>
          <w:position w:val="-4"/>
        </w:rPr>
        <w:t xml:space="preserve"> </w:t>
      </w:r>
      <w:r w:rsidRPr="007D6B5F">
        <w:rPr>
          <w:color w:val="282828"/>
          <w:spacing w:val="2"/>
          <w:w w:val="113"/>
          <w:position w:val="-4"/>
        </w:rPr>
        <w:t>a</w:t>
      </w:r>
      <w:r w:rsidRPr="007D6B5F">
        <w:rPr>
          <w:color w:val="282828"/>
          <w:spacing w:val="2"/>
          <w:w w:val="108"/>
          <w:position w:val="-4"/>
        </w:rPr>
        <w:t>g</w:t>
      </w:r>
      <w:r w:rsidRPr="007D6B5F">
        <w:rPr>
          <w:color w:val="282828"/>
          <w:spacing w:val="2"/>
          <w:w w:val="106"/>
          <w:position w:val="-4"/>
        </w:rPr>
        <w:t>en</w:t>
      </w:r>
      <w:r w:rsidRPr="007D6B5F">
        <w:rPr>
          <w:color w:val="282828"/>
          <w:spacing w:val="2"/>
          <w:w w:val="95"/>
          <w:position w:val="-4"/>
        </w:rPr>
        <w:t>cies.</w:t>
      </w:r>
    </w:p>
    <w:p w14:paraId="2E93A661" w14:textId="77777777" w:rsidR="00C949EF" w:rsidRPr="007D6B5F" w:rsidRDefault="00C949EF" w:rsidP="00C949EF">
      <w:pPr>
        <w:spacing w:before="7" w:line="240" w:lineRule="exact"/>
        <w:sectPr w:rsidR="00C949EF" w:rsidRPr="007D6B5F" w:rsidSect="001732B0">
          <w:headerReference w:type="first" r:id="rId10"/>
          <w:type w:val="continuous"/>
          <w:pgSz w:w="12340" w:h="15920"/>
          <w:pgMar w:top="840" w:right="800" w:bottom="280" w:left="540" w:header="720" w:footer="720" w:gutter="0"/>
          <w:cols w:space="720"/>
          <w:titlePg/>
          <w:docGrid w:linePitch="272"/>
        </w:sectPr>
      </w:pPr>
    </w:p>
    <w:p w14:paraId="71629BB8" w14:textId="77777777" w:rsidR="00C949EF" w:rsidRPr="007D6B5F" w:rsidRDefault="00C949EF" w:rsidP="00C949EF">
      <w:pPr>
        <w:spacing w:before="84"/>
        <w:ind w:left="147"/>
        <w:rPr>
          <w:rFonts w:eastAsia="Arial"/>
        </w:rPr>
      </w:pPr>
      <w:r w:rsidRPr="007D6B5F">
        <w:rPr>
          <w:rFonts w:eastAsia="Arial"/>
          <w:color w:val="282828"/>
          <w:w w:val="108"/>
        </w:rPr>
        <w:t>II.</w:t>
      </w:r>
    </w:p>
    <w:p w14:paraId="6EFCE2CB" w14:textId="77777777" w:rsidR="00C949EF" w:rsidRPr="007D6B5F" w:rsidRDefault="00C949EF" w:rsidP="00C949EF">
      <w:pPr>
        <w:spacing w:before="4" w:line="180" w:lineRule="exact"/>
      </w:pPr>
    </w:p>
    <w:p w14:paraId="769576CF" w14:textId="77777777" w:rsidR="00C949EF" w:rsidRPr="007D6B5F" w:rsidRDefault="00C949EF" w:rsidP="00C949EF">
      <w:pPr>
        <w:spacing w:line="200" w:lineRule="exact"/>
      </w:pPr>
    </w:p>
    <w:p w14:paraId="5EFBE725" w14:textId="77777777" w:rsidR="00C949EF" w:rsidRPr="007D6B5F" w:rsidRDefault="00C949EF" w:rsidP="00C949EF">
      <w:pPr>
        <w:spacing w:line="200" w:lineRule="exact"/>
      </w:pPr>
    </w:p>
    <w:p w14:paraId="00DF71B4" w14:textId="77777777" w:rsidR="00C949EF" w:rsidRPr="007D6B5F" w:rsidRDefault="00C949EF" w:rsidP="00C949EF">
      <w:pPr>
        <w:spacing w:line="200" w:lineRule="exact"/>
      </w:pPr>
    </w:p>
    <w:p w14:paraId="1719B227" w14:textId="77777777" w:rsidR="00C949EF" w:rsidRPr="007D6B5F" w:rsidRDefault="00C949EF" w:rsidP="00C949EF">
      <w:pPr>
        <w:spacing w:line="200" w:lineRule="exact"/>
      </w:pPr>
    </w:p>
    <w:p w14:paraId="4FD438A4" w14:textId="77777777" w:rsidR="00C949EF" w:rsidRPr="007D6B5F" w:rsidRDefault="00C949EF" w:rsidP="00C949EF">
      <w:pPr>
        <w:ind w:left="136" w:right="-45"/>
        <w:rPr>
          <w:rFonts w:eastAsia="Arial"/>
        </w:rPr>
      </w:pPr>
      <w:r w:rsidRPr="007D6B5F">
        <w:rPr>
          <w:rFonts w:eastAsia="Arial"/>
          <w:color w:val="282828"/>
          <w:spacing w:val="-4"/>
          <w:w w:val="117"/>
        </w:rPr>
        <w:t>III.</w:t>
      </w:r>
    </w:p>
    <w:p w14:paraId="1B8DD2F2" w14:textId="77777777" w:rsidR="00C949EF" w:rsidRPr="007D6B5F" w:rsidRDefault="00C949EF" w:rsidP="00C949EF">
      <w:pPr>
        <w:spacing w:before="5" w:line="180" w:lineRule="exact"/>
      </w:pPr>
    </w:p>
    <w:p w14:paraId="2AE2442A" w14:textId="77777777" w:rsidR="00C949EF" w:rsidRPr="007D6B5F" w:rsidRDefault="00C949EF" w:rsidP="00C949EF">
      <w:pPr>
        <w:spacing w:line="200" w:lineRule="exact"/>
      </w:pPr>
    </w:p>
    <w:p w14:paraId="455DC637" w14:textId="77777777" w:rsidR="00C949EF" w:rsidRPr="007D6B5F" w:rsidRDefault="00C949EF" w:rsidP="00C949EF">
      <w:pPr>
        <w:spacing w:line="200" w:lineRule="exact"/>
      </w:pPr>
    </w:p>
    <w:p w14:paraId="398A0658" w14:textId="77777777" w:rsidR="00C949EF" w:rsidRPr="007D6B5F" w:rsidRDefault="00C949EF" w:rsidP="00C949EF">
      <w:pPr>
        <w:spacing w:line="200" w:lineRule="exact"/>
      </w:pPr>
    </w:p>
    <w:p w14:paraId="7F223A0D" w14:textId="77777777" w:rsidR="00C949EF" w:rsidRPr="007D6B5F" w:rsidRDefault="00C949EF" w:rsidP="00C949EF">
      <w:pPr>
        <w:spacing w:line="200" w:lineRule="exact"/>
      </w:pPr>
    </w:p>
    <w:p w14:paraId="5F1A0DFD" w14:textId="77777777" w:rsidR="00C949EF" w:rsidRPr="007D6B5F" w:rsidRDefault="00C949EF" w:rsidP="00C949EF">
      <w:pPr>
        <w:ind w:left="129" w:right="-51"/>
      </w:pPr>
      <w:r w:rsidRPr="007D6B5F">
        <w:rPr>
          <w:color w:val="282828"/>
          <w:spacing w:val="-2"/>
          <w:w w:val="104"/>
        </w:rPr>
        <w:t>IV.</w:t>
      </w:r>
    </w:p>
    <w:p w14:paraId="05979A20" w14:textId="77777777" w:rsidR="00C949EF" w:rsidRPr="007D6B5F" w:rsidRDefault="00C949EF" w:rsidP="00C949EF">
      <w:pPr>
        <w:spacing w:before="81"/>
        <w:ind w:left="20"/>
      </w:pPr>
      <w:r w:rsidRPr="007D6B5F">
        <w:br w:type="column"/>
      </w:r>
      <w:r w:rsidRPr="007D6B5F">
        <w:rPr>
          <w:color w:val="282828"/>
          <w:spacing w:val="-1"/>
          <w:w w:val="109"/>
        </w:rPr>
        <w:t>Finan</w:t>
      </w:r>
      <w:r w:rsidRPr="007D6B5F">
        <w:rPr>
          <w:color w:val="282828"/>
          <w:w w:val="109"/>
        </w:rPr>
        <w:t>c</w:t>
      </w:r>
      <w:r w:rsidRPr="007D6B5F">
        <w:rPr>
          <w:color w:val="282828"/>
          <w:spacing w:val="-1"/>
          <w:w w:val="109"/>
        </w:rPr>
        <w:t>ia</w:t>
      </w:r>
      <w:r w:rsidRPr="007D6B5F">
        <w:rPr>
          <w:color w:val="282828"/>
          <w:w w:val="109"/>
        </w:rPr>
        <w:t>l</w:t>
      </w:r>
      <w:r w:rsidRPr="007D6B5F">
        <w:rPr>
          <w:color w:val="282828"/>
          <w:spacing w:val="12"/>
          <w:w w:val="109"/>
        </w:rPr>
        <w:t xml:space="preserve"> </w:t>
      </w:r>
      <w:r w:rsidRPr="007D6B5F">
        <w:rPr>
          <w:color w:val="282828"/>
          <w:spacing w:val="-3"/>
          <w:w w:val="109"/>
        </w:rPr>
        <w:t>Informatio</w:t>
      </w:r>
      <w:r w:rsidRPr="007D6B5F">
        <w:rPr>
          <w:color w:val="282828"/>
          <w:w w:val="109"/>
        </w:rPr>
        <w:t>n</w:t>
      </w:r>
      <w:r w:rsidRPr="007D6B5F">
        <w:rPr>
          <w:color w:val="282828"/>
          <w:spacing w:val="4"/>
          <w:w w:val="109"/>
        </w:rPr>
        <w:t xml:space="preserve"> </w:t>
      </w:r>
      <w:r w:rsidRPr="007D6B5F">
        <w:rPr>
          <w:color w:val="282828"/>
          <w:w w:val="111"/>
        </w:rPr>
        <w:t>D</w:t>
      </w:r>
      <w:r w:rsidRPr="007D6B5F">
        <w:rPr>
          <w:color w:val="282828"/>
          <w:spacing w:val="3"/>
          <w:w w:val="111"/>
        </w:rPr>
        <w:t>is</w:t>
      </w:r>
      <w:r w:rsidRPr="007D6B5F">
        <w:rPr>
          <w:color w:val="282828"/>
          <w:w w:val="112"/>
        </w:rPr>
        <w:t>c</w:t>
      </w:r>
      <w:r w:rsidRPr="007D6B5F">
        <w:rPr>
          <w:color w:val="282828"/>
          <w:spacing w:val="3"/>
          <w:w w:val="112"/>
        </w:rPr>
        <w:t>l</w:t>
      </w:r>
      <w:r w:rsidRPr="007D6B5F">
        <w:rPr>
          <w:color w:val="282828"/>
          <w:spacing w:val="3"/>
          <w:w w:val="106"/>
        </w:rPr>
        <w:t>osed</w:t>
      </w:r>
      <w:r w:rsidRPr="007D6B5F">
        <w:rPr>
          <w:color w:val="282828"/>
          <w:w w:val="79"/>
        </w:rPr>
        <w:t>.</w:t>
      </w:r>
    </w:p>
    <w:p w14:paraId="240070BA" w14:textId="77777777" w:rsidR="00C949EF" w:rsidRPr="007D6B5F" w:rsidRDefault="00C949EF" w:rsidP="00C949EF">
      <w:pPr>
        <w:spacing w:before="12" w:line="240" w:lineRule="exact"/>
      </w:pPr>
    </w:p>
    <w:p w14:paraId="2AB37AD6" w14:textId="592537F8" w:rsidR="00C949EF" w:rsidRPr="007D6B5F" w:rsidRDefault="00C949EF" w:rsidP="00C949EF">
      <w:pPr>
        <w:ind w:left="13"/>
        <w:rPr>
          <w:rFonts w:eastAsia="Arial"/>
        </w:rPr>
      </w:pPr>
      <w:r w:rsidRPr="007D6B5F">
        <w:rPr>
          <w:color w:val="282828"/>
          <w:spacing w:val="-7"/>
        </w:rPr>
        <w:t>W</w:t>
      </w:r>
      <w:r w:rsidRPr="007D6B5F">
        <w:rPr>
          <w:color w:val="282828"/>
        </w:rPr>
        <w:t>e</w:t>
      </w:r>
      <w:r w:rsidRPr="007D6B5F">
        <w:rPr>
          <w:color w:val="282828"/>
          <w:spacing w:val="51"/>
        </w:rPr>
        <w:t xml:space="preserve"> </w:t>
      </w:r>
      <w:r w:rsidRPr="007D6B5F">
        <w:rPr>
          <w:color w:val="282828"/>
          <w:spacing w:val="-7"/>
        </w:rPr>
        <w:t>d</w:t>
      </w:r>
      <w:r w:rsidRPr="007D6B5F">
        <w:rPr>
          <w:color w:val="282828"/>
        </w:rPr>
        <w:t>o</w:t>
      </w:r>
      <w:r w:rsidRPr="007D6B5F">
        <w:rPr>
          <w:color w:val="282828"/>
          <w:spacing w:val="29"/>
        </w:rPr>
        <w:t xml:space="preserve"> </w:t>
      </w:r>
      <w:r w:rsidRPr="007D6B5F">
        <w:rPr>
          <w:color w:val="282828"/>
          <w:spacing w:val="-4"/>
        </w:rPr>
        <w:t>no</w:t>
      </w:r>
      <w:r w:rsidRPr="007D6B5F">
        <w:rPr>
          <w:color w:val="282828"/>
        </w:rPr>
        <w:t xml:space="preserve">t </w:t>
      </w:r>
      <w:r w:rsidRPr="007D6B5F">
        <w:rPr>
          <w:color w:val="282828"/>
          <w:spacing w:val="2"/>
        </w:rPr>
        <w:t>dis</w:t>
      </w:r>
      <w:r w:rsidRPr="007D6B5F">
        <w:rPr>
          <w:color w:val="282828"/>
        </w:rPr>
        <w:t>c</w:t>
      </w:r>
      <w:r w:rsidRPr="007D6B5F">
        <w:rPr>
          <w:color w:val="282828"/>
          <w:spacing w:val="2"/>
        </w:rPr>
        <w:t>los</w:t>
      </w:r>
      <w:r w:rsidRPr="007D6B5F">
        <w:rPr>
          <w:color w:val="282828"/>
        </w:rPr>
        <w:t>e</w:t>
      </w:r>
      <w:r w:rsidRPr="007D6B5F">
        <w:rPr>
          <w:color w:val="282828"/>
          <w:spacing w:val="52"/>
        </w:rPr>
        <w:t xml:space="preserve"> </w:t>
      </w:r>
      <w:r w:rsidRPr="007D6B5F">
        <w:rPr>
          <w:color w:val="282828"/>
          <w:spacing w:val="-7"/>
        </w:rPr>
        <w:t>an</w:t>
      </w:r>
      <w:r w:rsidRPr="007D6B5F">
        <w:rPr>
          <w:color w:val="282828"/>
        </w:rPr>
        <w:t>y</w:t>
      </w:r>
      <w:r w:rsidRPr="007D6B5F">
        <w:rPr>
          <w:color w:val="282828"/>
          <w:spacing w:val="47"/>
        </w:rPr>
        <w:t xml:space="preserve"> </w:t>
      </w:r>
      <w:r w:rsidRPr="007D6B5F">
        <w:rPr>
          <w:color w:val="282828"/>
          <w:spacing w:val="-2"/>
          <w:w w:val="110"/>
        </w:rPr>
        <w:t>informatio</w:t>
      </w:r>
      <w:r w:rsidRPr="007D6B5F">
        <w:rPr>
          <w:color w:val="282828"/>
          <w:w w:val="110"/>
        </w:rPr>
        <w:t>n</w:t>
      </w:r>
      <w:r w:rsidRPr="007D6B5F">
        <w:rPr>
          <w:color w:val="282828"/>
          <w:spacing w:val="21"/>
          <w:w w:val="110"/>
        </w:rPr>
        <w:t xml:space="preserve"> </w:t>
      </w:r>
      <w:r w:rsidRPr="007D6B5F">
        <w:rPr>
          <w:color w:val="282828"/>
          <w:spacing w:val="-4"/>
        </w:rPr>
        <w:t>abou</w:t>
      </w:r>
      <w:r w:rsidRPr="007D6B5F">
        <w:rPr>
          <w:color w:val="282828"/>
        </w:rPr>
        <w:t>t</w:t>
      </w:r>
      <w:r w:rsidRPr="007D6B5F">
        <w:rPr>
          <w:color w:val="282828"/>
          <w:spacing w:val="25"/>
        </w:rPr>
        <w:t xml:space="preserve"> </w:t>
      </w:r>
      <w:r w:rsidRPr="007D6B5F">
        <w:rPr>
          <w:color w:val="282828"/>
          <w:spacing w:val="-5"/>
          <w:w w:val="110"/>
        </w:rPr>
        <w:t>ou</w:t>
      </w:r>
      <w:r w:rsidRPr="007D6B5F">
        <w:rPr>
          <w:color w:val="282828"/>
          <w:w w:val="110"/>
        </w:rPr>
        <w:t>r</w:t>
      </w:r>
      <w:r w:rsidRPr="007D6B5F">
        <w:rPr>
          <w:color w:val="282828"/>
          <w:spacing w:val="13"/>
          <w:w w:val="110"/>
        </w:rPr>
        <w:t xml:space="preserve"> </w:t>
      </w:r>
      <w:r w:rsidRPr="007D6B5F">
        <w:rPr>
          <w:color w:val="282828"/>
          <w:w w:val="110"/>
        </w:rPr>
        <w:t>customers</w:t>
      </w:r>
      <w:r w:rsidRPr="007D6B5F">
        <w:rPr>
          <w:color w:val="282828"/>
          <w:spacing w:val="13"/>
          <w:w w:val="110"/>
        </w:rPr>
        <w:t xml:space="preserve"> </w:t>
      </w:r>
      <w:r w:rsidRPr="007D6B5F">
        <w:rPr>
          <w:color w:val="282828"/>
          <w:spacing w:val="-7"/>
        </w:rPr>
        <w:t>o</w:t>
      </w:r>
      <w:r w:rsidRPr="007D6B5F">
        <w:rPr>
          <w:color w:val="282828"/>
        </w:rPr>
        <w:t>r</w:t>
      </w:r>
      <w:r w:rsidRPr="007D6B5F">
        <w:rPr>
          <w:color w:val="282828"/>
          <w:spacing w:val="33"/>
        </w:rPr>
        <w:t xml:space="preserve"> </w:t>
      </w:r>
      <w:r w:rsidRPr="007D6B5F">
        <w:rPr>
          <w:color w:val="282828"/>
          <w:spacing w:val="-5"/>
        </w:rPr>
        <w:t>forme</w:t>
      </w:r>
      <w:r w:rsidRPr="007D6B5F">
        <w:rPr>
          <w:color w:val="282828"/>
        </w:rPr>
        <w:t xml:space="preserve">r </w:t>
      </w:r>
      <w:r w:rsidRPr="007D6B5F">
        <w:rPr>
          <w:color w:val="282828"/>
          <w:spacing w:val="-2"/>
          <w:w w:val="109"/>
        </w:rPr>
        <w:t>customer</w:t>
      </w:r>
      <w:r w:rsidRPr="007D6B5F">
        <w:rPr>
          <w:color w:val="282828"/>
          <w:w w:val="109"/>
        </w:rPr>
        <w:t>s</w:t>
      </w:r>
      <w:r w:rsidRPr="007D6B5F">
        <w:rPr>
          <w:color w:val="282828"/>
          <w:spacing w:val="17"/>
          <w:w w:val="109"/>
        </w:rPr>
        <w:t xml:space="preserve"> </w:t>
      </w:r>
      <w:r w:rsidRPr="007D6B5F">
        <w:rPr>
          <w:color w:val="282828"/>
          <w:spacing w:val="-4"/>
        </w:rPr>
        <w:t>t</w:t>
      </w:r>
      <w:r w:rsidRPr="007D6B5F">
        <w:rPr>
          <w:color w:val="282828"/>
        </w:rPr>
        <w:t>o</w:t>
      </w:r>
      <w:r w:rsidRPr="007D6B5F">
        <w:rPr>
          <w:color w:val="282828"/>
          <w:spacing w:val="40"/>
        </w:rPr>
        <w:t xml:space="preserve"> </w:t>
      </w:r>
      <w:r w:rsidRPr="007D6B5F">
        <w:rPr>
          <w:color w:val="282828"/>
          <w:spacing w:val="-1"/>
        </w:rPr>
        <w:t>anyone</w:t>
      </w:r>
      <w:r w:rsidRPr="007D6B5F">
        <w:rPr>
          <w:color w:val="282828"/>
        </w:rPr>
        <w:t xml:space="preserve">, </w:t>
      </w:r>
      <w:r w:rsidRPr="007D6B5F">
        <w:rPr>
          <w:color w:val="282828"/>
          <w:spacing w:val="-2"/>
        </w:rPr>
        <w:t>excep</w:t>
      </w:r>
      <w:r w:rsidRPr="007D6B5F">
        <w:rPr>
          <w:color w:val="282828"/>
        </w:rPr>
        <w:t>t</w:t>
      </w:r>
      <w:r w:rsidRPr="007D6B5F">
        <w:rPr>
          <w:color w:val="282828"/>
          <w:spacing w:val="6"/>
        </w:rPr>
        <w:t xml:space="preserve"> </w:t>
      </w:r>
      <w:r w:rsidRPr="007D6B5F">
        <w:rPr>
          <w:color w:val="282828"/>
          <w:spacing w:val="-4"/>
        </w:rPr>
        <w:t>a</w:t>
      </w:r>
      <w:r w:rsidRPr="007D6B5F">
        <w:rPr>
          <w:color w:val="282828"/>
        </w:rPr>
        <w:t>s</w:t>
      </w:r>
      <w:r w:rsidRPr="007D6B5F">
        <w:rPr>
          <w:color w:val="282828"/>
          <w:spacing w:val="33"/>
        </w:rPr>
        <w:t xml:space="preserve"> </w:t>
      </w:r>
      <w:r w:rsidRPr="007D6B5F">
        <w:rPr>
          <w:color w:val="282828"/>
          <w:spacing w:val="-1"/>
          <w:w w:val="106"/>
        </w:rPr>
        <w:t>pe</w:t>
      </w:r>
      <w:r w:rsidRPr="007D6B5F">
        <w:rPr>
          <w:color w:val="282828"/>
          <w:spacing w:val="-1"/>
          <w:w w:val="110"/>
        </w:rPr>
        <w:t>rmitt</w:t>
      </w:r>
      <w:r w:rsidRPr="007D6B5F">
        <w:rPr>
          <w:color w:val="282828"/>
          <w:spacing w:val="-1"/>
          <w:w w:val="106"/>
        </w:rPr>
        <w:t>e</w:t>
      </w:r>
      <w:r w:rsidRPr="007D6B5F">
        <w:rPr>
          <w:color w:val="282828"/>
          <w:w w:val="106"/>
        </w:rPr>
        <w:t>d</w:t>
      </w:r>
      <w:r w:rsidRPr="007D6B5F">
        <w:rPr>
          <w:color w:val="282828"/>
          <w:spacing w:val="20"/>
        </w:rPr>
        <w:t xml:space="preserve"> </w:t>
      </w:r>
      <w:r w:rsidRPr="007D6B5F">
        <w:rPr>
          <w:rFonts w:eastAsia="Arial"/>
          <w:color w:val="282828"/>
          <w:spacing w:val="-7"/>
        </w:rPr>
        <w:t>by</w:t>
      </w:r>
      <w:r w:rsidRPr="007D6B5F">
        <w:rPr>
          <w:rFonts w:eastAsia="Arial"/>
        </w:rPr>
        <w:t xml:space="preserve"> </w:t>
      </w:r>
      <w:r w:rsidRPr="007D6B5F">
        <w:rPr>
          <w:color w:val="282828"/>
          <w:spacing w:val="-4"/>
        </w:rPr>
        <w:t>la</w:t>
      </w:r>
      <w:r w:rsidRPr="007D6B5F">
        <w:rPr>
          <w:color w:val="282828"/>
        </w:rPr>
        <w:t>w</w:t>
      </w:r>
      <w:r w:rsidRPr="007D6B5F">
        <w:rPr>
          <w:color w:val="282828"/>
          <w:spacing w:val="37"/>
        </w:rPr>
        <w:t xml:space="preserve"> </w:t>
      </w:r>
      <w:r w:rsidRPr="007D6B5F">
        <w:rPr>
          <w:color w:val="282828"/>
          <w:spacing w:val="-11"/>
        </w:rPr>
        <w:t>t</w:t>
      </w:r>
      <w:r w:rsidRPr="007D6B5F">
        <w:rPr>
          <w:color w:val="282828"/>
        </w:rPr>
        <w:t>o</w:t>
      </w:r>
      <w:r w:rsidRPr="007D6B5F">
        <w:rPr>
          <w:color w:val="282828"/>
          <w:spacing w:val="30"/>
        </w:rPr>
        <w:t xml:space="preserve"> </w:t>
      </w:r>
      <w:r w:rsidRPr="007D6B5F">
        <w:rPr>
          <w:color w:val="282828"/>
          <w:spacing w:val="-1"/>
        </w:rPr>
        <w:t>servic</w:t>
      </w:r>
      <w:r w:rsidRPr="007D6B5F">
        <w:rPr>
          <w:color w:val="282828"/>
        </w:rPr>
        <w:t xml:space="preserve">e </w:t>
      </w:r>
      <w:r w:rsidRPr="007D6B5F">
        <w:rPr>
          <w:color w:val="282828"/>
          <w:spacing w:val="-9"/>
        </w:rPr>
        <w:t>yo</w:t>
      </w:r>
      <w:r w:rsidRPr="007D6B5F">
        <w:rPr>
          <w:color w:val="282828"/>
        </w:rPr>
        <w:t>ur</w:t>
      </w:r>
      <w:r w:rsidRPr="007D6B5F">
        <w:rPr>
          <w:color w:val="282828"/>
          <w:spacing w:val="45"/>
        </w:rPr>
        <w:t xml:space="preserve"> </w:t>
      </w:r>
      <w:r w:rsidRPr="007D6B5F">
        <w:rPr>
          <w:color w:val="282828"/>
          <w:spacing w:val="3"/>
          <w:w w:val="109"/>
        </w:rPr>
        <w:t>busin</w:t>
      </w:r>
      <w:r w:rsidRPr="007D6B5F">
        <w:rPr>
          <w:color w:val="282828"/>
          <w:spacing w:val="3"/>
          <w:w w:val="113"/>
        </w:rPr>
        <w:t>e</w:t>
      </w:r>
      <w:r w:rsidRPr="007D6B5F">
        <w:rPr>
          <w:color w:val="282828"/>
          <w:spacing w:val="3"/>
          <w:w w:val="106"/>
        </w:rPr>
        <w:t>s</w:t>
      </w:r>
      <w:r w:rsidRPr="007D6B5F">
        <w:rPr>
          <w:color w:val="282828"/>
          <w:spacing w:val="3"/>
          <w:w w:val="81"/>
        </w:rPr>
        <w:t>s.</w:t>
      </w:r>
    </w:p>
    <w:p w14:paraId="427C3018" w14:textId="77777777" w:rsidR="00C949EF" w:rsidRPr="007D6B5F" w:rsidRDefault="00C949EF" w:rsidP="00C949EF">
      <w:pPr>
        <w:spacing w:before="16" w:line="240" w:lineRule="exact"/>
      </w:pPr>
    </w:p>
    <w:p w14:paraId="314DE615" w14:textId="1CA912F6" w:rsidR="00C949EF" w:rsidRPr="007D6B5F" w:rsidRDefault="00C949EF" w:rsidP="00C949EF">
      <w:pPr>
        <w:ind w:left="14"/>
      </w:pPr>
      <w:r w:rsidRPr="007D6B5F">
        <w:rPr>
          <w:color w:val="282828"/>
          <w:spacing w:val="-1"/>
        </w:rPr>
        <w:t>Pa</w:t>
      </w:r>
      <w:r w:rsidRPr="007D6B5F">
        <w:rPr>
          <w:color w:val="282828"/>
        </w:rPr>
        <w:t>rt</w:t>
      </w:r>
      <w:r w:rsidRPr="007D6B5F">
        <w:rPr>
          <w:color w:val="282828"/>
          <w:spacing w:val="-1"/>
        </w:rPr>
        <w:t>ie</w:t>
      </w:r>
      <w:r w:rsidRPr="007D6B5F">
        <w:rPr>
          <w:color w:val="282828"/>
        </w:rPr>
        <w:t xml:space="preserve">s </w:t>
      </w:r>
      <w:r w:rsidR="00913F9C" w:rsidRPr="007D6B5F">
        <w:rPr>
          <w:color w:val="282828"/>
          <w:spacing w:val="-7"/>
        </w:rPr>
        <w:t>t</w:t>
      </w:r>
      <w:r w:rsidRPr="007D6B5F">
        <w:rPr>
          <w:color w:val="282828"/>
        </w:rPr>
        <w:t>o</w:t>
      </w:r>
      <w:r w:rsidRPr="007D6B5F">
        <w:rPr>
          <w:color w:val="282828"/>
          <w:spacing w:val="32"/>
        </w:rPr>
        <w:t xml:space="preserve"> </w:t>
      </w:r>
      <w:r w:rsidRPr="007D6B5F">
        <w:rPr>
          <w:color w:val="282828"/>
          <w:spacing w:val="-1"/>
        </w:rPr>
        <w:t>Wh</w:t>
      </w:r>
      <w:r w:rsidRPr="007D6B5F">
        <w:rPr>
          <w:color w:val="383838"/>
          <w:spacing w:val="-1"/>
        </w:rPr>
        <w:t>o</w:t>
      </w:r>
      <w:r w:rsidRPr="007D6B5F">
        <w:rPr>
          <w:color w:val="383838"/>
        </w:rPr>
        <w:t>m</w:t>
      </w:r>
      <w:r w:rsidR="00913F9C" w:rsidRPr="007D6B5F">
        <w:rPr>
          <w:color w:val="383838"/>
          <w:spacing w:val="46"/>
        </w:rPr>
        <w:t xml:space="preserve"> </w:t>
      </w:r>
      <w:r w:rsidRPr="007D6B5F">
        <w:rPr>
          <w:color w:val="383838"/>
          <w:spacing w:val="-3"/>
          <w:w w:val="111"/>
        </w:rPr>
        <w:t>I</w:t>
      </w:r>
      <w:r w:rsidRPr="007D6B5F">
        <w:rPr>
          <w:color w:val="282828"/>
          <w:spacing w:val="-3"/>
          <w:w w:val="111"/>
        </w:rPr>
        <w:t>nformatio</w:t>
      </w:r>
      <w:r w:rsidRPr="007D6B5F">
        <w:rPr>
          <w:color w:val="282828"/>
          <w:w w:val="111"/>
        </w:rPr>
        <w:t>n</w:t>
      </w:r>
      <w:r w:rsidRPr="007D6B5F">
        <w:rPr>
          <w:color w:val="282828"/>
          <w:spacing w:val="8"/>
          <w:w w:val="111"/>
        </w:rPr>
        <w:t xml:space="preserve"> </w:t>
      </w:r>
      <w:r w:rsidRPr="007D6B5F">
        <w:rPr>
          <w:color w:val="282828"/>
          <w:spacing w:val="-11"/>
        </w:rPr>
        <w:t>i</w:t>
      </w:r>
      <w:r w:rsidRPr="007D6B5F">
        <w:rPr>
          <w:color w:val="282828"/>
        </w:rPr>
        <w:t>s</w:t>
      </w:r>
      <w:r w:rsidRPr="007D6B5F">
        <w:rPr>
          <w:color w:val="282828"/>
          <w:spacing w:val="27"/>
        </w:rPr>
        <w:t xml:space="preserve"> </w:t>
      </w:r>
      <w:r w:rsidRPr="007D6B5F">
        <w:rPr>
          <w:color w:val="282828"/>
          <w:w w:val="106"/>
        </w:rPr>
        <w:t>D</w:t>
      </w:r>
      <w:r w:rsidRPr="007D6B5F">
        <w:rPr>
          <w:color w:val="282828"/>
          <w:spacing w:val="4"/>
          <w:w w:val="106"/>
        </w:rPr>
        <w:t>is</w:t>
      </w:r>
      <w:r w:rsidRPr="007D6B5F">
        <w:rPr>
          <w:color w:val="282828"/>
          <w:spacing w:val="4"/>
          <w:w w:val="109"/>
        </w:rPr>
        <w:t>clo</w:t>
      </w:r>
      <w:r w:rsidRPr="007D6B5F">
        <w:rPr>
          <w:color w:val="282828"/>
          <w:spacing w:val="4"/>
          <w:w w:val="106"/>
        </w:rPr>
        <w:t>sed</w:t>
      </w:r>
      <w:r w:rsidRPr="007D6B5F">
        <w:rPr>
          <w:color w:val="282828"/>
          <w:w w:val="72"/>
        </w:rPr>
        <w:t>.</w:t>
      </w:r>
    </w:p>
    <w:p w14:paraId="1480738C" w14:textId="77777777" w:rsidR="00C949EF" w:rsidRPr="007D6B5F" w:rsidRDefault="00C949EF" w:rsidP="00C949EF">
      <w:pPr>
        <w:spacing w:before="8" w:line="240" w:lineRule="exact"/>
      </w:pPr>
    </w:p>
    <w:p w14:paraId="309219ED" w14:textId="237A2F10" w:rsidR="00C949EF" w:rsidRPr="007D6B5F" w:rsidRDefault="00C949EF" w:rsidP="00C949EF">
      <w:pPr>
        <w:ind w:left="7"/>
        <w:rPr>
          <w:rFonts w:eastAsia="Arial"/>
        </w:rPr>
      </w:pPr>
      <w:r w:rsidRPr="007D6B5F">
        <w:rPr>
          <w:color w:val="282828"/>
          <w:spacing w:val="-7"/>
        </w:rPr>
        <w:t>W</w:t>
      </w:r>
      <w:r w:rsidRPr="007D6B5F">
        <w:rPr>
          <w:color w:val="282828"/>
        </w:rPr>
        <w:t>e</w:t>
      </w:r>
      <w:r w:rsidRPr="007D6B5F">
        <w:rPr>
          <w:color w:val="282828"/>
          <w:spacing w:val="51"/>
        </w:rPr>
        <w:t xml:space="preserve"> </w:t>
      </w:r>
      <w:r w:rsidRPr="007D6B5F">
        <w:rPr>
          <w:color w:val="282828"/>
          <w:spacing w:val="-4"/>
        </w:rPr>
        <w:t>d</w:t>
      </w:r>
      <w:r w:rsidRPr="007D6B5F">
        <w:rPr>
          <w:color w:val="282828"/>
        </w:rPr>
        <w:t>o</w:t>
      </w:r>
      <w:r w:rsidRPr="007D6B5F">
        <w:rPr>
          <w:color w:val="282828"/>
          <w:spacing w:val="25"/>
        </w:rPr>
        <w:t xml:space="preserve"> </w:t>
      </w:r>
      <w:r w:rsidRPr="007D6B5F">
        <w:rPr>
          <w:color w:val="282828"/>
          <w:spacing w:val="-2"/>
        </w:rPr>
        <w:t>no</w:t>
      </w:r>
      <w:r w:rsidRPr="007D6B5F">
        <w:rPr>
          <w:color w:val="282828"/>
        </w:rPr>
        <w:t xml:space="preserve">t </w:t>
      </w:r>
      <w:del w:id="308" w:author="Asllie Ann Sablan" w:date="2021-07-28T17:16:00Z">
        <w:r w:rsidRPr="007D6B5F" w:rsidDel="00A46F18">
          <w:rPr>
            <w:color w:val="282828"/>
            <w:spacing w:val="3"/>
          </w:rPr>
          <w:delText xml:space="preserve"> </w:delText>
        </w:r>
      </w:del>
      <w:r w:rsidRPr="007D6B5F">
        <w:rPr>
          <w:color w:val="282828"/>
        </w:rPr>
        <w:t xml:space="preserve">disclose </w:t>
      </w:r>
      <w:del w:id="309" w:author="Asllie Ann Sablan" w:date="2021-07-28T17:16:00Z">
        <w:r w:rsidRPr="007D6B5F" w:rsidDel="00A46F18">
          <w:rPr>
            <w:color w:val="282828"/>
            <w:spacing w:val="15"/>
          </w:rPr>
          <w:delText xml:space="preserve"> </w:delText>
        </w:r>
      </w:del>
      <w:r w:rsidRPr="007D6B5F">
        <w:rPr>
          <w:color w:val="282828"/>
          <w:spacing w:val="-11"/>
        </w:rPr>
        <w:t>an</w:t>
      </w:r>
      <w:r w:rsidRPr="007D6B5F">
        <w:rPr>
          <w:color w:val="282828"/>
        </w:rPr>
        <w:t>y</w:t>
      </w:r>
      <w:r w:rsidRPr="007D6B5F">
        <w:rPr>
          <w:color w:val="282828"/>
          <w:spacing w:val="45"/>
        </w:rPr>
        <w:t xml:space="preserve"> </w:t>
      </w:r>
      <w:r w:rsidRPr="007D6B5F">
        <w:rPr>
          <w:color w:val="282828"/>
          <w:spacing w:val="-3"/>
          <w:w w:val="111"/>
        </w:rPr>
        <w:t>informatio</w:t>
      </w:r>
      <w:r w:rsidRPr="007D6B5F">
        <w:rPr>
          <w:color w:val="282828"/>
          <w:w w:val="111"/>
        </w:rPr>
        <w:t>n</w:t>
      </w:r>
      <w:r w:rsidRPr="007D6B5F">
        <w:rPr>
          <w:color w:val="282828"/>
          <w:spacing w:val="18"/>
          <w:w w:val="111"/>
        </w:rPr>
        <w:t xml:space="preserve"> </w:t>
      </w:r>
      <w:r w:rsidRPr="007D6B5F">
        <w:rPr>
          <w:color w:val="282828"/>
          <w:spacing w:val="-1"/>
        </w:rPr>
        <w:t>abou</w:t>
      </w:r>
      <w:r w:rsidRPr="007D6B5F">
        <w:rPr>
          <w:color w:val="282828"/>
        </w:rPr>
        <w:t xml:space="preserve">t </w:t>
      </w:r>
      <w:del w:id="310" w:author="Asllie Ann Sablan" w:date="2021-07-28T17:16:00Z">
        <w:r w:rsidRPr="007D6B5F" w:rsidDel="00A46F18">
          <w:rPr>
            <w:color w:val="282828"/>
            <w:spacing w:val="18"/>
          </w:rPr>
          <w:delText xml:space="preserve"> </w:delText>
        </w:r>
      </w:del>
      <w:r w:rsidRPr="007D6B5F">
        <w:rPr>
          <w:color w:val="282828"/>
          <w:spacing w:val="-7"/>
        </w:rPr>
        <w:t>o</w:t>
      </w:r>
      <w:r w:rsidRPr="007D6B5F">
        <w:rPr>
          <w:color w:val="282828"/>
        </w:rPr>
        <w:t>ur</w:t>
      </w:r>
      <w:r w:rsidRPr="007D6B5F">
        <w:rPr>
          <w:color w:val="282828"/>
          <w:spacing w:val="41"/>
        </w:rPr>
        <w:t xml:space="preserve"> </w:t>
      </w:r>
      <w:r w:rsidRPr="007D6B5F">
        <w:rPr>
          <w:color w:val="282828"/>
          <w:spacing w:val="-2"/>
          <w:w w:val="110"/>
        </w:rPr>
        <w:t>customer</w:t>
      </w:r>
      <w:r w:rsidRPr="007D6B5F">
        <w:rPr>
          <w:color w:val="282828"/>
          <w:w w:val="110"/>
        </w:rPr>
        <w:t>s</w:t>
      </w:r>
      <w:r w:rsidRPr="007D6B5F">
        <w:rPr>
          <w:color w:val="282828"/>
          <w:spacing w:val="25"/>
          <w:w w:val="110"/>
        </w:rPr>
        <w:t xml:space="preserve"> </w:t>
      </w:r>
      <w:r w:rsidRPr="007D6B5F">
        <w:rPr>
          <w:color w:val="282828"/>
          <w:spacing w:val="-7"/>
        </w:rPr>
        <w:t>o</w:t>
      </w:r>
      <w:r w:rsidRPr="007D6B5F">
        <w:rPr>
          <w:color w:val="282828"/>
        </w:rPr>
        <w:t>r</w:t>
      </w:r>
      <w:r w:rsidRPr="007D6B5F">
        <w:rPr>
          <w:color w:val="282828"/>
          <w:spacing w:val="37"/>
        </w:rPr>
        <w:t xml:space="preserve"> </w:t>
      </w:r>
      <w:r w:rsidRPr="007D6B5F">
        <w:rPr>
          <w:color w:val="282828"/>
        </w:rPr>
        <w:t>f</w:t>
      </w:r>
      <w:r w:rsidRPr="007D6B5F">
        <w:rPr>
          <w:color w:val="282828"/>
          <w:spacing w:val="-5"/>
        </w:rPr>
        <w:t>orme</w:t>
      </w:r>
      <w:r w:rsidRPr="007D6B5F">
        <w:rPr>
          <w:color w:val="282828"/>
        </w:rPr>
        <w:t xml:space="preserve">r </w:t>
      </w:r>
      <w:del w:id="311" w:author="Asllie Ann Sablan" w:date="2021-07-28T17:16:00Z">
        <w:r w:rsidRPr="007D6B5F" w:rsidDel="00A46F18">
          <w:rPr>
            <w:color w:val="282828"/>
            <w:spacing w:val="31"/>
          </w:rPr>
          <w:delText xml:space="preserve"> </w:delText>
        </w:r>
      </w:del>
      <w:r w:rsidRPr="007D6B5F">
        <w:rPr>
          <w:color w:val="282828"/>
          <w:spacing w:val="-2"/>
          <w:w w:val="109"/>
        </w:rPr>
        <w:t>customer</w:t>
      </w:r>
      <w:r w:rsidRPr="007D6B5F">
        <w:rPr>
          <w:color w:val="282828"/>
          <w:w w:val="109"/>
        </w:rPr>
        <w:t>s</w:t>
      </w:r>
      <w:r w:rsidRPr="007D6B5F">
        <w:rPr>
          <w:color w:val="282828"/>
          <w:spacing w:val="17"/>
          <w:w w:val="109"/>
        </w:rPr>
        <w:t xml:space="preserve"> </w:t>
      </w:r>
      <w:r w:rsidRPr="007D6B5F">
        <w:rPr>
          <w:color w:val="282828"/>
          <w:spacing w:val="-4"/>
        </w:rPr>
        <w:t>t</w:t>
      </w:r>
      <w:r w:rsidRPr="007D6B5F">
        <w:rPr>
          <w:color w:val="282828"/>
        </w:rPr>
        <w:t>o</w:t>
      </w:r>
      <w:r w:rsidRPr="007D6B5F">
        <w:rPr>
          <w:color w:val="282828"/>
          <w:spacing w:val="40"/>
        </w:rPr>
        <w:t xml:space="preserve"> </w:t>
      </w:r>
      <w:r w:rsidRPr="007D6B5F">
        <w:rPr>
          <w:color w:val="282828"/>
          <w:spacing w:val="-1"/>
        </w:rPr>
        <w:t>anyone</w:t>
      </w:r>
      <w:r w:rsidRPr="007D6B5F">
        <w:rPr>
          <w:color w:val="282828"/>
        </w:rPr>
        <w:t xml:space="preserve">, </w:t>
      </w:r>
      <w:del w:id="312" w:author="Asllie Ann Sablan" w:date="2021-07-28T17:16:00Z">
        <w:r w:rsidRPr="007D6B5F" w:rsidDel="00A46F18">
          <w:rPr>
            <w:color w:val="282828"/>
            <w:spacing w:val="23"/>
          </w:rPr>
          <w:delText xml:space="preserve"> </w:delText>
        </w:r>
      </w:del>
      <w:r w:rsidRPr="007D6B5F">
        <w:rPr>
          <w:color w:val="282828"/>
          <w:spacing w:val="-1"/>
        </w:rPr>
        <w:t>excep</w:t>
      </w:r>
      <w:r w:rsidRPr="007D6B5F">
        <w:rPr>
          <w:color w:val="282828"/>
        </w:rPr>
        <w:t xml:space="preserve">t </w:t>
      </w:r>
      <w:del w:id="313" w:author="Asllie Ann Sablan" w:date="2021-07-28T17:16:00Z">
        <w:r w:rsidRPr="007D6B5F" w:rsidDel="00A46F18">
          <w:rPr>
            <w:color w:val="282828"/>
            <w:spacing w:val="4"/>
          </w:rPr>
          <w:delText xml:space="preserve"> </w:delText>
        </w:r>
      </w:del>
      <w:r w:rsidRPr="007D6B5F">
        <w:rPr>
          <w:color w:val="282828"/>
          <w:spacing w:val="-4"/>
        </w:rPr>
        <w:t>a</w:t>
      </w:r>
      <w:r w:rsidRPr="007D6B5F">
        <w:rPr>
          <w:color w:val="282828"/>
        </w:rPr>
        <w:t>s</w:t>
      </w:r>
      <w:r w:rsidRPr="007D6B5F">
        <w:rPr>
          <w:color w:val="282828"/>
          <w:spacing w:val="30"/>
        </w:rPr>
        <w:t xml:space="preserve"> </w:t>
      </w:r>
      <w:r w:rsidRPr="007D6B5F">
        <w:rPr>
          <w:color w:val="282828"/>
          <w:spacing w:val="1"/>
          <w:w w:val="106"/>
        </w:rPr>
        <w:t>pe</w:t>
      </w:r>
      <w:r w:rsidRPr="007D6B5F">
        <w:rPr>
          <w:color w:val="282828"/>
          <w:spacing w:val="1"/>
          <w:w w:val="109"/>
        </w:rPr>
        <w:t>rmitt</w:t>
      </w:r>
      <w:r w:rsidRPr="007D6B5F">
        <w:rPr>
          <w:color w:val="282828"/>
          <w:spacing w:val="1"/>
          <w:w w:val="105"/>
        </w:rPr>
        <w:t>e</w:t>
      </w:r>
      <w:r w:rsidRPr="007D6B5F">
        <w:rPr>
          <w:color w:val="282828"/>
        </w:rPr>
        <w:t>d</w:t>
      </w:r>
      <w:r w:rsidRPr="007D6B5F">
        <w:rPr>
          <w:color w:val="282828"/>
          <w:spacing w:val="20"/>
        </w:rPr>
        <w:t xml:space="preserve"> </w:t>
      </w:r>
      <w:r w:rsidRPr="007D6B5F">
        <w:rPr>
          <w:rFonts w:eastAsia="Arial"/>
          <w:color w:val="282828"/>
          <w:spacing w:val="-7"/>
          <w:w w:val="104"/>
        </w:rPr>
        <w:t>by</w:t>
      </w:r>
      <w:r w:rsidRPr="007D6B5F">
        <w:rPr>
          <w:rFonts w:eastAsia="Arial"/>
        </w:rPr>
        <w:t xml:space="preserve"> </w:t>
      </w:r>
      <w:r w:rsidRPr="007D6B5F">
        <w:rPr>
          <w:color w:val="282828"/>
          <w:spacing w:val="-4"/>
        </w:rPr>
        <w:t>la</w:t>
      </w:r>
      <w:r w:rsidRPr="007D6B5F">
        <w:rPr>
          <w:color w:val="282828"/>
        </w:rPr>
        <w:t>w</w:t>
      </w:r>
      <w:r w:rsidRPr="007D6B5F">
        <w:rPr>
          <w:color w:val="282828"/>
          <w:spacing w:val="38"/>
        </w:rPr>
        <w:t xml:space="preserve"> </w:t>
      </w:r>
      <w:r w:rsidRPr="007D6B5F">
        <w:rPr>
          <w:color w:val="282828"/>
          <w:spacing w:val="-11"/>
        </w:rPr>
        <w:t>t</w:t>
      </w:r>
      <w:r w:rsidRPr="007D6B5F">
        <w:rPr>
          <w:color w:val="282828"/>
        </w:rPr>
        <w:t>o</w:t>
      </w:r>
      <w:r w:rsidRPr="007D6B5F">
        <w:rPr>
          <w:color w:val="282828"/>
          <w:spacing w:val="29"/>
        </w:rPr>
        <w:t xml:space="preserve"> </w:t>
      </w:r>
      <w:r w:rsidRPr="007D6B5F">
        <w:rPr>
          <w:color w:val="282828"/>
          <w:spacing w:val="-4"/>
        </w:rPr>
        <w:t>servic</w:t>
      </w:r>
      <w:r w:rsidRPr="007D6B5F">
        <w:rPr>
          <w:color w:val="282828"/>
        </w:rPr>
        <w:t xml:space="preserve">e </w:t>
      </w:r>
      <w:del w:id="314" w:author="Asllie Ann Sablan" w:date="2021-07-28T17:16:00Z">
        <w:r w:rsidRPr="007D6B5F" w:rsidDel="003A58C5">
          <w:rPr>
            <w:color w:val="282828"/>
            <w:spacing w:val="11"/>
          </w:rPr>
          <w:delText xml:space="preserve"> </w:delText>
        </w:r>
      </w:del>
      <w:r w:rsidRPr="007D6B5F">
        <w:rPr>
          <w:color w:val="282828"/>
          <w:spacing w:val="-11"/>
        </w:rPr>
        <w:t>yo</w:t>
      </w:r>
      <w:r w:rsidRPr="007D6B5F">
        <w:rPr>
          <w:color w:val="282828"/>
        </w:rPr>
        <w:t>ur</w:t>
      </w:r>
      <w:r w:rsidRPr="007D6B5F">
        <w:rPr>
          <w:color w:val="282828"/>
          <w:spacing w:val="49"/>
        </w:rPr>
        <w:t xml:space="preserve"> </w:t>
      </w:r>
      <w:r w:rsidRPr="007D6B5F">
        <w:rPr>
          <w:color w:val="282828"/>
          <w:spacing w:val="2"/>
          <w:w w:val="111"/>
        </w:rPr>
        <w:t>busin</w:t>
      </w:r>
      <w:r w:rsidRPr="007D6B5F">
        <w:rPr>
          <w:color w:val="282828"/>
          <w:spacing w:val="2"/>
          <w:w w:val="113"/>
        </w:rPr>
        <w:t>e</w:t>
      </w:r>
      <w:r w:rsidRPr="007D6B5F">
        <w:rPr>
          <w:color w:val="282828"/>
          <w:spacing w:val="2"/>
          <w:w w:val="111"/>
        </w:rPr>
        <w:t>s</w:t>
      </w:r>
      <w:r w:rsidRPr="007D6B5F">
        <w:rPr>
          <w:color w:val="282828"/>
          <w:spacing w:val="2"/>
          <w:w w:val="81"/>
        </w:rPr>
        <w:t>s.</w:t>
      </w:r>
    </w:p>
    <w:p w14:paraId="6FF958C9" w14:textId="77777777" w:rsidR="00C949EF" w:rsidRPr="007D6B5F" w:rsidRDefault="00C949EF" w:rsidP="00C949EF">
      <w:pPr>
        <w:spacing w:before="16" w:line="240" w:lineRule="exact"/>
      </w:pPr>
    </w:p>
    <w:p w14:paraId="4BCFFFFE" w14:textId="77777777" w:rsidR="00C949EF" w:rsidRPr="007D6B5F" w:rsidRDefault="00C949EF" w:rsidP="00C949EF">
      <w:pPr>
        <w:ind w:left="11"/>
      </w:pPr>
      <w:r w:rsidRPr="007D6B5F">
        <w:rPr>
          <w:color w:val="282828"/>
          <w:spacing w:val="-3"/>
          <w:w w:val="111"/>
        </w:rPr>
        <w:t>Confidentialit</w:t>
      </w:r>
      <w:r w:rsidRPr="007D6B5F">
        <w:rPr>
          <w:color w:val="757575"/>
          <w:w w:val="111"/>
        </w:rPr>
        <w:t>y</w:t>
      </w:r>
      <w:r w:rsidRPr="007D6B5F">
        <w:rPr>
          <w:color w:val="757575"/>
          <w:spacing w:val="17"/>
          <w:w w:val="111"/>
        </w:rPr>
        <w:t xml:space="preserve"> </w:t>
      </w:r>
      <w:r w:rsidRPr="007D6B5F">
        <w:rPr>
          <w:color w:val="282828"/>
          <w:spacing w:val="-2"/>
        </w:rPr>
        <w:t>an</w:t>
      </w:r>
      <w:r w:rsidRPr="007D6B5F">
        <w:rPr>
          <w:color w:val="282828"/>
        </w:rPr>
        <w:t>d</w:t>
      </w:r>
      <w:r w:rsidRPr="007D6B5F">
        <w:rPr>
          <w:color w:val="282828"/>
          <w:spacing w:val="32"/>
        </w:rPr>
        <w:t xml:space="preserve"> </w:t>
      </w:r>
      <w:r w:rsidRPr="007D6B5F">
        <w:rPr>
          <w:color w:val="282828"/>
          <w:spacing w:val="-9"/>
          <w:w w:val="116"/>
        </w:rPr>
        <w:t>Securi</w:t>
      </w:r>
      <w:r w:rsidRPr="007D6B5F">
        <w:rPr>
          <w:color w:val="545454"/>
          <w:w w:val="116"/>
        </w:rPr>
        <w:t>ty</w:t>
      </w:r>
      <w:r w:rsidRPr="007D6B5F">
        <w:rPr>
          <w:color w:val="545454"/>
          <w:spacing w:val="1"/>
          <w:w w:val="116"/>
        </w:rPr>
        <w:t xml:space="preserve"> </w:t>
      </w:r>
      <w:r w:rsidRPr="007D6B5F">
        <w:rPr>
          <w:color w:val="282828"/>
          <w:spacing w:val="-7"/>
        </w:rPr>
        <w:t>o</w:t>
      </w:r>
      <w:r w:rsidRPr="007D6B5F">
        <w:rPr>
          <w:color w:val="282828"/>
        </w:rPr>
        <w:t>f</w:t>
      </w:r>
      <w:r w:rsidRPr="007D6B5F">
        <w:rPr>
          <w:color w:val="282828"/>
          <w:spacing w:val="19"/>
        </w:rPr>
        <w:t xml:space="preserve"> </w:t>
      </w:r>
      <w:r w:rsidRPr="007D6B5F">
        <w:rPr>
          <w:color w:val="282828"/>
          <w:spacing w:val="-2"/>
          <w:w w:val="110"/>
        </w:rPr>
        <w:t>Information.</w:t>
      </w:r>
    </w:p>
    <w:p w14:paraId="059C9F8C" w14:textId="77777777" w:rsidR="00C949EF" w:rsidRPr="007D6B5F" w:rsidRDefault="00C949EF" w:rsidP="00C949EF">
      <w:pPr>
        <w:spacing w:before="9" w:line="240" w:lineRule="exact"/>
      </w:pPr>
    </w:p>
    <w:p w14:paraId="233A82C0" w14:textId="432CDF26" w:rsidR="00C949EF" w:rsidRPr="007D6B5F" w:rsidRDefault="00C949EF" w:rsidP="00C949EF">
      <w:pPr>
        <w:spacing w:line="257" w:lineRule="auto"/>
        <w:ind w:left="1" w:right="168"/>
        <w:sectPr w:rsidR="00C949EF" w:rsidRPr="007D6B5F">
          <w:type w:val="continuous"/>
          <w:pgSz w:w="12340" w:h="15920"/>
          <w:pgMar w:top="840" w:right="800" w:bottom="280" w:left="540" w:header="720" w:footer="720" w:gutter="0"/>
          <w:cols w:num="2" w:space="720" w:equalWidth="0">
            <w:col w:w="398" w:space="446"/>
            <w:col w:w="10156"/>
          </w:cols>
        </w:sectPr>
      </w:pPr>
      <w:r w:rsidRPr="007D6B5F">
        <w:rPr>
          <w:color w:val="282828"/>
          <w:spacing w:val="-11"/>
        </w:rPr>
        <w:t>W</w:t>
      </w:r>
      <w:r w:rsidRPr="007D6B5F">
        <w:rPr>
          <w:color w:val="282828"/>
        </w:rPr>
        <w:t xml:space="preserve">e </w:t>
      </w:r>
      <w:r w:rsidRPr="007D6B5F">
        <w:rPr>
          <w:color w:val="282828"/>
          <w:spacing w:val="-1"/>
          <w:w w:val="111"/>
        </w:rPr>
        <w:t>re</w:t>
      </w:r>
      <w:r w:rsidRPr="007D6B5F">
        <w:rPr>
          <w:color w:val="282828"/>
          <w:spacing w:val="-2"/>
          <w:w w:val="111"/>
        </w:rPr>
        <w:t>s</w:t>
      </w:r>
      <w:r w:rsidRPr="007D6B5F">
        <w:rPr>
          <w:color w:val="282828"/>
          <w:w w:val="111"/>
        </w:rPr>
        <w:t>tr</w:t>
      </w:r>
      <w:r w:rsidRPr="007D6B5F">
        <w:rPr>
          <w:color w:val="282828"/>
          <w:spacing w:val="-1"/>
          <w:w w:val="111"/>
        </w:rPr>
        <w:t>ic</w:t>
      </w:r>
      <w:r w:rsidRPr="007D6B5F">
        <w:rPr>
          <w:color w:val="282828"/>
          <w:w w:val="111"/>
        </w:rPr>
        <w:t>t</w:t>
      </w:r>
      <w:r w:rsidRPr="007D6B5F">
        <w:rPr>
          <w:color w:val="282828"/>
          <w:spacing w:val="27"/>
          <w:w w:val="111"/>
        </w:rPr>
        <w:t xml:space="preserve"> </w:t>
      </w:r>
      <w:r w:rsidRPr="007D6B5F">
        <w:rPr>
          <w:color w:val="282828"/>
          <w:spacing w:val="2"/>
        </w:rPr>
        <w:t>acces</w:t>
      </w:r>
      <w:r w:rsidRPr="007D6B5F">
        <w:rPr>
          <w:color w:val="282828"/>
        </w:rPr>
        <w:t>s</w:t>
      </w:r>
      <w:r w:rsidRPr="007D6B5F">
        <w:rPr>
          <w:color w:val="282828"/>
          <w:spacing w:val="35"/>
        </w:rPr>
        <w:t xml:space="preserve"> </w:t>
      </w:r>
      <w:r w:rsidRPr="007D6B5F">
        <w:rPr>
          <w:color w:val="282828"/>
          <w:spacing w:val="-7"/>
        </w:rPr>
        <w:t>t</w:t>
      </w:r>
      <w:r w:rsidRPr="007D6B5F">
        <w:rPr>
          <w:color w:val="282828"/>
        </w:rPr>
        <w:t>o</w:t>
      </w:r>
      <w:r w:rsidRPr="007D6B5F">
        <w:rPr>
          <w:color w:val="282828"/>
          <w:spacing w:val="52"/>
        </w:rPr>
        <w:t xml:space="preserve"> </w:t>
      </w:r>
      <w:r w:rsidRPr="007D6B5F">
        <w:rPr>
          <w:color w:val="282828"/>
          <w:spacing w:val="-2"/>
          <w:w w:val="111"/>
        </w:rPr>
        <w:t>informatio</w:t>
      </w:r>
      <w:r w:rsidRPr="007D6B5F">
        <w:rPr>
          <w:color w:val="282828"/>
          <w:w w:val="111"/>
        </w:rPr>
        <w:t>n</w:t>
      </w:r>
      <w:r w:rsidRPr="007D6B5F">
        <w:rPr>
          <w:color w:val="282828"/>
          <w:spacing w:val="27"/>
          <w:w w:val="111"/>
        </w:rPr>
        <w:t xml:space="preserve"> </w:t>
      </w:r>
      <w:r w:rsidRPr="007D6B5F">
        <w:rPr>
          <w:color w:val="282828"/>
          <w:spacing w:val="-4"/>
        </w:rPr>
        <w:t>abou</w:t>
      </w:r>
      <w:r w:rsidRPr="007D6B5F">
        <w:rPr>
          <w:color w:val="282828"/>
        </w:rPr>
        <w:t xml:space="preserve">t </w:t>
      </w:r>
      <w:r w:rsidRPr="007D6B5F">
        <w:rPr>
          <w:color w:val="282828"/>
          <w:spacing w:val="-7"/>
        </w:rPr>
        <w:t>yo</w:t>
      </w:r>
      <w:r w:rsidRPr="007D6B5F">
        <w:rPr>
          <w:color w:val="282828"/>
        </w:rPr>
        <w:t xml:space="preserve">u </w:t>
      </w:r>
      <w:r w:rsidRPr="007D6B5F">
        <w:rPr>
          <w:color w:val="282828"/>
          <w:spacing w:val="-11"/>
        </w:rPr>
        <w:t>t</w:t>
      </w:r>
      <w:r w:rsidRPr="007D6B5F">
        <w:rPr>
          <w:color w:val="282828"/>
        </w:rPr>
        <w:t>o</w:t>
      </w:r>
      <w:r w:rsidRPr="007D6B5F">
        <w:rPr>
          <w:color w:val="282828"/>
          <w:spacing w:val="47"/>
        </w:rPr>
        <w:t xml:space="preserve"> </w:t>
      </w:r>
      <w:r w:rsidRPr="007D6B5F">
        <w:rPr>
          <w:color w:val="282828"/>
        </w:rPr>
        <w:t xml:space="preserve">those </w:t>
      </w:r>
      <w:r w:rsidRPr="007D6B5F">
        <w:rPr>
          <w:color w:val="282828"/>
          <w:spacing w:val="-4"/>
          <w:w w:val="111"/>
        </w:rPr>
        <w:t>employee</w:t>
      </w:r>
      <w:r w:rsidRPr="007D6B5F">
        <w:rPr>
          <w:color w:val="282828"/>
          <w:w w:val="111"/>
        </w:rPr>
        <w:t>s</w:t>
      </w:r>
      <w:r w:rsidRPr="007D6B5F">
        <w:rPr>
          <w:color w:val="282828"/>
          <w:spacing w:val="23"/>
          <w:w w:val="111"/>
        </w:rPr>
        <w:t xml:space="preserve"> </w:t>
      </w:r>
      <w:r w:rsidRPr="007D6B5F">
        <w:rPr>
          <w:color w:val="282828"/>
          <w:spacing w:val="-7"/>
        </w:rPr>
        <w:t>wh</w:t>
      </w:r>
      <w:r w:rsidRPr="007D6B5F">
        <w:rPr>
          <w:color w:val="282828"/>
        </w:rPr>
        <w:t xml:space="preserve">o need </w:t>
      </w:r>
      <w:r w:rsidRPr="007D6B5F">
        <w:rPr>
          <w:color w:val="282828"/>
          <w:spacing w:val="-4"/>
        </w:rPr>
        <w:t>t</w:t>
      </w:r>
      <w:r w:rsidRPr="007D6B5F">
        <w:rPr>
          <w:color w:val="282828"/>
        </w:rPr>
        <w:t>o</w:t>
      </w:r>
      <w:r w:rsidRPr="007D6B5F">
        <w:rPr>
          <w:color w:val="282828"/>
          <w:spacing w:val="40"/>
        </w:rPr>
        <w:t xml:space="preserve"> </w:t>
      </w:r>
      <w:r w:rsidRPr="007D6B5F">
        <w:rPr>
          <w:color w:val="282828"/>
        </w:rPr>
        <w:t>k</w:t>
      </w:r>
      <w:r w:rsidRPr="007D6B5F">
        <w:rPr>
          <w:color w:val="282828"/>
          <w:spacing w:val="-7"/>
        </w:rPr>
        <w:t>no</w:t>
      </w:r>
      <w:r w:rsidRPr="007D6B5F">
        <w:rPr>
          <w:color w:val="282828"/>
        </w:rPr>
        <w:t>w</w:t>
      </w:r>
      <w:r w:rsidRPr="007D6B5F">
        <w:rPr>
          <w:color w:val="282828"/>
          <w:spacing w:val="23"/>
        </w:rPr>
        <w:t xml:space="preserve"> </w:t>
      </w:r>
      <w:r w:rsidRPr="007D6B5F">
        <w:rPr>
          <w:color w:val="282828"/>
          <w:spacing w:val="-4"/>
        </w:rPr>
        <w:t>tha</w:t>
      </w:r>
      <w:r w:rsidRPr="007D6B5F">
        <w:rPr>
          <w:color w:val="282828"/>
        </w:rPr>
        <w:t>t</w:t>
      </w:r>
      <w:r w:rsidRPr="007D6B5F">
        <w:rPr>
          <w:color w:val="282828"/>
          <w:spacing w:val="5"/>
        </w:rPr>
        <w:t xml:space="preserve"> </w:t>
      </w:r>
      <w:r w:rsidRPr="007D6B5F">
        <w:rPr>
          <w:color w:val="282828"/>
          <w:w w:val="106"/>
        </w:rPr>
        <w:t>information</w:t>
      </w:r>
      <w:r w:rsidRPr="007D6B5F">
        <w:rPr>
          <w:color w:val="282828"/>
          <w:spacing w:val="37"/>
          <w:w w:val="106"/>
        </w:rPr>
        <w:t xml:space="preserve"> </w:t>
      </w:r>
      <w:r w:rsidRPr="007D6B5F">
        <w:rPr>
          <w:color w:val="282828"/>
          <w:spacing w:val="-4"/>
          <w:w w:val="106"/>
        </w:rPr>
        <w:t>t</w:t>
      </w:r>
      <w:r w:rsidRPr="007D6B5F">
        <w:rPr>
          <w:color w:val="282828"/>
          <w:w w:val="106"/>
        </w:rPr>
        <w:t>o</w:t>
      </w:r>
      <w:r w:rsidRPr="007D6B5F">
        <w:rPr>
          <w:color w:val="282828"/>
        </w:rPr>
        <w:t xml:space="preserve"> </w:t>
      </w:r>
      <w:r w:rsidRPr="007D6B5F">
        <w:rPr>
          <w:color w:val="282828"/>
          <w:spacing w:val="-4"/>
        </w:rPr>
        <w:t>provid</w:t>
      </w:r>
      <w:r w:rsidRPr="007D6B5F">
        <w:rPr>
          <w:color w:val="282828"/>
        </w:rPr>
        <w:t>e</w:t>
      </w:r>
      <w:r w:rsidRPr="007D6B5F">
        <w:rPr>
          <w:color w:val="282828"/>
          <w:spacing w:val="7"/>
        </w:rPr>
        <w:t xml:space="preserve"> </w:t>
      </w:r>
      <w:r w:rsidRPr="007D6B5F">
        <w:rPr>
          <w:color w:val="282828"/>
          <w:spacing w:val="1"/>
        </w:rPr>
        <w:t>product</w:t>
      </w:r>
      <w:r w:rsidRPr="007D6B5F">
        <w:rPr>
          <w:color w:val="282828"/>
        </w:rPr>
        <w:t>s</w:t>
      </w:r>
      <w:r w:rsidRPr="007D6B5F">
        <w:rPr>
          <w:color w:val="282828"/>
          <w:spacing w:val="41"/>
        </w:rPr>
        <w:t xml:space="preserve"> </w:t>
      </w:r>
      <w:r w:rsidRPr="007D6B5F">
        <w:rPr>
          <w:color w:val="282828"/>
          <w:spacing w:val="-7"/>
        </w:rPr>
        <w:t>o</w:t>
      </w:r>
      <w:r w:rsidRPr="007D6B5F">
        <w:rPr>
          <w:color w:val="282828"/>
        </w:rPr>
        <w:t xml:space="preserve">r </w:t>
      </w:r>
      <w:r w:rsidRPr="007D6B5F">
        <w:rPr>
          <w:color w:val="282828"/>
          <w:spacing w:val="-1"/>
        </w:rPr>
        <w:t>se</w:t>
      </w:r>
      <w:r w:rsidRPr="007D6B5F">
        <w:rPr>
          <w:color w:val="282828"/>
        </w:rPr>
        <w:t>rv</w:t>
      </w:r>
      <w:r w:rsidRPr="007D6B5F">
        <w:rPr>
          <w:color w:val="282828"/>
          <w:spacing w:val="-1"/>
        </w:rPr>
        <w:t>ice</w:t>
      </w:r>
      <w:r w:rsidRPr="007D6B5F">
        <w:rPr>
          <w:color w:val="282828"/>
        </w:rPr>
        <w:t>s</w:t>
      </w:r>
      <w:r w:rsidRPr="007D6B5F">
        <w:rPr>
          <w:color w:val="282828"/>
          <w:spacing w:val="22"/>
        </w:rPr>
        <w:t xml:space="preserve"> </w:t>
      </w:r>
      <w:r w:rsidRPr="007D6B5F">
        <w:rPr>
          <w:color w:val="282828"/>
          <w:spacing w:val="-7"/>
        </w:rPr>
        <w:t>t</w:t>
      </w:r>
      <w:r w:rsidRPr="007D6B5F">
        <w:rPr>
          <w:color w:val="282828"/>
        </w:rPr>
        <w:t>o</w:t>
      </w:r>
      <w:r w:rsidRPr="007D6B5F">
        <w:rPr>
          <w:color w:val="282828"/>
          <w:spacing w:val="33"/>
        </w:rPr>
        <w:t xml:space="preserve"> </w:t>
      </w:r>
      <w:r w:rsidRPr="007D6B5F">
        <w:rPr>
          <w:color w:val="282828"/>
          <w:spacing w:val="-4"/>
          <w:w w:val="109"/>
        </w:rPr>
        <w:t>you</w:t>
      </w:r>
      <w:r w:rsidRPr="007D6B5F">
        <w:rPr>
          <w:color w:val="282828"/>
          <w:w w:val="68"/>
        </w:rPr>
        <w:t>.</w:t>
      </w:r>
      <w:r w:rsidRPr="007D6B5F">
        <w:rPr>
          <w:color w:val="282828"/>
        </w:rPr>
        <w:t xml:space="preserve">    </w:t>
      </w:r>
      <w:r w:rsidRPr="007D6B5F">
        <w:rPr>
          <w:color w:val="282828"/>
          <w:spacing w:val="-14"/>
        </w:rPr>
        <w:t xml:space="preserve"> </w:t>
      </w:r>
      <w:r w:rsidRPr="007D6B5F">
        <w:rPr>
          <w:color w:val="282828"/>
          <w:spacing w:val="-11"/>
        </w:rPr>
        <w:t>W</w:t>
      </w:r>
      <w:r w:rsidRPr="007D6B5F">
        <w:rPr>
          <w:color w:val="282828"/>
        </w:rPr>
        <w:t xml:space="preserve">e </w:t>
      </w:r>
      <w:r w:rsidRPr="007D6B5F">
        <w:rPr>
          <w:color w:val="282828"/>
          <w:spacing w:val="-2"/>
        </w:rPr>
        <w:t>m</w:t>
      </w:r>
      <w:r w:rsidRPr="007D6B5F">
        <w:rPr>
          <w:color w:val="282828"/>
        </w:rPr>
        <w:t>a</w:t>
      </w:r>
      <w:r w:rsidRPr="007D6B5F">
        <w:rPr>
          <w:color w:val="282828"/>
          <w:spacing w:val="-2"/>
        </w:rPr>
        <w:t>intai</w:t>
      </w:r>
      <w:r w:rsidRPr="007D6B5F">
        <w:rPr>
          <w:color w:val="282828"/>
        </w:rPr>
        <w:t xml:space="preserve">n </w:t>
      </w:r>
      <w:r w:rsidRPr="007D6B5F">
        <w:rPr>
          <w:color w:val="282828"/>
          <w:spacing w:val="-2"/>
          <w:w w:val="106"/>
        </w:rPr>
        <w:t>phys</w:t>
      </w:r>
      <w:r w:rsidRPr="007D6B5F">
        <w:rPr>
          <w:color w:val="282828"/>
          <w:w w:val="107"/>
        </w:rPr>
        <w:t>i</w:t>
      </w:r>
      <w:r w:rsidRPr="007D6B5F">
        <w:rPr>
          <w:color w:val="282828"/>
          <w:spacing w:val="-2"/>
          <w:w w:val="107"/>
        </w:rPr>
        <w:t>cal</w:t>
      </w:r>
      <w:r w:rsidRPr="007D6B5F">
        <w:rPr>
          <w:color w:val="282828"/>
          <w:w w:val="75"/>
        </w:rPr>
        <w:t>,</w:t>
      </w:r>
      <w:r w:rsidRPr="007D6B5F">
        <w:rPr>
          <w:color w:val="282828"/>
          <w:spacing w:val="-17"/>
        </w:rPr>
        <w:t xml:space="preserve"> </w:t>
      </w:r>
      <w:r w:rsidRPr="007D6B5F">
        <w:rPr>
          <w:color w:val="282828"/>
        </w:rPr>
        <w:t>elec</w:t>
      </w:r>
      <w:r w:rsidRPr="007D6B5F">
        <w:rPr>
          <w:color w:val="282828"/>
          <w:w w:val="109"/>
        </w:rPr>
        <w:t>t</w:t>
      </w:r>
      <w:r w:rsidRPr="007D6B5F">
        <w:rPr>
          <w:color w:val="282828"/>
          <w:spacing w:val="-1"/>
          <w:w w:val="109"/>
        </w:rPr>
        <w:t>r</w:t>
      </w:r>
      <w:r w:rsidRPr="007D6B5F">
        <w:rPr>
          <w:color w:val="282828"/>
          <w:w w:val="104"/>
        </w:rPr>
        <w:t>o</w:t>
      </w:r>
      <w:r w:rsidRPr="007D6B5F">
        <w:rPr>
          <w:color w:val="282828"/>
          <w:spacing w:val="-1"/>
          <w:w w:val="104"/>
        </w:rPr>
        <w:t>n</w:t>
      </w:r>
      <w:r w:rsidRPr="007D6B5F">
        <w:rPr>
          <w:color w:val="282828"/>
          <w:w w:val="107"/>
        </w:rPr>
        <w:t>i</w:t>
      </w:r>
      <w:r w:rsidRPr="007D6B5F">
        <w:rPr>
          <w:color w:val="282828"/>
          <w:spacing w:val="-1"/>
          <w:w w:val="107"/>
        </w:rPr>
        <w:t>c</w:t>
      </w:r>
      <w:r w:rsidRPr="007D6B5F">
        <w:rPr>
          <w:color w:val="282828"/>
          <w:w w:val="75"/>
        </w:rPr>
        <w:t>,</w:t>
      </w:r>
      <w:r w:rsidRPr="007D6B5F">
        <w:rPr>
          <w:color w:val="282828"/>
          <w:spacing w:val="-17"/>
        </w:rPr>
        <w:t xml:space="preserve"> </w:t>
      </w:r>
      <w:r w:rsidRPr="007D6B5F">
        <w:rPr>
          <w:color w:val="282828"/>
          <w:spacing w:val="-4"/>
        </w:rPr>
        <w:t>an</w:t>
      </w:r>
      <w:r w:rsidRPr="007D6B5F">
        <w:rPr>
          <w:color w:val="282828"/>
        </w:rPr>
        <w:t xml:space="preserve">d </w:t>
      </w:r>
      <w:r w:rsidRPr="007D6B5F">
        <w:rPr>
          <w:color w:val="282828"/>
          <w:spacing w:val="-2"/>
        </w:rPr>
        <w:t>procedura</w:t>
      </w:r>
      <w:r w:rsidRPr="007D6B5F">
        <w:rPr>
          <w:color w:val="282828"/>
        </w:rPr>
        <w:t>l</w:t>
      </w:r>
      <w:r w:rsidRPr="007D6B5F">
        <w:rPr>
          <w:color w:val="282828"/>
          <w:spacing w:val="9"/>
        </w:rPr>
        <w:t xml:space="preserve"> </w:t>
      </w:r>
      <w:r w:rsidRPr="007D6B5F">
        <w:rPr>
          <w:color w:val="282828"/>
          <w:spacing w:val="-2"/>
        </w:rPr>
        <w:t>safegu</w:t>
      </w:r>
      <w:r w:rsidRPr="007D6B5F">
        <w:rPr>
          <w:color w:val="282828"/>
        </w:rPr>
        <w:t>a</w:t>
      </w:r>
      <w:r w:rsidRPr="007D6B5F">
        <w:rPr>
          <w:color w:val="282828"/>
          <w:spacing w:val="-2"/>
        </w:rPr>
        <w:t>rd</w:t>
      </w:r>
      <w:r w:rsidRPr="007D6B5F">
        <w:rPr>
          <w:color w:val="282828"/>
        </w:rPr>
        <w:t>s</w:t>
      </w:r>
      <w:r w:rsidRPr="007D6B5F">
        <w:rPr>
          <w:color w:val="282828"/>
          <w:spacing w:val="41"/>
        </w:rPr>
        <w:t xml:space="preserve"> </w:t>
      </w:r>
      <w:r w:rsidRPr="007D6B5F">
        <w:rPr>
          <w:color w:val="282828"/>
          <w:spacing w:val="-11"/>
          <w:w w:val="117"/>
        </w:rPr>
        <w:t>t</w:t>
      </w:r>
      <w:r w:rsidRPr="007D6B5F">
        <w:rPr>
          <w:color w:val="282828"/>
          <w:w w:val="102"/>
        </w:rPr>
        <w:t>o</w:t>
      </w:r>
      <w:r w:rsidRPr="007D6B5F">
        <w:rPr>
          <w:color w:val="282828"/>
          <w:spacing w:val="21"/>
        </w:rPr>
        <w:t xml:space="preserve"> </w:t>
      </w:r>
      <w:r w:rsidRPr="007D6B5F">
        <w:rPr>
          <w:color w:val="282828"/>
          <w:spacing w:val="-5"/>
          <w:w w:val="107"/>
        </w:rPr>
        <w:t>guar</w:t>
      </w:r>
      <w:r w:rsidRPr="007D6B5F">
        <w:rPr>
          <w:color w:val="282828"/>
          <w:w w:val="107"/>
        </w:rPr>
        <w:t xml:space="preserve">d </w:t>
      </w:r>
      <w:r w:rsidRPr="007D6B5F">
        <w:rPr>
          <w:color w:val="282828"/>
          <w:spacing w:val="-4"/>
          <w:w w:val="102"/>
        </w:rPr>
        <w:t>y</w:t>
      </w:r>
      <w:r w:rsidRPr="007D6B5F">
        <w:rPr>
          <w:color w:val="282828"/>
          <w:spacing w:val="-4"/>
          <w:w w:val="104"/>
        </w:rPr>
        <w:t xml:space="preserve">our information. </w:t>
      </w:r>
    </w:p>
    <w:p w14:paraId="16B6B70D" w14:textId="77777777" w:rsidR="00C949EF" w:rsidRPr="007D6B5F" w:rsidRDefault="00C949EF" w:rsidP="00C949EF">
      <w:pPr>
        <w:spacing w:before="18" w:line="200" w:lineRule="exact"/>
      </w:pPr>
    </w:p>
    <w:p w14:paraId="7A992325" w14:textId="77777777" w:rsidR="00C949EF" w:rsidRPr="007D6B5F" w:rsidRDefault="00C949EF" w:rsidP="00C949EF">
      <w:pPr>
        <w:spacing w:before="72"/>
        <w:ind w:left="116"/>
      </w:pPr>
      <w:r w:rsidRPr="007D6B5F">
        <w:rPr>
          <w:color w:val="282828"/>
          <w:w w:val="104"/>
        </w:rPr>
        <w:t>V</w:t>
      </w:r>
      <w:r w:rsidRPr="007D6B5F">
        <w:rPr>
          <w:color w:val="383838"/>
          <w:w w:val="68"/>
        </w:rPr>
        <w:t>.</w:t>
      </w:r>
      <w:r w:rsidRPr="007D6B5F">
        <w:rPr>
          <w:color w:val="383838"/>
        </w:rPr>
        <w:t xml:space="preserve">         </w:t>
      </w:r>
      <w:r w:rsidRPr="007D6B5F">
        <w:rPr>
          <w:color w:val="383838"/>
          <w:spacing w:val="-3"/>
        </w:rPr>
        <w:t xml:space="preserve"> </w:t>
      </w:r>
      <w:r w:rsidRPr="007D6B5F">
        <w:rPr>
          <w:color w:val="282828"/>
          <w:spacing w:val="-2"/>
        </w:rPr>
        <w:t>Acces</w:t>
      </w:r>
      <w:r w:rsidRPr="007D6B5F">
        <w:rPr>
          <w:color w:val="282828"/>
        </w:rPr>
        <w:t>s</w:t>
      </w:r>
      <w:r w:rsidRPr="007D6B5F">
        <w:rPr>
          <w:color w:val="282828"/>
          <w:spacing w:val="35"/>
        </w:rPr>
        <w:t xml:space="preserve"> </w:t>
      </w:r>
      <w:r w:rsidRPr="007D6B5F">
        <w:rPr>
          <w:color w:val="282828"/>
          <w:spacing w:val="-11"/>
        </w:rPr>
        <w:t>t</w:t>
      </w:r>
      <w:r w:rsidRPr="007D6B5F">
        <w:rPr>
          <w:color w:val="282828"/>
        </w:rPr>
        <w:t>o</w:t>
      </w:r>
      <w:r w:rsidRPr="007D6B5F">
        <w:rPr>
          <w:color w:val="282828"/>
          <w:spacing w:val="32"/>
        </w:rPr>
        <w:t xml:space="preserve"> </w:t>
      </w:r>
      <w:r w:rsidRPr="007D6B5F">
        <w:rPr>
          <w:color w:val="282828"/>
          <w:spacing w:val="-7"/>
        </w:rPr>
        <w:t>an</w:t>
      </w:r>
      <w:r w:rsidRPr="007D6B5F">
        <w:rPr>
          <w:color w:val="282828"/>
        </w:rPr>
        <w:t>d</w:t>
      </w:r>
      <w:r w:rsidRPr="007D6B5F">
        <w:rPr>
          <w:color w:val="282828"/>
          <w:spacing w:val="21"/>
        </w:rPr>
        <w:t xml:space="preserve"> </w:t>
      </w:r>
      <w:r w:rsidRPr="007D6B5F">
        <w:rPr>
          <w:color w:val="282828"/>
        </w:rPr>
        <w:t>Cor</w:t>
      </w:r>
      <w:r w:rsidRPr="007D6B5F">
        <w:rPr>
          <w:color w:val="282828"/>
          <w:spacing w:val="1"/>
        </w:rPr>
        <w:t>rec</w:t>
      </w:r>
      <w:r w:rsidRPr="007D6B5F">
        <w:rPr>
          <w:color w:val="282828"/>
        </w:rPr>
        <w:t>tion</w:t>
      </w:r>
      <w:r w:rsidRPr="007D6B5F">
        <w:rPr>
          <w:color w:val="282828"/>
          <w:spacing w:val="28"/>
        </w:rPr>
        <w:t xml:space="preserve"> </w:t>
      </w:r>
      <w:r w:rsidRPr="007D6B5F">
        <w:rPr>
          <w:color w:val="282828"/>
          <w:spacing w:val="-4"/>
        </w:rPr>
        <w:t>o</w:t>
      </w:r>
      <w:r w:rsidRPr="007D6B5F">
        <w:rPr>
          <w:color w:val="282828"/>
        </w:rPr>
        <w:t>f</w:t>
      </w:r>
      <w:r w:rsidRPr="007D6B5F">
        <w:rPr>
          <w:color w:val="282828"/>
          <w:spacing w:val="21"/>
        </w:rPr>
        <w:t xml:space="preserve"> </w:t>
      </w:r>
      <w:r w:rsidRPr="007D6B5F">
        <w:rPr>
          <w:color w:val="282828"/>
          <w:spacing w:val="-2"/>
        </w:rPr>
        <w:t>Y</w:t>
      </w:r>
      <w:r w:rsidRPr="007D6B5F">
        <w:rPr>
          <w:color w:val="383838"/>
          <w:spacing w:val="-2"/>
        </w:rPr>
        <w:t>ou</w:t>
      </w:r>
      <w:r w:rsidRPr="007D6B5F">
        <w:rPr>
          <w:color w:val="383838"/>
        </w:rPr>
        <w:t>r</w:t>
      </w:r>
      <w:r w:rsidRPr="007D6B5F">
        <w:rPr>
          <w:color w:val="383838"/>
          <w:spacing w:val="21"/>
        </w:rPr>
        <w:t xml:space="preserve"> </w:t>
      </w:r>
      <w:r w:rsidRPr="007D6B5F">
        <w:rPr>
          <w:color w:val="282828"/>
          <w:w w:val="97"/>
        </w:rPr>
        <w:t>I</w:t>
      </w:r>
      <w:r w:rsidRPr="007D6B5F">
        <w:rPr>
          <w:color w:val="282828"/>
          <w:w w:val="106"/>
        </w:rPr>
        <w:t>n</w:t>
      </w:r>
      <w:r w:rsidRPr="007D6B5F">
        <w:rPr>
          <w:color w:val="383838"/>
        </w:rPr>
        <w:t>f</w:t>
      </w:r>
      <w:r w:rsidRPr="007D6B5F">
        <w:rPr>
          <w:color w:val="383838"/>
          <w:spacing w:val="-1"/>
        </w:rPr>
        <w:t>o</w:t>
      </w:r>
      <w:r w:rsidRPr="007D6B5F">
        <w:rPr>
          <w:color w:val="282828"/>
          <w:w w:val="106"/>
        </w:rPr>
        <w:t>rm</w:t>
      </w:r>
      <w:r w:rsidRPr="007D6B5F">
        <w:rPr>
          <w:color w:val="282828"/>
          <w:w w:val="104"/>
        </w:rPr>
        <w:t>a</w:t>
      </w:r>
      <w:r w:rsidRPr="007D6B5F">
        <w:rPr>
          <w:color w:val="282828"/>
          <w:w w:val="108"/>
        </w:rPr>
        <w:t>t</w:t>
      </w:r>
      <w:r w:rsidRPr="007D6B5F">
        <w:rPr>
          <w:color w:val="282828"/>
          <w:spacing w:val="-1"/>
          <w:w w:val="108"/>
        </w:rPr>
        <w:t>i</w:t>
      </w:r>
      <w:r w:rsidRPr="007D6B5F">
        <w:rPr>
          <w:color w:val="282828"/>
          <w:w w:val="102"/>
        </w:rPr>
        <w:t>o</w:t>
      </w:r>
      <w:r w:rsidRPr="007D6B5F">
        <w:rPr>
          <w:color w:val="282828"/>
          <w:w w:val="106"/>
        </w:rPr>
        <w:t>n</w:t>
      </w:r>
      <w:r w:rsidRPr="007D6B5F">
        <w:rPr>
          <w:color w:val="282828"/>
          <w:w w:val="75"/>
        </w:rPr>
        <w:t>.</w:t>
      </w:r>
    </w:p>
    <w:p w14:paraId="5FE62FD6" w14:textId="77777777" w:rsidR="00C949EF" w:rsidRPr="007D6B5F" w:rsidRDefault="00C949EF" w:rsidP="00C949EF">
      <w:pPr>
        <w:spacing w:before="18" w:line="220" w:lineRule="exact"/>
      </w:pPr>
    </w:p>
    <w:p w14:paraId="1CC60614" w14:textId="165416E0" w:rsidR="00C949EF" w:rsidRPr="007D6B5F" w:rsidRDefault="00C949EF">
      <w:pPr>
        <w:ind w:left="831" w:right="166" w:firstLine="6"/>
        <w:jc w:val="both"/>
        <w:pPrChange w:id="315" w:author="Carla Marie G. Bersales" w:date="2023-07-18T13:55:00Z">
          <w:pPr>
            <w:spacing w:line="249" w:lineRule="auto"/>
            <w:ind w:left="831" w:right="166" w:firstLine="6"/>
            <w:jc w:val="both"/>
          </w:pPr>
        </w:pPrChange>
      </w:pPr>
      <w:r w:rsidRPr="007D6B5F">
        <w:rPr>
          <w:color w:val="282828"/>
          <w:spacing w:val="-4"/>
        </w:rPr>
        <w:t>Yo</w:t>
      </w:r>
      <w:r w:rsidRPr="007D6B5F">
        <w:rPr>
          <w:color w:val="282828"/>
        </w:rPr>
        <w:t>u</w:t>
      </w:r>
      <w:r w:rsidRPr="007D6B5F">
        <w:rPr>
          <w:color w:val="282828"/>
          <w:spacing w:val="23"/>
        </w:rPr>
        <w:t xml:space="preserve"> </w:t>
      </w:r>
      <w:r w:rsidRPr="007D6B5F">
        <w:rPr>
          <w:color w:val="282828"/>
          <w:spacing w:val="-5"/>
        </w:rPr>
        <w:t>ma</w:t>
      </w:r>
      <w:r w:rsidRPr="007D6B5F">
        <w:rPr>
          <w:color w:val="282828"/>
        </w:rPr>
        <w:t>y</w:t>
      </w:r>
      <w:r w:rsidRPr="007D6B5F">
        <w:rPr>
          <w:color w:val="282828"/>
          <w:spacing w:val="23"/>
        </w:rPr>
        <w:t xml:space="preserve"> </w:t>
      </w:r>
      <w:r w:rsidRPr="007D6B5F">
        <w:rPr>
          <w:color w:val="282828"/>
          <w:spacing w:val="-7"/>
        </w:rPr>
        <w:t>writ</w:t>
      </w:r>
      <w:r w:rsidRPr="007D6B5F">
        <w:rPr>
          <w:color w:val="282828"/>
        </w:rPr>
        <w:t>e</w:t>
      </w:r>
      <w:r w:rsidRPr="007D6B5F">
        <w:rPr>
          <w:color w:val="282828"/>
          <w:spacing w:val="43"/>
        </w:rPr>
        <w:t xml:space="preserve"> </w:t>
      </w:r>
      <w:r w:rsidRPr="007D6B5F">
        <w:rPr>
          <w:color w:val="282828"/>
          <w:spacing w:val="-11"/>
        </w:rPr>
        <w:t>t</w:t>
      </w:r>
      <w:r w:rsidRPr="007D6B5F">
        <w:rPr>
          <w:color w:val="282828"/>
        </w:rPr>
        <w:t>o</w:t>
      </w:r>
      <w:r w:rsidRPr="007D6B5F">
        <w:rPr>
          <w:color w:val="282828"/>
          <w:spacing w:val="21"/>
        </w:rPr>
        <w:t xml:space="preserve"> </w:t>
      </w:r>
      <w:r w:rsidRPr="007D6B5F">
        <w:rPr>
          <w:color w:val="282828"/>
          <w:spacing w:val="-4"/>
        </w:rPr>
        <w:t>u</w:t>
      </w:r>
      <w:r w:rsidRPr="007D6B5F">
        <w:rPr>
          <w:color w:val="282828"/>
        </w:rPr>
        <w:t>s</w:t>
      </w:r>
      <w:r w:rsidRPr="007D6B5F">
        <w:rPr>
          <w:color w:val="282828"/>
          <w:spacing w:val="16"/>
        </w:rPr>
        <w:t xml:space="preserve"> </w:t>
      </w:r>
      <w:r w:rsidRPr="007D6B5F">
        <w:rPr>
          <w:color w:val="282828"/>
          <w:spacing w:val="-7"/>
        </w:rPr>
        <w:t>i</w:t>
      </w:r>
      <w:r w:rsidRPr="007D6B5F">
        <w:rPr>
          <w:color w:val="282828"/>
        </w:rPr>
        <w:t>f</w:t>
      </w:r>
      <w:r w:rsidRPr="007D6B5F">
        <w:rPr>
          <w:color w:val="282828"/>
          <w:spacing w:val="17"/>
        </w:rPr>
        <w:t xml:space="preserve"> </w:t>
      </w:r>
      <w:r w:rsidRPr="007D6B5F">
        <w:rPr>
          <w:color w:val="282828"/>
          <w:spacing w:val="-9"/>
        </w:rPr>
        <w:t>yo</w:t>
      </w:r>
      <w:r w:rsidRPr="007D6B5F">
        <w:rPr>
          <w:color w:val="282828"/>
        </w:rPr>
        <w:t>u</w:t>
      </w:r>
      <w:r w:rsidRPr="007D6B5F">
        <w:rPr>
          <w:color w:val="282828"/>
          <w:spacing w:val="45"/>
        </w:rPr>
        <w:t xml:space="preserve"> </w:t>
      </w:r>
      <w:r w:rsidRPr="007D6B5F">
        <w:rPr>
          <w:color w:val="282828"/>
          <w:spacing w:val="-7"/>
        </w:rPr>
        <w:t>hav</w:t>
      </w:r>
      <w:r w:rsidRPr="007D6B5F">
        <w:rPr>
          <w:color w:val="282828"/>
        </w:rPr>
        <w:t>e</w:t>
      </w:r>
      <w:r w:rsidRPr="007D6B5F">
        <w:rPr>
          <w:color w:val="282828"/>
          <w:spacing w:val="47"/>
        </w:rPr>
        <w:t xml:space="preserve"> </w:t>
      </w:r>
      <w:r w:rsidRPr="007D6B5F">
        <w:rPr>
          <w:color w:val="282828"/>
          <w:spacing w:val="-5"/>
        </w:rPr>
        <w:t>an</w:t>
      </w:r>
      <w:r w:rsidRPr="007D6B5F">
        <w:rPr>
          <w:color w:val="282828"/>
        </w:rPr>
        <w:t>y</w:t>
      </w:r>
      <w:r w:rsidRPr="007D6B5F">
        <w:rPr>
          <w:color w:val="282828"/>
          <w:spacing w:val="24"/>
        </w:rPr>
        <w:t xml:space="preserve"> </w:t>
      </w:r>
      <w:r w:rsidRPr="007D6B5F">
        <w:rPr>
          <w:color w:val="282828"/>
          <w:spacing w:val="1"/>
        </w:rPr>
        <w:t>q</w:t>
      </w:r>
      <w:r w:rsidRPr="007D6B5F">
        <w:rPr>
          <w:color w:val="282828"/>
        </w:rPr>
        <w:t>uestions</w:t>
      </w:r>
      <w:r w:rsidRPr="007D6B5F">
        <w:rPr>
          <w:color w:val="282828"/>
          <w:spacing w:val="36"/>
        </w:rPr>
        <w:t xml:space="preserve"> </w:t>
      </w:r>
      <w:r w:rsidRPr="007D6B5F">
        <w:rPr>
          <w:color w:val="282828"/>
          <w:spacing w:val="-4"/>
        </w:rPr>
        <w:t>abou</w:t>
      </w:r>
      <w:r w:rsidRPr="007D6B5F">
        <w:rPr>
          <w:color w:val="282828"/>
        </w:rPr>
        <w:t>t</w:t>
      </w:r>
      <w:r w:rsidRPr="007D6B5F">
        <w:rPr>
          <w:color w:val="282828"/>
          <w:spacing w:val="42"/>
        </w:rPr>
        <w:t xml:space="preserve"> </w:t>
      </w:r>
      <w:r w:rsidRPr="007D6B5F">
        <w:rPr>
          <w:color w:val="282828"/>
          <w:spacing w:val="-4"/>
        </w:rPr>
        <w:t>th</w:t>
      </w:r>
      <w:r w:rsidRPr="007D6B5F">
        <w:rPr>
          <w:color w:val="282828"/>
        </w:rPr>
        <w:t>e</w:t>
      </w:r>
      <w:r w:rsidRPr="007D6B5F">
        <w:rPr>
          <w:color w:val="282828"/>
          <w:spacing w:val="32"/>
        </w:rPr>
        <w:t xml:space="preserve"> </w:t>
      </w:r>
      <w:r w:rsidRPr="007D6B5F">
        <w:rPr>
          <w:color w:val="282828"/>
          <w:spacing w:val="-2"/>
        </w:rPr>
        <w:t>informatio</w:t>
      </w:r>
      <w:r w:rsidRPr="007D6B5F">
        <w:rPr>
          <w:color w:val="282828"/>
        </w:rPr>
        <w:t xml:space="preserve">n </w:t>
      </w:r>
      <w:r w:rsidRPr="007D6B5F">
        <w:rPr>
          <w:color w:val="282828"/>
          <w:spacing w:val="-5"/>
        </w:rPr>
        <w:t>tha</w:t>
      </w:r>
      <w:r w:rsidRPr="007D6B5F">
        <w:rPr>
          <w:color w:val="282828"/>
        </w:rPr>
        <w:t>t</w:t>
      </w:r>
      <w:r w:rsidRPr="007D6B5F">
        <w:rPr>
          <w:color w:val="282828"/>
          <w:spacing w:val="32"/>
        </w:rPr>
        <w:t xml:space="preserve"> </w:t>
      </w:r>
      <w:r w:rsidRPr="007D6B5F">
        <w:rPr>
          <w:color w:val="282828"/>
          <w:spacing w:val="-4"/>
        </w:rPr>
        <w:t>w</w:t>
      </w:r>
      <w:r w:rsidRPr="007D6B5F">
        <w:rPr>
          <w:color w:val="282828"/>
        </w:rPr>
        <w:t>e</w:t>
      </w:r>
      <w:r w:rsidRPr="007D6B5F">
        <w:rPr>
          <w:color w:val="282828"/>
          <w:spacing w:val="17"/>
        </w:rPr>
        <w:t xml:space="preserve"> </w:t>
      </w:r>
      <w:r w:rsidRPr="007D6B5F">
        <w:rPr>
          <w:color w:val="282828"/>
          <w:spacing w:val="-5"/>
        </w:rPr>
        <w:t>ma</w:t>
      </w:r>
      <w:r w:rsidRPr="007D6B5F">
        <w:rPr>
          <w:color w:val="282828"/>
        </w:rPr>
        <w:t>y</w:t>
      </w:r>
      <w:r w:rsidRPr="007D6B5F">
        <w:rPr>
          <w:color w:val="282828"/>
          <w:spacing w:val="27"/>
        </w:rPr>
        <w:t xml:space="preserve"> </w:t>
      </w:r>
      <w:r w:rsidRPr="007D6B5F">
        <w:rPr>
          <w:color w:val="282828"/>
          <w:spacing w:val="-8"/>
        </w:rPr>
        <w:t>hav</w:t>
      </w:r>
      <w:r w:rsidRPr="007D6B5F">
        <w:rPr>
          <w:color w:val="282828"/>
        </w:rPr>
        <w:t>e</w:t>
      </w:r>
      <w:r w:rsidRPr="007D6B5F">
        <w:rPr>
          <w:color w:val="282828"/>
          <w:spacing w:val="47"/>
        </w:rPr>
        <w:t xml:space="preserve"> </w:t>
      </w:r>
      <w:r w:rsidRPr="007D6B5F">
        <w:rPr>
          <w:color w:val="282828"/>
          <w:spacing w:val="-4"/>
        </w:rPr>
        <w:t>i</w:t>
      </w:r>
      <w:r w:rsidRPr="007D6B5F">
        <w:rPr>
          <w:color w:val="282828"/>
        </w:rPr>
        <w:t>n</w:t>
      </w:r>
      <w:r w:rsidRPr="007D6B5F">
        <w:rPr>
          <w:color w:val="282828"/>
          <w:spacing w:val="21"/>
        </w:rPr>
        <w:t xml:space="preserve"> </w:t>
      </w:r>
      <w:r w:rsidRPr="007D6B5F">
        <w:rPr>
          <w:color w:val="282828"/>
          <w:spacing w:val="-5"/>
        </w:rPr>
        <w:t>ou</w:t>
      </w:r>
      <w:r w:rsidRPr="007D6B5F">
        <w:rPr>
          <w:color w:val="282828"/>
        </w:rPr>
        <w:t>r</w:t>
      </w:r>
      <w:r w:rsidRPr="007D6B5F">
        <w:rPr>
          <w:color w:val="282828"/>
          <w:spacing w:val="20"/>
        </w:rPr>
        <w:t xml:space="preserve"> </w:t>
      </w:r>
      <w:r w:rsidRPr="007D6B5F">
        <w:rPr>
          <w:color w:val="282828"/>
          <w:spacing w:val="1"/>
        </w:rPr>
        <w:t>record</w:t>
      </w:r>
      <w:r w:rsidRPr="007D6B5F">
        <w:rPr>
          <w:color w:val="282828"/>
        </w:rPr>
        <w:t>s</w:t>
      </w:r>
      <w:r w:rsidRPr="007D6B5F">
        <w:rPr>
          <w:color w:val="282828"/>
          <w:spacing w:val="26"/>
        </w:rPr>
        <w:t xml:space="preserve"> </w:t>
      </w:r>
      <w:r w:rsidRPr="007D6B5F">
        <w:rPr>
          <w:color w:val="282828"/>
          <w:spacing w:val="-5"/>
        </w:rPr>
        <w:t>abou</w:t>
      </w:r>
      <w:r w:rsidRPr="007D6B5F">
        <w:rPr>
          <w:color w:val="282828"/>
        </w:rPr>
        <w:t>t</w:t>
      </w:r>
      <w:r w:rsidRPr="007D6B5F">
        <w:rPr>
          <w:color w:val="282828"/>
          <w:spacing w:val="38"/>
        </w:rPr>
        <w:t xml:space="preserve"> </w:t>
      </w:r>
      <w:r w:rsidRPr="007D6B5F">
        <w:rPr>
          <w:color w:val="282828"/>
          <w:spacing w:val="-4"/>
          <w:w w:val="113"/>
        </w:rPr>
        <w:t>y</w:t>
      </w:r>
      <w:r w:rsidRPr="007D6B5F">
        <w:rPr>
          <w:color w:val="282828"/>
          <w:spacing w:val="-4"/>
          <w:w w:val="101"/>
        </w:rPr>
        <w:t>ou</w:t>
      </w:r>
      <w:r w:rsidRPr="007D6B5F">
        <w:rPr>
          <w:color w:val="282828"/>
          <w:w w:val="75"/>
        </w:rPr>
        <w:t xml:space="preserve">. </w:t>
      </w:r>
      <w:r w:rsidRPr="007D6B5F">
        <w:rPr>
          <w:color w:val="282828"/>
          <w:spacing w:val="-14"/>
        </w:rPr>
        <w:t>W</w:t>
      </w:r>
      <w:r w:rsidRPr="007D6B5F">
        <w:rPr>
          <w:color w:val="282828"/>
        </w:rPr>
        <w:t>e</w:t>
      </w:r>
      <w:r w:rsidRPr="007D6B5F">
        <w:rPr>
          <w:color w:val="282828"/>
          <w:spacing w:val="29"/>
        </w:rPr>
        <w:t xml:space="preserve"> </w:t>
      </w:r>
      <w:r w:rsidRPr="007D6B5F">
        <w:rPr>
          <w:color w:val="282828"/>
          <w:spacing w:val="-7"/>
        </w:rPr>
        <w:t>w</w:t>
      </w:r>
      <w:r w:rsidRPr="007D6B5F">
        <w:rPr>
          <w:color w:val="282828"/>
        </w:rPr>
        <w:t>ill</w:t>
      </w:r>
      <w:r w:rsidRPr="007D6B5F">
        <w:rPr>
          <w:color w:val="282828"/>
          <w:spacing w:val="24"/>
        </w:rPr>
        <w:t xml:space="preserve"> </w:t>
      </w:r>
      <w:r w:rsidRPr="007D6B5F">
        <w:rPr>
          <w:color w:val="282828"/>
          <w:spacing w:val="-1"/>
        </w:rPr>
        <w:t>respon</w:t>
      </w:r>
      <w:r w:rsidRPr="007D6B5F">
        <w:rPr>
          <w:color w:val="282828"/>
        </w:rPr>
        <w:t>d</w:t>
      </w:r>
      <w:r w:rsidRPr="007D6B5F">
        <w:rPr>
          <w:color w:val="282828"/>
          <w:spacing w:val="34"/>
        </w:rPr>
        <w:t xml:space="preserve"> </w:t>
      </w:r>
      <w:r w:rsidRPr="007D6B5F">
        <w:rPr>
          <w:color w:val="282828"/>
        </w:rPr>
        <w:t>w</w:t>
      </w:r>
      <w:r w:rsidRPr="007D6B5F">
        <w:rPr>
          <w:color w:val="282828"/>
          <w:spacing w:val="-5"/>
        </w:rPr>
        <w:t>ithi</w:t>
      </w:r>
      <w:r w:rsidRPr="007D6B5F">
        <w:rPr>
          <w:color w:val="282828"/>
        </w:rPr>
        <w:t>n</w:t>
      </w:r>
      <w:r w:rsidRPr="007D6B5F">
        <w:rPr>
          <w:color w:val="282828"/>
          <w:spacing w:val="47"/>
        </w:rPr>
        <w:t xml:space="preserve"> </w:t>
      </w:r>
      <w:r w:rsidRPr="007D6B5F">
        <w:rPr>
          <w:color w:val="282828"/>
        </w:rPr>
        <w:t>30</w:t>
      </w:r>
      <w:r w:rsidRPr="007D6B5F">
        <w:rPr>
          <w:color w:val="282828"/>
          <w:spacing w:val="20"/>
        </w:rPr>
        <w:t xml:space="preserve"> </w:t>
      </w:r>
      <w:r w:rsidRPr="007D6B5F">
        <w:rPr>
          <w:color w:val="282828"/>
          <w:spacing w:val="1"/>
        </w:rPr>
        <w:t>busines</w:t>
      </w:r>
      <w:r w:rsidRPr="007D6B5F">
        <w:rPr>
          <w:color w:val="282828"/>
        </w:rPr>
        <w:t>s</w:t>
      </w:r>
      <w:r w:rsidRPr="007D6B5F">
        <w:rPr>
          <w:color w:val="282828"/>
          <w:spacing w:val="21"/>
        </w:rPr>
        <w:t xml:space="preserve"> </w:t>
      </w:r>
      <w:r w:rsidRPr="007D6B5F">
        <w:rPr>
          <w:color w:val="282828"/>
          <w:spacing w:val="-7"/>
        </w:rPr>
        <w:t>day</w:t>
      </w:r>
      <w:r w:rsidRPr="007D6B5F">
        <w:rPr>
          <w:color w:val="282828"/>
        </w:rPr>
        <w:t>s</w:t>
      </w:r>
      <w:r w:rsidRPr="007D6B5F">
        <w:rPr>
          <w:color w:val="282828"/>
          <w:spacing w:val="44"/>
        </w:rPr>
        <w:t xml:space="preserve"> </w:t>
      </w:r>
      <w:r w:rsidRPr="007D6B5F">
        <w:rPr>
          <w:color w:val="282828"/>
        </w:rPr>
        <w:t>f</w:t>
      </w:r>
      <w:r w:rsidRPr="007D6B5F">
        <w:rPr>
          <w:color w:val="282828"/>
          <w:spacing w:val="-4"/>
        </w:rPr>
        <w:t>ro</w:t>
      </w:r>
      <w:r w:rsidRPr="007D6B5F">
        <w:rPr>
          <w:color w:val="282828"/>
        </w:rPr>
        <w:t>m</w:t>
      </w:r>
      <w:r w:rsidRPr="007D6B5F">
        <w:rPr>
          <w:color w:val="282828"/>
          <w:spacing w:val="20"/>
        </w:rPr>
        <w:t xml:space="preserve"> </w:t>
      </w:r>
      <w:r w:rsidRPr="007D6B5F">
        <w:rPr>
          <w:color w:val="282828"/>
          <w:spacing w:val="-9"/>
        </w:rPr>
        <w:t>th</w:t>
      </w:r>
      <w:r w:rsidRPr="007D6B5F">
        <w:rPr>
          <w:color w:val="282828"/>
        </w:rPr>
        <w:t>e</w:t>
      </w:r>
      <w:r w:rsidRPr="007D6B5F">
        <w:rPr>
          <w:color w:val="282828"/>
          <w:spacing w:val="47"/>
        </w:rPr>
        <w:t xml:space="preserve"> </w:t>
      </w:r>
      <w:r w:rsidRPr="007D6B5F">
        <w:rPr>
          <w:color w:val="282828"/>
          <w:spacing w:val="-5"/>
        </w:rPr>
        <w:t>dat</w:t>
      </w:r>
      <w:r w:rsidRPr="007D6B5F">
        <w:rPr>
          <w:color w:val="282828"/>
        </w:rPr>
        <w:t>e</w:t>
      </w:r>
      <w:r w:rsidRPr="007D6B5F">
        <w:rPr>
          <w:color w:val="282828"/>
          <w:spacing w:val="32"/>
        </w:rPr>
        <w:t xml:space="preserve"> </w:t>
      </w:r>
      <w:r w:rsidRPr="007D6B5F">
        <w:rPr>
          <w:color w:val="282828"/>
          <w:spacing w:val="-4"/>
        </w:rPr>
        <w:t>suc</w:t>
      </w:r>
      <w:r w:rsidRPr="007D6B5F">
        <w:rPr>
          <w:color w:val="282828"/>
        </w:rPr>
        <w:t>h</w:t>
      </w:r>
      <w:r w:rsidRPr="007D6B5F">
        <w:rPr>
          <w:color w:val="282828"/>
          <w:spacing w:val="31"/>
        </w:rPr>
        <w:t xml:space="preserve"> </w:t>
      </w:r>
      <w:r w:rsidRPr="007D6B5F">
        <w:rPr>
          <w:color w:val="282828"/>
          <w:spacing w:val="-3"/>
        </w:rPr>
        <w:t>reques</w:t>
      </w:r>
      <w:r w:rsidRPr="007D6B5F">
        <w:rPr>
          <w:color w:val="282828"/>
        </w:rPr>
        <w:t>t</w:t>
      </w:r>
      <w:r w:rsidRPr="007D6B5F">
        <w:rPr>
          <w:color w:val="282828"/>
          <w:spacing w:val="48"/>
        </w:rPr>
        <w:t xml:space="preserve"> </w:t>
      </w:r>
      <w:r w:rsidRPr="007D6B5F">
        <w:rPr>
          <w:color w:val="282828"/>
          <w:spacing w:val="-4"/>
        </w:rPr>
        <w:t>i</w:t>
      </w:r>
      <w:r w:rsidRPr="007D6B5F">
        <w:rPr>
          <w:color w:val="282828"/>
        </w:rPr>
        <w:t>s</w:t>
      </w:r>
      <w:r w:rsidRPr="007D6B5F">
        <w:rPr>
          <w:color w:val="282828"/>
          <w:spacing w:val="16"/>
        </w:rPr>
        <w:t xml:space="preserve"> </w:t>
      </w:r>
      <w:r w:rsidRPr="007D6B5F">
        <w:rPr>
          <w:color w:val="282828"/>
          <w:spacing w:val="-2"/>
        </w:rPr>
        <w:t>receive</w:t>
      </w:r>
      <w:r w:rsidRPr="007D6B5F">
        <w:rPr>
          <w:color w:val="282828"/>
        </w:rPr>
        <w:t xml:space="preserve">d </w:t>
      </w:r>
      <w:r w:rsidRPr="007D6B5F">
        <w:rPr>
          <w:color w:val="282828"/>
          <w:spacing w:val="-4"/>
        </w:rPr>
        <w:t>t</w:t>
      </w:r>
      <w:r w:rsidRPr="007D6B5F">
        <w:rPr>
          <w:color w:val="282828"/>
        </w:rPr>
        <w:t>o</w:t>
      </w:r>
      <w:r w:rsidRPr="007D6B5F">
        <w:rPr>
          <w:color w:val="282828"/>
          <w:spacing w:val="14"/>
        </w:rPr>
        <w:t xml:space="preserve"> </w:t>
      </w:r>
      <w:r w:rsidRPr="007D6B5F">
        <w:rPr>
          <w:color w:val="282828"/>
          <w:spacing w:val="-4"/>
        </w:rPr>
        <w:t>yo</w:t>
      </w:r>
      <w:r w:rsidRPr="007D6B5F">
        <w:rPr>
          <w:color w:val="282828"/>
        </w:rPr>
        <w:t>ur</w:t>
      </w:r>
      <w:r w:rsidRPr="007D6B5F">
        <w:rPr>
          <w:color w:val="282828"/>
          <w:spacing w:val="32"/>
        </w:rPr>
        <w:t xml:space="preserve"> </w:t>
      </w:r>
      <w:r w:rsidRPr="007D6B5F">
        <w:rPr>
          <w:color w:val="282828"/>
          <w:w w:val="103"/>
        </w:rPr>
        <w:t>i</w:t>
      </w:r>
      <w:r w:rsidRPr="007D6B5F">
        <w:rPr>
          <w:color w:val="282828"/>
          <w:spacing w:val="-2"/>
          <w:w w:val="103"/>
        </w:rPr>
        <w:t>n</w:t>
      </w:r>
      <w:r w:rsidRPr="007D6B5F">
        <w:rPr>
          <w:color w:val="282828"/>
          <w:spacing w:val="-2"/>
          <w:w w:val="99"/>
        </w:rPr>
        <w:t>q</w:t>
      </w:r>
      <w:r w:rsidRPr="007D6B5F">
        <w:rPr>
          <w:color w:val="282828"/>
          <w:spacing w:val="-2"/>
          <w:w w:val="105"/>
        </w:rPr>
        <w:t>ui</w:t>
      </w:r>
      <w:r w:rsidRPr="007D6B5F">
        <w:rPr>
          <w:color w:val="282828"/>
        </w:rPr>
        <w:t>r</w:t>
      </w:r>
      <w:r w:rsidRPr="007D6B5F">
        <w:rPr>
          <w:color w:val="282828"/>
          <w:spacing w:val="-2"/>
        </w:rPr>
        <w:t>y</w:t>
      </w:r>
      <w:r w:rsidRPr="007D6B5F">
        <w:rPr>
          <w:color w:val="282828"/>
          <w:w w:val="54"/>
        </w:rPr>
        <w:t>.</w:t>
      </w:r>
      <w:r w:rsidRPr="007D6B5F">
        <w:rPr>
          <w:color w:val="282828"/>
        </w:rPr>
        <w:t xml:space="preserve">  </w:t>
      </w:r>
      <w:r w:rsidRPr="007D6B5F">
        <w:rPr>
          <w:color w:val="282828"/>
          <w:spacing w:val="-13"/>
        </w:rPr>
        <w:t xml:space="preserve"> </w:t>
      </w:r>
      <w:r w:rsidRPr="007D6B5F">
        <w:rPr>
          <w:color w:val="282828"/>
        </w:rPr>
        <w:t>If</w:t>
      </w:r>
      <w:r w:rsidRPr="007D6B5F">
        <w:rPr>
          <w:color w:val="282828"/>
          <w:spacing w:val="-4"/>
        </w:rPr>
        <w:t xml:space="preserve"> </w:t>
      </w:r>
      <w:r w:rsidRPr="007D6B5F">
        <w:rPr>
          <w:color w:val="282828"/>
          <w:spacing w:val="-7"/>
        </w:rPr>
        <w:t>yo</w:t>
      </w:r>
      <w:r w:rsidRPr="007D6B5F">
        <w:rPr>
          <w:color w:val="282828"/>
        </w:rPr>
        <w:t>u</w:t>
      </w:r>
      <w:r w:rsidRPr="007D6B5F">
        <w:rPr>
          <w:color w:val="282828"/>
          <w:spacing w:val="28"/>
        </w:rPr>
        <w:t xml:space="preserve"> </w:t>
      </w:r>
      <w:r w:rsidRPr="007D6B5F">
        <w:rPr>
          <w:color w:val="282828"/>
          <w:w w:val="106"/>
        </w:rPr>
        <w:t>w</w:t>
      </w:r>
      <w:r w:rsidRPr="007D6B5F">
        <w:rPr>
          <w:color w:val="282828"/>
          <w:spacing w:val="-1"/>
          <w:w w:val="106"/>
        </w:rPr>
        <w:t>i</w:t>
      </w:r>
      <w:r w:rsidRPr="007D6B5F">
        <w:rPr>
          <w:color w:val="282828"/>
          <w:spacing w:val="-1"/>
          <w:w w:val="104"/>
        </w:rPr>
        <w:t>sh</w:t>
      </w:r>
      <w:r w:rsidRPr="007D6B5F">
        <w:rPr>
          <w:color w:val="282828"/>
          <w:w w:val="75"/>
        </w:rPr>
        <w:t>,</w:t>
      </w:r>
      <w:r w:rsidRPr="007D6B5F">
        <w:rPr>
          <w:color w:val="282828"/>
          <w:spacing w:val="19"/>
        </w:rPr>
        <w:t xml:space="preserve"> </w:t>
      </w:r>
      <w:r w:rsidRPr="007D6B5F">
        <w:rPr>
          <w:color w:val="282828"/>
          <w:spacing w:val="-7"/>
          <w:w w:val="104"/>
        </w:rPr>
        <w:t xml:space="preserve">you </w:t>
      </w:r>
      <w:r w:rsidRPr="007D6B5F">
        <w:rPr>
          <w:color w:val="282828"/>
          <w:spacing w:val="-9"/>
        </w:rPr>
        <w:t>ma</w:t>
      </w:r>
      <w:r w:rsidRPr="007D6B5F">
        <w:rPr>
          <w:color w:val="282828"/>
        </w:rPr>
        <w:t>y</w:t>
      </w:r>
      <w:r w:rsidRPr="007D6B5F">
        <w:rPr>
          <w:color w:val="282828"/>
          <w:spacing w:val="38"/>
        </w:rPr>
        <w:t xml:space="preserve"> </w:t>
      </w:r>
      <w:r w:rsidRPr="007D6B5F">
        <w:rPr>
          <w:color w:val="282828"/>
          <w:spacing w:val="-4"/>
        </w:rPr>
        <w:t>re</w:t>
      </w:r>
      <w:r w:rsidRPr="007D6B5F">
        <w:rPr>
          <w:color w:val="282828"/>
        </w:rPr>
        <w:t>v</w:t>
      </w:r>
      <w:r w:rsidRPr="007D6B5F">
        <w:rPr>
          <w:color w:val="282828"/>
          <w:spacing w:val="-4"/>
        </w:rPr>
        <w:t>ie</w:t>
      </w:r>
      <w:r w:rsidRPr="007D6B5F">
        <w:rPr>
          <w:color w:val="282828"/>
        </w:rPr>
        <w:t>w</w:t>
      </w:r>
      <w:r w:rsidRPr="007D6B5F">
        <w:rPr>
          <w:color w:val="282828"/>
          <w:spacing w:val="48"/>
        </w:rPr>
        <w:t xml:space="preserve"> </w:t>
      </w:r>
      <w:r w:rsidRPr="007D6B5F">
        <w:rPr>
          <w:color w:val="282828"/>
        </w:rPr>
        <w:t>th</w:t>
      </w:r>
      <w:r w:rsidRPr="007D6B5F">
        <w:rPr>
          <w:color w:val="282828"/>
          <w:spacing w:val="-7"/>
        </w:rPr>
        <w:t>i</w:t>
      </w:r>
      <w:r w:rsidRPr="007D6B5F">
        <w:rPr>
          <w:color w:val="282828"/>
        </w:rPr>
        <w:t>s</w:t>
      </w:r>
      <w:r w:rsidRPr="007D6B5F">
        <w:rPr>
          <w:color w:val="282828"/>
          <w:spacing w:val="29"/>
        </w:rPr>
        <w:t xml:space="preserve"> </w:t>
      </w:r>
      <w:r w:rsidRPr="007D6B5F">
        <w:rPr>
          <w:color w:val="282828"/>
          <w:spacing w:val="-2"/>
        </w:rPr>
        <w:t>in</w:t>
      </w:r>
      <w:r w:rsidRPr="007D6B5F">
        <w:rPr>
          <w:color w:val="282828"/>
        </w:rPr>
        <w:t>f</w:t>
      </w:r>
      <w:r w:rsidRPr="007D6B5F">
        <w:rPr>
          <w:color w:val="282828"/>
          <w:spacing w:val="-2"/>
        </w:rPr>
        <w:t>ormatio</w:t>
      </w:r>
      <w:r w:rsidRPr="007D6B5F">
        <w:rPr>
          <w:color w:val="282828"/>
        </w:rPr>
        <w:t xml:space="preserve">n </w:t>
      </w:r>
      <w:r w:rsidRPr="007D6B5F">
        <w:rPr>
          <w:color w:val="282828"/>
          <w:spacing w:val="-7"/>
        </w:rPr>
        <w:t>i</w:t>
      </w:r>
      <w:r w:rsidRPr="007D6B5F">
        <w:rPr>
          <w:color w:val="282828"/>
        </w:rPr>
        <w:t>n</w:t>
      </w:r>
      <w:r w:rsidRPr="007D6B5F">
        <w:rPr>
          <w:color w:val="282828"/>
          <w:spacing w:val="29"/>
        </w:rPr>
        <w:t xml:space="preserve"> </w:t>
      </w:r>
      <w:r w:rsidRPr="007D6B5F">
        <w:rPr>
          <w:color w:val="282828"/>
          <w:spacing w:val="-2"/>
        </w:rPr>
        <w:t>perso</w:t>
      </w:r>
      <w:r w:rsidRPr="007D6B5F">
        <w:rPr>
          <w:color w:val="282828"/>
        </w:rPr>
        <w:t>n</w:t>
      </w:r>
      <w:r w:rsidRPr="007D6B5F">
        <w:rPr>
          <w:color w:val="282828"/>
          <w:spacing w:val="43"/>
        </w:rPr>
        <w:t xml:space="preserve"> </w:t>
      </w:r>
      <w:r w:rsidRPr="007D6B5F">
        <w:rPr>
          <w:color w:val="282828"/>
          <w:spacing w:val="-7"/>
        </w:rPr>
        <w:t>o</w:t>
      </w:r>
      <w:r w:rsidRPr="007D6B5F">
        <w:rPr>
          <w:color w:val="282828"/>
        </w:rPr>
        <w:t>r</w:t>
      </w:r>
      <w:r w:rsidRPr="007D6B5F">
        <w:rPr>
          <w:color w:val="282828"/>
          <w:spacing w:val="28"/>
        </w:rPr>
        <w:t xml:space="preserve"> </w:t>
      </w:r>
      <w:r w:rsidRPr="007D6B5F">
        <w:rPr>
          <w:color w:val="282828"/>
          <w:spacing w:val="-1"/>
        </w:rPr>
        <w:t>receiv</w:t>
      </w:r>
      <w:r w:rsidRPr="007D6B5F">
        <w:rPr>
          <w:color w:val="282828"/>
        </w:rPr>
        <w:t>e</w:t>
      </w:r>
      <w:r w:rsidRPr="007D6B5F">
        <w:rPr>
          <w:color w:val="282828"/>
          <w:spacing w:val="48"/>
        </w:rPr>
        <w:t xml:space="preserve"> </w:t>
      </w:r>
      <w:r w:rsidRPr="007D6B5F">
        <w:rPr>
          <w:color w:val="282828"/>
        </w:rPr>
        <w:t>a</w:t>
      </w:r>
      <w:r w:rsidRPr="007D6B5F">
        <w:rPr>
          <w:color w:val="282828"/>
          <w:spacing w:val="23"/>
        </w:rPr>
        <w:t xml:space="preserve"> </w:t>
      </w:r>
      <w:r w:rsidRPr="007D6B5F">
        <w:rPr>
          <w:color w:val="282828"/>
          <w:spacing w:val="-2"/>
        </w:rPr>
        <w:t>cop</w:t>
      </w:r>
      <w:r w:rsidRPr="007D6B5F">
        <w:rPr>
          <w:color w:val="282828"/>
        </w:rPr>
        <w:t>y</w:t>
      </w:r>
      <w:r w:rsidRPr="007D6B5F">
        <w:rPr>
          <w:color w:val="282828"/>
          <w:spacing w:val="36"/>
        </w:rPr>
        <w:t xml:space="preserve"> </w:t>
      </w:r>
      <w:r w:rsidRPr="007D6B5F">
        <w:rPr>
          <w:color w:val="282828"/>
          <w:spacing w:val="-11"/>
        </w:rPr>
        <w:t>a</w:t>
      </w:r>
      <w:r w:rsidRPr="007D6B5F">
        <w:rPr>
          <w:color w:val="282828"/>
        </w:rPr>
        <w:t>t</w:t>
      </w:r>
      <w:r w:rsidRPr="007D6B5F">
        <w:rPr>
          <w:color w:val="282828"/>
          <w:spacing w:val="31"/>
        </w:rPr>
        <w:t xml:space="preserve"> </w:t>
      </w:r>
      <w:r w:rsidRPr="007D6B5F">
        <w:rPr>
          <w:color w:val="282828"/>
        </w:rPr>
        <w:t>a</w:t>
      </w:r>
      <w:r w:rsidRPr="007D6B5F">
        <w:rPr>
          <w:color w:val="282828"/>
          <w:spacing w:val="20"/>
        </w:rPr>
        <w:t xml:space="preserve"> </w:t>
      </w:r>
      <w:r w:rsidRPr="007D6B5F">
        <w:rPr>
          <w:color w:val="282828"/>
        </w:rPr>
        <w:t>reasonable</w:t>
      </w:r>
      <w:r w:rsidRPr="007D6B5F">
        <w:rPr>
          <w:color w:val="282828"/>
          <w:spacing w:val="48"/>
        </w:rPr>
        <w:t xml:space="preserve"> </w:t>
      </w:r>
      <w:r w:rsidRPr="007D6B5F">
        <w:rPr>
          <w:color w:val="282828"/>
          <w:spacing w:val="1"/>
          <w:w w:val="103"/>
        </w:rPr>
        <w:t>char</w:t>
      </w:r>
      <w:r w:rsidRPr="007D6B5F">
        <w:rPr>
          <w:color w:val="282828"/>
          <w:spacing w:val="1"/>
          <w:w w:val="96"/>
        </w:rPr>
        <w:t>g</w:t>
      </w:r>
      <w:r w:rsidRPr="007D6B5F">
        <w:rPr>
          <w:color w:val="282828"/>
          <w:spacing w:val="1"/>
          <w:w w:val="104"/>
        </w:rPr>
        <w:t>e</w:t>
      </w:r>
      <w:r w:rsidRPr="007D6B5F">
        <w:rPr>
          <w:color w:val="282828"/>
          <w:w w:val="61"/>
        </w:rPr>
        <w:t>.</w:t>
      </w:r>
      <w:r w:rsidRPr="007D6B5F">
        <w:rPr>
          <w:color w:val="282828"/>
        </w:rPr>
        <w:t xml:space="preserve">  </w:t>
      </w:r>
      <w:r w:rsidRPr="007D6B5F">
        <w:rPr>
          <w:color w:val="282828"/>
          <w:spacing w:val="-3"/>
        </w:rPr>
        <w:t xml:space="preserve"> </w:t>
      </w:r>
      <w:r w:rsidRPr="007D6B5F">
        <w:rPr>
          <w:color w:val="282828"/>
          <w:spacing w:val="-4"/>
        </w:rPr>
        <w:t>Yo</w:t>
      </w:r>
      <w:r w:rsidRPr="007D6B5F">
        <w:rPr>
          <w:color w:val="282828"/>
        </w:rPr>
        <w:t>u</w:t>
      </w:r>
      <w:r w:rsidRPr="007D6B5F">
        <w:rPr>
          <w:color w:val="282828"/>
          <w:spacing w:val="38"/>
        </w:rPr>
        <w:t xml:space="preserve"> </w:t>
      </w:r>
      <w:r w:rsidRPr="007D6B5F">
        <w:rPr>
          <w:color w:val="282828"/>
          <w:spacing w:val="-5"/>
        </w:rPr>
        <w:t>ca</w:t>
      </w:r>
      <w:r w:rsidRPr="007D6B5F">
        <w:rPr>
          <w:color w:val="282828"/>
        </w:rPr>
        <w:t>n</w:t>
      </w:r>
      <w:r w:rsidRPr="007D6B5F">
        <w:rPr>
          <w:color w:val="282828"/>
          <w:spacing w:val="28"/>
        </w:rPr>
        <w:t xml:space="preserve"> </w:t>
      </w:r>
      <w:r w:rsidRPr="007D6B5F">
        <w:rPr>
          <w:color w:val="282828"/>
          <w:spacing w:val="-5"/>
        </w:rPr>
        <w:t>n</w:t>
      </w:r>
      <w:r w:rsidRPr="007D6B5F">
        <w:rPr>
          <w:color w:val="282828"/>
          <w:spacing w:val="-4"/>
        </w:rPr>
        <w:t>o</w:t>
      </w:r>
      <w:r w:rsidRPr="007D6B5F">
        <w:rPr>
          <w:color w:val="282828"/>
        </w:rPr>
        <w:t>t</w:t>
      </w:r>
      <w:r w:rsidRPr="007D6B5F">
        <w:rPr>
          <w:color w:val="282828"/>
          <w:spacing w:val="-4"/>
        </w:rPr>
        <w:t>i</w:t>
      </w:r>
      <w:r w:rsidRPr="007D6B5F">
        <w:rPr>
          <w:color w:val="282828"/>
          <w:spacing w:val="-5"/>
        </w:rPr>
        <w:t>f</w:t>
      </w:r>
      <w:r w:rsidRPr="007D6B5F">
        <w:rPr>
          <w:color w:val="282828"/>
        </w:rPr>
        <w:t>y</w:t>
      </w:r>
      <w:r w:rsidRPr="007D6B5F">
        <w:rPr>
          <w:color w:val="282828"/>
          <w:spacing w:val="36"/>
        </w:rPr>
        <w:t xml:space="preserve"> </w:t>
      </w:r>
      <w:r w:rsidRPr="007D6B5F">
        <w:rPr>
          <w:color w:val="282828"/>
          <w:spacing w:val="-4"/>
        </w:rPr>
        <w:t>u</w:t>
      </w:r>
      <w:r w:rsidRPr="007D6B5F">
        <w:rPr>
          <w:color w:val="282828"/>
        </w:rPr>
        <w:t>s</w:t>
      </w:r>
      <w:r w:rsidRPr="007D6B5F">
        <w:rPr>
          <w:color w:val="282828"/>
          <w:spacing w:val="34"/>
        </w:rPr>
        <w:t xml:space="preserve"> </w:t>
      </w:r>
      <w:r w:rsidRPr="007D6B5F">
        <w:rPr>
          <w:color w:val="282828"/>
          <w:spacing w:val="-4"/>
        </w:rPr>
        <w:t>i</w:t>
      </w:r>
      <w:r w:rsidRPr="007D6B5F">
        <w:rPr>
          <w:color w:val="282828"/>
        </w:rPr>
        <w:t>n</w:t>
      </w:r>
      <w:r w:rsidRPr="007D6B5F">
        <w:rPr>
          <w:color w:val="282828"/>
          <w:spacing w:val="22"/>
        </w:rPr>
        <w:t xml:space="preserve"> </w:t>
      </w:r>
      <w:r w:rsidRPr="007D6B5F">
        <w:rPr>
          <w:color w:val="282828"/>
        </w:rPr>
        <w:t>w</w:t>
      </w:r>
      <w:r w:rsidRPr="007D6B5F">
        <w:rPr>
          <w:color w:val="282828"/>
          <w:spacing w:val="-3"/>
        </w:rPr>
        <w:t>ri</w:t>
      </w:r>
      <w:r w:rsidRPr="007D6B5F">
        <w:rPr>
          <w:color w:val="282828"/>
        </w:rPr>
        <w:t>t</w:t>
      </w:r>
      <w:r w:rsidRPr="007D6B5F">
        <w:rPr>
          <w:color w:val="282828"/>
          <w:spacing w:val="-3"/>
        </w:rPr>
        <w:t>in</w:t>
      </w:r>
      <w:r w:rsidRPr="007D6B5F">
        <w:rPr>
          <w:color w:val="282828"/>
        </w:rPr>
        <w:t>g</w:t>
      </w:r>
      <w:r w:rsidRPr="007D6B5F">
        <w:rPr>
          <w:color w:val="282828"/>
          <w:spacing w:val="42"/>
        </w:rPr>
        <w:t xml:space="preserve"> </w:t>
      </w:r>
      <w:r w:rsidRPr="007D6B5F">
        <w:rPr>
          <w:color w:val="282828"/>
          <w:spacing w:val="-11"/>
          <w:w w:val="112"/>
        </w:rPr>
        <w:t xml:space="preserve">if </w:t>
      </w:r>
      <w:r w:rsidRPr="007D6B5F">
        <w:rPr>
          <w:color w:val="282828"/>
          <w:spacing w:val="-7"/>
        </w:rPr>
        <w:t>yo</w:t>
      </w:r>
      <w:r w:rsidRPr="007D6B5F">
        <w:rPr>
          <w:color w:val="282828"/>
        </w:rPr>
        <w:t>u</w:t>
      </w:r>
      <w:r w:rsidRPr="007D6B5F">
        <w:rPr>
          <w:color w:val="282828"/>
          <w:spacing w:val="28"/>
        </w:rPr>
        <w:t xml:space="preserve"> </w:t>
      </w:r>
      <w:r w:rsidRPr="007D6B5F">
        <w:rPr>
          <w:color w:val="282828"/>
          <w:spacing w:val="-4"/>
        </w:rPr>
        <w:t>believ</w:t>
      </w:r>
      <w:r w:rsidRPr="007D6B5F">
        <w:rPr>
          <w:color w:val="282828"/>
        </w:rPr>
        <w:t xml:space="preserve">e </w:t>
      </w:r>
      <w:r w:rsidRPr="007D6B5F">
        <w:rPr>
          <w:color w:val="282828"/>
          <w:spacing w:val="-7"/>
        </w:rPr>
        <w:t>an</w:t>
      </w:r>
      <w:r w:rsidRPr="007D6B5F">
        <w:rPr>
          <w:color w:val="282828"/>
        </w:rPr>
        <w:t>y</w:t>
      </w:r>
      <w:r w:rsidRPr="007D6B5F">
        <w:rPr>
          <w:color w:val="282828"/>
          <w:spacing w:val="26"/>
        </w:rPr>
        <w:t xml:space="preserve"> </w:t>
      </w:r>
      <w:r w:rsidRPr="007D6B5F">
        <w:rPr>
          <w:color w:val="282828"/>
        </w:rPr>
        <w:t>information</w:t>
      </w:r>
      <w:r w:rsidRPr="007D6B5F">
        <w:rPr>
          <w:color w:val="282828"/>
          <w:spacing w:val="49"/>
        </w:rPr>
        <w:t xml:space="preserve"> </w:t>
      </w:r>
      <w:r w:rsidRPr="007D6B5F">
        <w:rPr>
          <w:color w:val="282828"/>
          <w:spacing w:val="-1"/>
        </w:rPr>
        <w:t>shoul</w:t>
      </w:r>
      <w:r w:rsidRPr="007D6B5F">
        <w:rPr>
          <w:color w:val="282828"/>
        </w:rPr>
        <w:t>d</w:t>
      </w:r>
      <w:r w:rsidRPr="007D6B5F">
        <w:rPr>
          <w:color w:val="282828"/>
          <w:spacing w:val="22"/>
        </w:rPr>
        <w:t xml:space="preserve"> </w:t>
      </w:r>
      <w:r w:rsidRPr="007D6B5F">
        <w:rPr>
          <w:color w:val="282828"/>
          <w:spacing w:val="-7"/>
        </w:rPr>
        <w:t>b</w:t>
      </w:r>
      <w:r w:rsidRPr="007D6B5F">
        <w:rPr>
          <w:color w:val="282828"/>
        </w:rPr>
        <w:t>e</w:t>
      </w:r>
      <w:r w:rsidRPr="007D6B5F">
        <w:rPr>
          <w:color w:val="282828"/>
          <w:spacing w:val="30"/>
        </w:rPr>
        <w:t xml:space="preserve"> </w:t>
      </w:r>
      <w:r w:rsidRPr="007D6B5F">
        <w:rPr>
          <w:color w:val="282828"/>
          <w:w w:val="101"/>
        </w:rPr>
        <w:t>co</w:t>
      </w:r>
      <w:r w:rsidRPr="007D6B5F">
        <w:rPr>
          <w:color w:val="282828"/>
          <w:w w:val="108"/>
        </w:rPr>
        <w:t>rr</w:t>
      </w:r>
      <w:r w:rsidRPr="007D6B5F">
        <w:rPr>
          <w:color w:val="282828"/>
          <w:w w:val="103"/>
        </w:rPr>
        <w:t>ected</w:t>
      </w:r>
      <w:r w:rsidRPr="007D6B5F">
        <w:rPr>
          <w:color w:val="282828"/>
          <w:w w:val="82"/>
        </w:rPr>
        <w:t>,</w:t>
      </w:r>
      <w:r w:rsidRPr="007D6B5F">
        <w:rPr>
          <w:color w:val="282828"/>
        </w:rPr>
        <w:t xml:space="preserve"> </w:t>
      </w:r>
      <w:r w:rsidRPr="007D6B5F">
        <w:rPr>
          <w:color w:val="282828"/>
          <w:spacing w:val="-2"/>
          <w:w w:val="104"/>
        </w:rPr>
        <w:t>amended</w:t>
      </w:r>
      <w:r w:rsidRPr="007D6B5F">
        <w:rPr>
          <w:color w:val="282828"/>
          <w:w w:val="82"/>
        </w:rPr>
        <w:t>,</w:t>
      </w:r>
      <w:r w:rsidRPr="007D6B5F">
        <w:rPr>
          <w:color w:val="282828"/>
        </w:rPr>
        <w:t xml:space="preserve"> </w:t>
      </w:r>
      <w:r w:rsidRPr="007D6B5F">
        <w:rPr>
          <w:color w:val="282828"/>
          <w:spacing w:val="-11"/>
        </w:rPr>
        <w:t>o</w:t>
      </w:r>
      <w:r w:rsidRPr="007D6B5F">
        <w:rPr>
          <w:color w:val="282828"/>
        </w:rPr>
        <w:t>r</w:t>
      </w:r>
      <w:r w:rsidRPr="007D6B5F">
        <w:rPr>
          <w:color w:val="282828"/>
          <w:spacing w:val="21"/>
        </w:rPr>
        <w:t xml:space="preserve"> </w:t>
      </w:r>
      <w:r w:rsidRPr="007D6B5F">
        <w:rPr>
          <w:color w:val="282828"/>
          <w:spacing w:val="-1"/>
        </w:rPr>
        <w:t>delete</w:t>
      </w:r>
      <w:r w:rsidRPr="007D6B5F">
        <w:rPr>
          <w:color w:val="282828"/>
        </w:rPr>
        <w:t>d</w:t>
      </w:r>
      <w:r w:rsidRPr="007D6B5F">
        <w:rPr>
          <w:color w:val="282828"/>
          <w:spacing w:val="42"/>
        </w:rPr>
        <w:t xml:space="preserve"> </w:t>
      </w:r>
      <w:r w:rsidRPr="007D6B5F">
        <w:rPr>
          <w:color w:val="282828"/>
          <w:spacing w:val="-7"/>
        </w:rPr>
        <w:t>an</w:t>
      </w:r>
      <w:r w:rsidRPr="007D6B5F">
        <w:rPr>
          <w:color w:val="282828"/>
        </w:rPr>
        <w:t>d</w:t>
      </w:r>
      <w:r w:rsidRPr="007D6B5F">
        <w:rPr>
          <w:color w:val="282828"/>
          <w:spacing w:val="31"/>
        </w:rPr>
        <w:t xml:space="preserve"> </w:t>
      </w:r>
      <w:r w:rsidRPr="007D6B5F">
        <w:rPr>
          <w:color w:val="282828"/>
          <w:spacing w:val="-11"/>
        </w:rPr>
        <w:t>w</w:t>
      </w:r>
      <w:r w:rsidRPr="007D6B5F">
        <w:rPr>
          <w:color w:val="282828"/>
        </w:rPr>
        <w:t>e</w:t>
      </w:r>
      <w:r w:rsidRPr="007D6B5F">
        <w:rPr>
          <w:color w:val="282828"/>
          <w:spacing w:val="26"/>
        </w:rPr>
        <w:t xml:space="preserve"> </w:t>
      </w:r>
      <w:r w:rsidRPr="007D6B5F">
        <w:rPr>
          <w:color w:val="282828"/>
          <w:spacing w:val="-7"/>
        </w:rPr>
        <w:t>wil</w:t>
      </w:r>
      <w:r w:rsidRPr="007D6B5F">
        <w:rPr>
          <w:color w:val="282828"/>
        </w:rPr>
        <w:t>l</w:t>
      </w:r>
      <w:r w:rsidRPr="007D6B5F">
        <w:rPr>
          <w:color w:val="282828"/>
          <w:spacing w:val="36"/>
        </w:rPr>
        <w:t xml:space="preserve"> </w:t>
      </w:r>
      <w:r w:rsidRPr="007D6B5F">
        <w:rPr>
          <w:color w:val="282828"/>
          <w:spacing w:val="-6"/>
        </w:rPr>
        <w:t>re</w:t>
      </w:r>
      <w:r w:rsidRPr="007D6B5F">
        <w:rPr>
          <w:color w:val="282828"/>
        </w:rPr>
        <w:t>v</w:t>
      </w:r>
      <w:r w:rsidRPr="007D6B5F">
        <w:rPr>
          <w:color w:val="282828"/>
          <w:spacing w:val="-6"/>
        </w:rPr>
        <w:t>ie</w:t>
      </w:r>
      <w:r w:rsidRPr="007D6B5F">
        <w:rPr>
          <w:color w:val="282828"/>
        </w:rPr>
        <w:t>w</w:t>
      </w:r>
      <w:r w:rsidRPr="007D6B5F">
        <w:rPr>
          <w:color w:val="282828"/>
          <w:spacing w:val="52"/>
        </w:rPr>
        <w:t xml:space="preserve"> </w:t>
      </w:r>
      <w:r w:rsidRPr="007D6B5F">
        <w:rPr>
          <w:color w:val="282828"/>
          <w:spacing w:val="-7"/>
        </w:rPr>
        <w:t>you</w:t>
      </w:r>
      <w:r w:rsidRPr="007D6B5F">
        <w:rPr>
          <w:color w:val="282828"/>
        </w:rPr>
        <w:t>r</w:t>
      </w:r>
      <w:r w:rsidRPr="007D6B5F">
        <w:rPr>
          <w:color w:val="282828"/>
          <w:spacing w:val="28"/>
        </w:rPr>
        <w:t xml:space="preserve"> </w:t>
      </w:r>
      <w:r w:rsidRPr="007D6B5F">
        <w:rPr>
          <w:color w:val="282828"/>
          <w:w w:val="123"/>
        </w:rPr>
        <w:t>r</w:t>
      </w:r>
      <w:r w:rsidRPr="007D6B5F">
        <w:rPr>
          <w:color w:val="282828"/>
        </w:rPr>
        <w:t>e</w:t>
      </w:r>
      <w:r w:rsidRPr="007D6B5F">
        <w:rPr>
          <w:color w:val="282828"/>
          <w:w w:val="102"/>
        </w:rPr>
        <w:t>q</w:t>
      </w:r>
      <w:r w:rsidRPr="007D6B5F">
        <w:rPr>
          <w:color w:val="282828"/>
          <w:spacing w:val="-1"/>
          <w:w w:val="105"/>
        </w:rPr>
        <w:t>uest</w:t>
      </w:r>
      <w:r w:rsidRPr="007D6B5F">
        <w:rPr>
          <w:color w:val="383838"/>
          <w:w w:val="75"/>
        </w:rPr>
        <w:t>.</w:t>
      </w:r>
      <w:r w:rsidRPr="007D6B5F">
        <w:rPr>
          <w:color w:val="383838"/>
        </w:rPr>
        <w:t xml:space="preserve">  </w:t>
      </w:r>
      <w:r w:rsidRPr="007D6B5F">
        <w:rPr>
          <w:color w:val="383838"/>
          <w:spacing w:val="-21"/>
        </w:rPr>
        <w:t xml:space="preserve"> </w:t>
      </w:r>
      <w:r w:rsidRPr="007D6B5F">
        <w:rPr>
          <w:color w:val="282828"/>
          <w:spacing w:val="-14"/>
        </w:rPr>
        <w:t>W</w:t>
      </w:r>
      <w:r w:rsidRPr="007D6B5F">
        <w:rPr>
          <w:color w:val="282828"/>
        </w:rPr>
        <w:t>e</w:t>
      </w:r>
      <w:r w:rsidRPr="007D6B5F">
        <w:rPr>
          <w:color w:val="282828"/>
          <w:spacing w:val="30"/>
        </w:rPr>
        <w:t xml:space="preserve"> </w:t>
      </w:r>
      <w:r w:rsidRPr="007D6B5F">
        <w:rPr>
          <w:color w:val="282828"/>
          <w:spacing w:val="-11"/>
          <w:w w:val="104"/>
        </w:rPr>
        <w:t xml:space="preserve">will </w:t>
      </w:r>
      <w:r w:rsidRPr="007D6B5F">
        <w:rPr>
          <w:color w:val="282828"/>
          <w:spacing w:val="-5"/>
        </w:rPr>
        <w:t>e</w:t>
      </w:r>
      <w:r w:rsidRPr="007D6B5F">
        <w:rPr>
          <w:color w:val="383838"/>
          <w:spacing w:val="-5"/>
        </w:rPr>
        <w:t>i</w:t>
      </w:r>
      <w:r w:rsidRPr="007D6B5F">
        <w:rPr>
          <w:color w:val="282828"/>
        </w:rPr>
        <w:t>t</w:t>
      </w:r>
      <w:r w:rsidRPr="007D6B5F">
        <w:rPr>
          <w:color w:val="282828"/>
          <w:spacing w:val="-5"/>
        </w:rPr>
        <w:t>he</w:t>
      </w:r>
      <w:r w:rsidRPr="007D6B5F">
        <w:rPr>
          <w:color w:val="282828"/>
        </w:rPr>
        <w:t>r</w:t>
      </w:r>
      <w:r w:rsidRPr="007D6B5F">
        <w:rPr>
          <w:color w:val="282828"/>
          <w:spacing w:val="40"/>
        </w:rPr>
        <w:t xml:space="preserve"> </w:t>
      </w:r>
      <w:r w:rsidRPr="007D6B5F">
        <w:rPr>
          <w:color w:val="282828"/>
          <w:spacing w:val="-6"/>
        </w:rPr>
        <w:t>mak</w:t>
      </w:r>
      <w:r w:rsidRPr="007D6B5F">
        <w:rPr>
          <w:color w:val="282828"/>
        </w:rPr>
        <w:t>e</w:t>
      </w:r>
      <w:r w:rsidRPr="007D6B5F">
        <w:rPr>
          <w:color w:val="282828"/>
          <w:spacing w:val="38"/>
        </w:rPr>
        <w:t xml:space="preserve"> </w:t>
      </w:r>
      <w:r w:rsidRPr="007D6B5F">
        <w:rPr>
          <w:color w:val="282828"/>
          <w:spacing w:val="-5"/>
        </w:rPr>
        <w:t>th</w:t>
      </w:r>
      <w:r w:rsidRPr="007D6B5F">
        <w:rPr>
          <w:color w:val="282828"/>
        </w:rPr>
        <w:t>e</w:t>
      </w:r>
      <w:r w:rsidRPr="007D6B5F">
        <w:rPr>
          <w:color w:val="282828"/>
          <w:spacing w:val="29"/>
        </w:rPr>
        <w:t xml:space="preserve"> </w:t>
      </w:r>
      <w:r w:rsidRPr="007D6B5F">
        <w:rPr>
          <w:color w:val="282828"/>
          <w:spacing w:val="-2"/>
        </w:rPr>
        <w:t>requeste</w:t>
      </w:r>
      <w:r w:rsidRPr="007D6B5F">
        <w:rPr>
          <w:color w:val="282828"/>
        </w:rPr>
        <w:t xml:space="preserve">d </w:t>
      </w:r>
      <w:r w:rsidRPr="007D6B5F">
        <w:rPr>
          <w:color w:val="282828"/>
          <w:spacing w:val="-3"/>
        </w:rPr>
        <w:t>chang</w:t>
      </w:r>
      <w:r w:rsidRPr="007D6B5F">
        <w:rPr>
          <w:color w:val="282828"/>
        </w:rPr>
        <w:t>e</w:t>
      </w:r>
      <w:r w:rsidRPr="007D6B5F">
        <w:rPr>
          <w:color w:val="282828"/>
          <w:spacing w:val="42"/>
        </w:rPr>
        <w:t xml:space="preserve"> </w:t>
      </w:r>
      <w:r w:rsidRPr="007D6B5F">
        <w:rPr>
          <w:color w:val="282828"/>
          <w:spacing w:val="-11"/>
        </w:rPr>
        <w:t>o</w:t>
      </w:r>
      <w:r w:rsidRPr="007D6B5F">
        <w:rPr>
          <w:color w:val="282828"/>
        </w:rPr>
        <w:t>r</w:t>
      </w:r>
      <w:r w:rsidRPr="007D6B5F">
        <w:rPr>
          <w:color w:val="282828"/>
          <w:spacing w:val="24"/>
        </w:rPr>
        <w:t xml:space="preserve"> </w:t>
      </w:r>
      <w:r w:rsidRPr="007D6B5F">
        <w:rPr>
          <w:color w:val="282828"/>
          <w:spacing w:val="-4"/>
        </w:rPr>
        <w:t>expl</w:t>
      </w:r>
      <w:r w:rsidRPr="007D6B5F">
        <w:rPr>
          <w:color w:val="282828"/>
        </w:rPr>
        <w:t>a</w:t>
      </w:r>
      <w:r w:rsidRPr="007D6B5F">
        <w:rPr>
          <w:color w:val="282828"/>
          <w:spacing w:val="-4"/>
        </w:rPr>
        <w:t>i</w:t>
      </w:r>
      <w:r w:rsidRPr="007D6B5F">
        <w:rPr>
          <w:color w:val="282828"/>
        </w:rPr>
        <w:t>n</w:t>
      </w:r>
      <w:r w:rsidRPr="007D6B5F">
        <w:rPr>
          <w:color w:val="282828"/>
          <w:spacing w:val="43"/>
        </w:rPr>
        <w:t xml:space="preserve"> </w:t>
      </w:r>
      <w:r w:rsidRPr="007D6B5F">
        <w:rPr>
          <w:color w:val="282828"/>
          <w:spacing w:val="-9"/>
        </w:rPr>
        <w:t>wh</w:t>
      </w:r>
      <w:r w:rsidRPr="007D6B5F">
        <w:rPr>
          <w:color w:val="282828"/>
        </w:rPr>
        <w:t>y</w:t>
      </w:r>
      <w:r w:rsidRPr="007D6B5F">
        <w:rPr>
          <w:color w:val="282828"/>
          <w:spacing w:val="42"/>
        </w:rPr>
        <w:t xml:space="preserve"> </w:t>
      </w:r>
      <w:r w:rsidRPr="007D6B5F">
        <w:rPr>
          <w:color w:val="282828"/>
          <w:spacing w:val="-4"/>
        </w:rPr>
        <w:t>w</w:t>
      </w:r>
      <w:r w:rsidRPr="007D6B5F">
        <w:rPr>
          <w:color w:val="282828"/>
        </w:rPr>
        <w:t>e</w:t>
      </w:r>
      <w:r w:rsidRPr="007D6B5F">
        <w:rPr>
          <w:color w:val="282828"/>
          <w:spacing w:val="26"/>
        </w:rPr>
        <w:t xml:space="preserve"> </w:t>
      </w:r>
      <w:r w:rsidRPr="007D6B5F">
        <w:rPr>
          <w:color w:val="282828"/>
          <w:spacing w:val="-5"/>
        </w:rPr>
        <w:t>di</w:t>
      </w:r>
      <w:r w:rsidRPr="007D6B5F">
        <w:rPr>
          <w:color w:val="282828"/>
        </w:rPr>
        <w:t>d</w:t>
      </w:r>
      <w:r w:rsidRPr="007D6B5F">
        <w:rPr>
          <w:color w:val="282828"/>
          <w:spacing w:val="34"/>
        </w:rPr>
        <w:t xml:space="preserve"> </w:t>
      </w:r>
      <w:r w:rsidRPr="007D6B5F">
        <w:rPr>
          <w:color w:val="282828"/>
          <w:spacing w:val="-7"/>
        </w:rPr>
        <w:t>no</w:t>
      </w:r>
      <w:r w:rsidRPr="007D6B5F">
        <w:rPr>
          <w:color w:val="282828"/>
        </w:rPr>
        <w:t>t</w:t>
      </w:r>
      <w:r w:rsidRPr="007D6B5F">
        <w:rPr>
          <w:color w:val="282828"/>
          <w:spacing w:val="32"/>
        </w:rPr>
        <w:t xml:space="preserve"> </w:t>
      </w:r>
      <w:r w:rsidRPr="007D6B5F">
        <w:rPr>
          <w:color w:val="282828"/>
          <w:spacing w:val="-7"/>
        </w:rPr>
        <w:t>d</w:t>
      </w:r>
      <w:r w:rsidRPr="007D6B5F">
        <w:rPr>
          <w:color w:val="282828"/>
        </w:rPr>
        <w:t>o</w:t>
      </w:r>
      <w:r w:rsidRPr="007D6B5F">
        <w:rPr>
          <w:color w:val="282828"/>
          <w:spacing w:val="28"/>
        </w:rPr>
        <w:t xml:space="preserve"> so</w:t>
      </w:r>
      <w:r w:rsidRPr="007D6B5F">
        <w:rPr>
          <w:color w:val="282828"/>
          <w:w w:val="61"/>
        </w:rPr>
        <w:t>.</w:t>
      </w:r>
      <w:r w:rsidRPr="007D6B5F">
        <w:rPr>
          <w:color w:val="282828"/>
          <w:spacing w:val="-21"/>
        </w:rPr>
        <w:t xml:space="preserve"> </w:t>
      </w:r>
      <w:r w:rsidRPr="007D6B5F">
        <w:rPr>
          <w:color w:val="282828"/>
        </w:rPr>
        <w:t>If</w:t>
      </w:r>
      <w:r w:rsidRPr="007D6B5F">
        <w:rPr>
          <w:color w:val="282828"/>
          <w:spacing w:val="-4"/>
        </w:rPr>
        <w:t xml:space="preserve"> </w:t>
      </w:r>
      <w:r w:rsidRPr="007D6B5F">
        <w:rPr>
          <w:color w:val="282828"/>
          <w:spacing w:val="-11"/>
        </w:rPr>
        <w:t>w</w:t>
      </w:r>
      <w:r w:rsidRPr="007D6B5F">
        <w:rPr>
          <w:color w:val="282828"/>
        </w:rPr>
        <w:t>e</w:t>
      </w:r>
      <w:r w:rsidRPr="007D6B5F">
        <w:rPr>
          <w:color w:val="282828"/>
          <w:spacing w:val="34"/>
        </w:rPr>
        <w:t xml:space="preserve"> </w:t>
      </w:r>
      <w:r w:rsidRPr="007D6B5F">
        <w:rPr>
          <w:color w:val="282828"/>
          <w:spacing w:val="-4"/>
        </w:rPr>
        <w:t>d</w:t>
      </w:r>
      <w:r w:rsidRPr="007D6B5F">
        <w:rPr>
          <w:color w:val="282828"/>
        </w:rPr>
        <w:t>o</w:t>
      </w:r>
      <w:r w:rsidRPr="007D6B5F">
        <w:rPr>
          <w:color w:val="282828"/>
          <w:spacing w:val="14"/>
        </w:rPr>
        <w:t xml:space="preserve"> </w:t>
      </w:r>
      <w:r w:rsidRPr="007D6B5F">
        <w:rPr>
          <w:color w:val="282828"/>
        </w:rPr>
        <w:t>not</w:t>
      </w:r>
      <w:r w:rsidRPr="007D6B5F">
        <w:rPr>
          <w:color w:val="282828"/>
          <w:spacing w:val="21"/>
        </w:rPr>
        <w:t xml:space="preserve"> </w:t>
      </w:r>
      <w:r w:rsidRPr="007D6B5F">
        <w:rPr>
          <w:color w:val="282828"/>
          <w:spacing w:val="-2"/>
        </w:rPr>
        <w:t>mak</w:t>
      </w:r>
      <w:r w:rsidRPr="007D6B5F">
        <w:rPr>
          <w:color w:val="282828"/>
        </w:rPr>
        <w:t>e</w:t>
      </w:r>
      <w:r w:rsidRPr="007D6B5F">
        <w:rPr>
          <w:color w:val="282828"/>
          <w:spacing w:val="21"/>
        </w:rPr>
        <w:t xml:space="preserve"> </w:t>
      </w:r>
      <w:r w:rsidRPr="007D6B5F">
        <w:rPr>
          <w:color w:val="282828"/>
          <w:spacing w:val="-2"/>
        </w:rPr>
        <w:t>th</w:t>
      </w:r>
      <w:r w:rsidRPr="007D6B5F">
        <w:rPr>
          <w:color w:val="282828"/>
        </w:rPr>
        <w:t>e</w:t>
      </w:r>
      <w:r w:rsidRPr="007D6B5F">
        <w:rPr>
          <w:color w:val="282828"/>
          <w:spacing w:val="21"/>
        </w:rPr>
        <w:t xml:space="preserve"> </w:t>
      </w:r>
      <w:r w:rsidRPr="007D6B5F">
        <w:rPr>
          <w:color w:val="282828"/>
          <w:w w:val="106"/>
        </w:rPr>
        <w:t>re</w:t>
      </w:r>
      <w:r w:rsidRPr="007D6B5F">
        <w:rPr>
          <w:color w:val="282828"/>
          <w:w w:val="96"/>
        </w:rPr>
        <w:t>q</w:t>
      </w:r>
      <w:r w:rsidRPr="007D6B5F">
        <w:rPr>
          <w:color w:val="282828"/>
          <w:w w:val="99"/>
        </w:rPr>
        <w:t>ue</w:t>
      </w:r>
      <w:r w:rsidRPr="007D6B5F">
        <w:rPr>
          <w:color w:val="282828"/>
          <w:spacing w:val="-1"/>
          <w:w w:val="99"/>
        </w:rPr>
        <w:t>s</w:t>
      </w:r>
      <w:r w:rsidRPr="007D6B5F">
        <w:rPr>
          <w:color w:val="282828"/>
          <w:w w:val="130"/>
        </w:rPr>
        <w:t>t</w:t>
      </w:r>
      <w:r w:rsidRPr="007D6B5F">
        <w:rPr>
          <w:color w:val="282828"/>
          <w:w w:val="101"/>
        </w:rPr>
        <w:t>ed</w:t>
      </w:r>
      <w:r w:rsidRPr="007D6B5F">
        <w:rPr>
          <w:color w:val="282828"/>
          <w:spacing w:val="16"/>
        </w:rPr>
        <w:t xml:space="preserve"> </w:t>
      </w:r>
      <w:r w:rsidRPr="007D6B5F">
        <w:rPr>
          <w:color w:val="282828"/>
          <w:w w:val="104"/>
        </w:rPr>
        <w:t>chan</w:t>
      </w:r>
      <w:r w:rsidRPr="007D6B5F">
        <w:rPr>
          <w:color w:val="282828"/>
          <w:w w:val="99"/>
        </w:rPr>
        <w:t>g</w:t>
      </w:r>
      <w:r w:rsidRPr="007D6B5F">
        <w:rPr>
          <w:color w:val="282828"/>
        </w:rPr>
        <w:t>e</w:t>
      </w:r>
      <w:r w:rsidRPr="007D6B5F">
        <w:rPr>
          <w:color w:val="282828"/>
          <w:w w:val="75"/>
        </w:rPr>
        <w:t>,</w:t>
      </w:r>
      <w:r w:rsidRPr="007D6B5F">
        <w:rPr>
          <w:color w:val="282828"/>
          <w:spacing w:val="19"/>
        </w:rPr>
        <w:t xml:space="preserve"> </w:t>
      </w:r>
      <w:r w:rsidRPr="007D6B5F">
        <w:rPr>
          <w:color w:val="282828"/>
          <w:spacing w:val="-7"/>
          <w:w w:val="104"/>
        </w:rPr>
        <w:t xml:space="preserve">you </w:t>
      </w:r>
      <w:r w:rsidRPr="007D6B5F">
        <w:rPr>
          <w:color w:val="282828"/>
          <w:spacing w:val="-5"/>
        </w:rPr>
        <w:t>ma</w:t>
      </w:r>
      <w:r w:rsidRPr="007D6B5F">
        <w:rPr>
          <w:color w:val="282828"/>
        </w:rPr>
        <w:t>y</w:t>
      </w:r>
      <w:r w:rsidRPr="007D6B5F">
        <w:rPr>
          <w:color w:val="282828"/>
          <w:spacing w:val="49"/>
        </w:rPr>
        <w:t xml:space="preserve"> </w:t>
      </w:r>
      <w:r w:rsidRPr="007D6B5F">
        <w:rPr>
          <w:color w:val="282828"/>
          <w:spacing w:val="-1"/>
        </w:rPr>
        <w:t>submi</w:t>
      </w:r>
      <w:r w:rsidRPr="007D6B5F">
        <w:rPr>
          <w:color w:val="282828"/>
        </w:rPr>
        <w:t>t</w:t>
      </w:r>
      <w:r w:rsidRPr="007D6B5F">
        <w:rPr>
          <w:color w:val="282828"/>
          <w:spacing w:val="43"/>
        </w:rPr>
        <w:t xml:space="preserve"> </w:t>
      </w:r>
      <w:r w:rsidRPr="007D6B5F">
        <w:rPr>
          <w:color w:val="282828"/>
        </w:rPr>
        <w:t>a</w:t>
      </w:r>
      <w:r w:rsidRPr="007D6B5F">
        <w:rPr>
          <w:color w:val="282828"/>
          <w:spacing w:val="23"/>
        </w:rPr>
        <w:t xml:space="preserve"> </w:t>
      </w:r>
      <w:r w:rsidRPr="007D6B5F">
        <w:rPr>
          <w:color w:val="282828"/>
          <w:spacing w:val="-2"/>
        </w:rPr>
        <w:t>sho</w:t>
      </w:r>
      <w:r w:rsidRPr="007D6B5F">
        <w:rPr>
          <w:color w:val="282828"/>
        </w:rPr>
        <w:t>rt</w:t>
      </w:r>
      <w:r w:rsidRPr="007D6B5F">
        <w:rPr>
          <w:color w:val="282828"/>
          <w:spacing w:val="31"/>
        </w:rPr>
        <w:t>-</w:t>
      </w:r>
      <w:r w:rsidRPr="007D6B5F">
        <w:rPr>
          <w:color w:val="282828"/>
        </w:rPr>
        <w:t>w</w:t>
      </w:r>
      <w:r w:rsidRPr="007D6B5F">
        <w:rPr>
          <w:color w:val="282828"/>
          <w:spacing w:val="-4"/>
        </w:rPr>
        <w:t>ritte</w:t>
      </w:r>
      <w:r w:rsidRPr="007D6B5F">
        <w:rPr>
          <w:color w:val="282828"/>
        </w:rPr>
        <w:t xml:space="preserve">n </w:t>
      </w:r>
      <w:r w:rsidRPr="007D6B5F">
        <w:rPr>
          <w:color w:val="282828"/>
          <w:spacing w:val="-3"/>
        </w:rPr>
        <w:t>statemen</w:t>
      </w:r>
      <w:r w:rsidRPr="007D6B5F">
        <w:rPr>
          <w:color w:val="282828"/>
        </w:rPr>
        <w:t>t identify</w:t>
      </w:r>
      <w:r w:rsidRPr="007D6B5F">
        <w:rPr>
          <w:color w:val="282828"/>
          <w:spacing w:val="-1"/>
        </w:rPr>
        <w:t>i</w:t>
      </w:r>
      <w:r w:rsidRPr="007D6B5F">
        <w:rPr>
          <w:color w:val="282828"/>
        </w:rPr>
        <w:t>ng</w:t>
      </w:r>
      <w:r w:rsidRPr="007D6B5F">
        <w:rPr>
          <w:color w:val="282828"/>
          <w:spacing w:val="13"/>
        </w:rPr>
        <w:t xml:space="preserve"> </w:t>
      </w:r>
      <w:r w:rsidRPr="007D6B5F">
        <w:rPr>
          <w:color w:val="282828"/>
          <w:spacing w:val="-5"/>
        </w:rPr>
        <w:t>th</w:t>
      </w:r>
      <w:r w:rsidRPr="007D6B5F">
        <w:rPr>
          <w:color w:val="282828"/>
        </w:rPr>
        <w:t>e</w:t>
      </w:r>
      <w:r w:rsidRPr="007D6B5F">
        <w:rPr>
          <w:color w:val="282828"/>
          <w:spacing w:val="51"/>
        </w:rPr>
        <w:t xml:space="preserve"> </w:t>
      </w:r>
      <w:r w:rsidRPr="007D6B5F">
        <w:rPr>
          <w:color w:val="282828"/>
        </w:rPr>
        <w:t>d</w:t>
      </w:r>
      <w:r w:rsidRPr="007D6B5F">
        <w:rPr>
          <w:color w:val="282828"/>
          <w:spacing w:val="-1"/>
        </w:rPr>
        <w:t>ispute</w:t>
      </w:r>
      <w:r w:rsidRPr="007D6B5F">
        <w:rPr>
          <w:color w:val="282828"/>
        </w:rPr>
        <w:t xml:space="preserve">d </w:t>
      </w:r>
      <w:r w:rsidRPr="007D6B5F">
        <w:rPr>
          <w:color w:val="282828"/>
          <w:spacing w:val="-2"/>
          <w:w w:val="108"/>
        </w:rPr>
        <w:t>in</w:t>
      </w:r>
      <w:r w:rsidRPr="007D6B5F">
        <w:rPr>
          <w:color w:val="282828"/>
          <w:w w:val="102"/>
        </w:rPr>
        <w:t>f</w:t>
      </w:r>
      <w:r w:rsidRPr="007D6B5F">
        <w:rPr>
          <w:color w:val="282828"/>
          <w:spacing w:val="-2"/>
          <w:w w:val="102"/>
        </w:rPr>
        <w:t>o</w:t>
      </w:r>
      <w:r w:rsidRPr="007D6B5F">
        <w:rPr>
          <w:color w:val="282828"/>
          <w:spacing w:val="-2"/>
          <w:w w:val="104"/>
        </w:rPr>
        <w:t>rma</w:t>
      </w:r>
      <w:r w:rsidRPr="007D6B5F">
        <w:rPr>
          <w:color w:val="282828"/>
          <w:w w:val="108"/>
        </w:rPr>
        <w:t>t</w:t>
      </w:r>
      <w:r w:rsidRPr="007D6B5F">
        <w:rPr>
          <w:color w:val="282828"/>
          <w:spacing w:val="-2"/>
          <w:w w:val="108"/>
        </w:rPr>
        <w:t>i</w:t>
      </w:r>
      <w:r w:rsidRPr="007D6B5F">
        <w:rPr>
          <w:color w:val="282828"/>
          <w:spacing w:val="-2"/>
          <w:w w:val="104"/>
        </w:rPr>
        <w:t>on</w:t>
      </w:r>
      <w:r w:rsidRPr="007D6B5F">
        <w:rPr>
          <w:color w:val="282828"/>
          <w:w w:val="82"/>
        </w:rPr>
        <w:t>,</w:t>
      </w:r>
      <w:r w:rsidRPr="007D6B5F">
        <w:rPr>
          <w:color w:val="282828"/>
          <w:spacing w:val="37"/>
          <w:w w:val="82"/>
        </w:rPr>
        <w:t xml:space="preserve"> </w:t>
      </w:r>
      <w:r w:rsidRPr="007D6B5F">
        <w:rPr>
          <w:color w:val="282828"/>
          <w:spacing w:val="-4"/>
        </w:rPr>
        <w:t>w</w:t>
      </w:r>
      <w:r w:rsidRPr="007D6B5F">
        <w:rPr>
          <w:color w:val="282828"/>
        </w:rPr>
        <w:t>h</w:t>
      </w:r>
      <w:r w:rsidRPr="007D6B5F">
        <w:rPr>
          <w:color w:val="282828"/>
          <w:spacing w:val="-4"/>
        </w:rPr>
        <w:t>ic</w:t>
      </w:r>
      <w:r w:rsidRPr="007D6B5F">
        <w:rPr>
          <w:color w:val="282828"/>
        </w:rPr>
        <w:t>h</w:t>
      </w:r>
      <w:r w:rsidRPr="007D6B5F">
        <w:rPr>
          <w:color w:val="282828"/>
          <w:spacing w:val="47"/>
        </w:rPr>
        <w:t xml:space="preserve"> </w:t>
      </w:r>
      <w:r w:rsidRPr="007D6B5F">
        <w:rPr>
          <w:color w:val="282828"/>
          <w:spacing w:val="-11"/>
        </w:rPr>
        <w:t>w</w:t>
      </w:r>
      <w:r w:rsidRPr="007D6B5F">
        <w:rPr>
          <w:color w:val="282828"/>
        </w:rPr>
        <w:t>ill</w:t>
      </w:r>
      <w:r w:rsidRPr="007D6B5F">
        <w:rPr>
          <w:color w:val="282828"/>
          <w:spacing w:val="49"/>
        </w:rPr>
        <w:t xml:space="preserve"> </w:t>
      </w:r>
      <w:r w:rsidRPr="007D6B5F">
        <w:rPr>
          <w:color w:val="282828"/>
          <w:spacing w:val="-4"/>
        </w:rPr>
        <w:t>b</w:t>
      </w:r>
      <w:r w:rsidRPr="007D6B5F">
        <w:rPr>
          <w:color w:val="282828"/>
        </w:rPr>
        <w:t>e</w:t>
      </w:r>
      <w:r w:rsidRPr="007D6B5F">
        <w:rPr>
          <w:color w:val="282828"/>
          <w:spacing w:val="36"/>
        </w:rPr>
        <w:t xml:space="preserve"> </w:t>
      </w:r>
      <w:r w:rsidRPr="007D6B5F">
        <w:rPr>
          <w:color w:val="282828"/>
          <w:spacing w:val="1"/>
        </w:rPr>
        <w:t>in</w:t>
      </w:r>
      <w:r w:rsidRPr="007D6B5F">
        <w:rPr>
          <w:color w:val="282828"/>
        </w:rPr>
        <w:t>c</w:t>
      </w:r>
      <w:r w:rsidRPr="007D6B5F">
        <w:rPr>
          <w:color w:val="282828"/>
          <w:spacing w:val="1"/>
        </w:rPr>
        <w:t>lude</w:t>
      </w:r>
      <w:r w:rsidRPr="007D6B5F">
        <w:rPr>
          <w:color w:val="282828"/>
        </w:rPr>
        <w:t>d</w:t>
      </w:r>
      <w:r w:rsidRPr="007D6B5F">
        <w:rPr>
          <w:color w:val="282828"/>
          <w:spacing w:val="32"/>
        </w:rPr>
        <w:t xml:space="preserve"> </w:t>
      </w:r>
      <w:r w:rsidRPr="007D6B5F">
        <w:rPr>
          <w:color w:val="282828"/>
          <w:spacing w:val="-7"/>
        </w:rPr>
        <w:t>i</w:t>
      </w:r>
      <w:r w:rsidRPr="007D6B5F">
        <w:rPr>
          <w:color w:val="282828"/>
        </w:rPr>
        <w:t>n</w:t>
      </w:r>
      <w:r w:rsidRPr="007D6B5F">
        <w:rPr>
          <w:color w:val="282828"/>
          <w:spacing w:val="46"/>
        </w:rPr>
        <w:t xml:space="preserve"> </w:t>
      </w:r>
      <w:r w:rsidRPr="007D6B5F">
        <w:rPr>
          <w:color w:val="282828"/>
        </w:rPr>
        <w:t>a</w:t>
      </w:r>
      <w:r w:rsidRPr="007D6B5F">
        <w:rPr>
          <w:color w:val="282828"/>
          <w:spacing w:val="-7"/>
        </w:rPr>
        <w:t>l</w:t>
      </w:r>
      <w:r w:rsidRPr="007D6B5F">
        <w:rPr>
          <w:color w:val="282828"/>
        </w:rPr>
        <w:t>l</w:t>
      </w:r>
      <w:r w:rsidRPr="007D6B5F">
        <w:rPr>
          <w:color w:val="282828"/>
          <w:spacing w:val="33"/>
        </w:rPr>
        <w:t xml:space="preserve"> </w:t>
      </w:r>
      <w:r w:rsidRPr="007D6B5F">
        <w:rPr>
          <w:color w:val="282828"/>
          <w:w w:val="105"/>
        </w:rPr>
        <w:t>f</w:t>
      </w:r>
      <w:r w:rsidRPr="007D6B5F">
        <w:rPr>
          <w:color w:val="282828"/>
          <w:spacing w:val="-5"/>
          <w:w w:val="105"/>
        </w:rPr>
        <w:t>ut</w:t>
      </w:r>
      <w:r w:rsidRPr="007D6B5F">
        <w:rPr>
          <w:color w:val="282828"/>
          <w:spacing w:val="-5"/>
          <w:w w:val="106"/>
        </w:rPr>
        <w:t xml:space="preserve">ure </w:t>
      </w:r>
      <w:r w:rsidRPr="007D6B5F">
        <w:rPr>
          <w:color w:val="282828"/>
        </w:rPr>
        <w:t>d</w:t>
      </w:r>
      <w:r w:rsidRPr="007D6B5F">
        <w:rPr>
          <w:color w:val="282828"/>
          <w:spacing w:val="1"/>
        </w:rPr>
        <w:t>isclosure</w:t>
      </w:r>
      <w:r w:rsidRPr="007D6B5F">
        <w:rPr>
          <w:color w:val="282828"/>
        </w:rPr>
        <w:t>s</w:t>
      </w:r>
      <w:r w:rsidRPr="007D6B5F">
        <w:rPr>
          <w:color w:val="282828"/>
          <w:spacing w:val="32"/>
        </w:rPr>
        <w:t xml:space="preserve"> </w:t>
      </w:r>
      <w:r w:rsidRPr="007D6B5F">
        <w:rPr>
          <w:color w:val="282828"/>
          <w:spacing w:val="-7"/>
        </w:rPr>
        <w:t>o</w:t>
      </w:r>
      <w:r w:rsidRPr="007D6B5F">
        <w:rPr>
          <w:color w:val="282828"/>
        </w:rPr>
        <w:t>f</w:t>
      </w:r>
      <w:r w:rsidRPr="007D6B5F">
        <w:rPr>
          <w:color w:val="282828"/>
          <w:spacing w:val="10"/>
        </w:rPr>
        <w:t xml:space="preserve"> </w:t>
      </w:r>
      <w:r w:rsidRPr="007D6B5F">
        <w:rPr>
          <w:color w:val="282828"/>
          <w:spacing w:val="-11"/>
        </w:rPr>
        <w:t>yo</w:t>
      </w:r>
      <w:r w:rsidRPr="007D6B5F">
        <w:rPr>
          <w:color w:val="282828"/>
        </w:rPr>
        <w:t>ur</w:t>
      </w:r>
      <w:r w:rsidRPr="007D6B5F">
        <w:rPr>
          <w:color w:val="282828"/>
          <w:spacing w:val="30"/>
        </w:rPr>
        <w:t xml:space="preserve"> </w:t>
      </w:r>
      <w:r w:rsidRPr="007D6B5F">
        <w:rPr>
          <w:color w:val="282828"/>
          <w:spacing w:val="-1"/>
          <w:w w:val="110"/>
        </w:rPr>
        <w:t>in</w:t>
      </w:r>
      <w:r w:rsidRPr="007D6B5F">
        <w:rPr>
          <w:color w:val="282828"/>
          <w:w w:val="98"/>
        </w:rPr>
        <w:t>f</w:t>
      </w:r>
      <w:r w:rsidRPr="007D6B5F">
        <w:rPr>
          <w:color w:val="282828"/>
          <w:spacing w:val="-1"/>
          <w:w w:val="98"/>
        </w:rPr>
        <w:t>o</w:t>
      </w:r>
      <w:r w:rsidRPr="007D6B5F">
        <w:rPr>
          <w:color w:val="282828"/>
          <w:spacing w:val="-1"/>
          <w:w w:val="107"/>
        </w:rPr>
        <w:t>rmation</w:t>
      </w:r>
      <w:r w:rsidRPr="007D6B5F">
        <w:rPr>
          <w:color w:val="282828"/>
          <w:w w:val="68"/>
        </w:rPr>
        <w:t>.</w:t>
      </w:r>
    </w:p>
    <w:p w14:paraId="73E3DEDE" w14:textId="77777777" w:rsidR="00C949EF" w:rsidRPr="007D6B5F" w:rsidRDefault="00C949EF" w:rsidP="00C949EF">
      <w:pPr>
        <w:spacing w:before="14" w:line="240" w:lineRule="exact"/>
      </w:pPr>
    </w:p>
    <w:p w14:paraId="210A6CCB" w14:textId="2D945E02" w:rsidR="00356808" w:rsidRDefault="00C949EF">
      <w:pPr>
        <w:ind w:right="144"/>
        <w:jc w:val="center"/>
        <w:rPr>
          <w:ins w:id="316" w:author="Carla Marie G. Bersales" w:date="2023-07-18T13:54:00Z"/>
        </w:rPr>
        <w:pPrChange w:id="317" w:author="Carla Marie G. Bersales" w:date="2023-07-18T13:54:00Z">
          <w:pPr>
            <w:pStyle w:val="BTNoDS"/>
            <w:keepNext/>
            <w:keepLines/>
            <w:tabs>
              <w:tab w:val="right" w:pos="2880"/>
            </w:tabs>
            <w:jc w:val="right"/>
          </w:pPr>
        </w:pPrChange>
      </w:pPr>
      <w:r w:rsidRPr="007D6B5F">
        <w:rPr>
          <w:color w:val="282828"/>
          <w:spacing w:val="-11"/>
        </w:rPr>
        <w:t xml:space="preserve">         W</w:t>
      </w:r>
      <w:r w:rsidRPr="007D6B5F">
        <w:rPr>
          <w:color w:val="282828"/>
        </w:rPr>
        <w:t>e</w:t>
      </w:r>
      <w:r w:rsidRPr="007D6B5F">
        <w:rPr>
          <w:color w:val="282828"/>
          <w:spacing w:val="27"/>
        </w:rPr>
        <w:t xml:space="preserve"> </w:t>
      </w:r>
      <w:r w:rsidRPr="007D6B5F">
        <w:rPr>
          <w:color w:val="282828"/>
          <w:spacing w:val="-4"/>
        </w:rPr>
        <w:t>valu</w:t>
      </w:r>
      <w:r w:rsidRPr="007D6B5F">
        <w:rPr>
          <w:color w:val="282828"/>
        </w:rPr>
        <w:t>e</w:t>
      </w:r>
      <w:r w:rsidRPr="007D6B5F">
        <w:rPr>
          <w:color w:val="282828"/>
          <w:spacing w:val="35"/>
        </w:rPr>
        <w:t xml:space="preserve"> </w:t>
      </w:r>
      <w:r w:rsidRPr="007D6B5F">
        <w:rPr>
          <w:color w:val="282828"/>
          <w:spacing w:val="-6"/>
        </w:rPr>
        <w:t>you</w:t>
      </w:r>
      <w:r w:rsidRPr="007D6B5F">
        <w:rPr>
          <w:color w:val="282828"/>
        </w:rPr>
        <w:t>r</w:t>
      </w:r>
      <w:r w:rsidRPr="007D6B5F">
        <w:rPr>
          <w:color w:val="282828"/>
          <w:spacing w:val="28"/>
        </w:rPr>
        <w:t xml:space="preserve"> </w:t>
      </w:r>
      <w:r w:rsidRPr="007D6B5F">
        <w:rPr>
          <w:color w:val="282828"/>
          <w:spacing w:val="3"/>
          <w:w w:val="102"/>
        </w:rPr>
        <w:t>busine</w:t>
      </w:r>
      <w:r w:rsidRPr="007D6B5F">
        <w:rPr>
          <w:color w:val="282828"/>
          <w:spacing w:val="3"/>
          <w:w w:val="88"/>
        </w:rPr>
        <w:t>s</w:t>
      </w:r>
      <w:r w:rsidRPr="007D6B5F">
        <w:rPr>
          <w:color w:val="282828"/>
          <w:spacing w:val="3"/>
          <w:w w:val="101"/>
        </w:rPr>
        <w:t>s</w:t>
      </w:r>
      <w:r w:rsidRPr="007D6B5F">
        <w:rPr>
          <w:color w:val="282828"/>
          <w:w w:val="68"/>
        </w:rPr>
        <w:t>.</w:t>
      </w:r>
      <w:r w:rsidRPr="007D6B5F">
        <w:rPr>
          <w:color w:val="282828"/>
        </w:rPr>
        <w:t xml:space="preserve"> </w:t>
      </w:r>
      <w:r w:rsidRPr="007D6B5F">
        <w:rPr>
          <w:color w:val="282828"/>
          <w:spacing w:val="25"/>
        </w:rPr>
        <w:t xml:space="preserve"> </w:t>
      </w:r>
      <w:r w:rsidRPr="007D6B5F">
        <w:rPr>
          <w:color w:val="282828"/>
          <w:spacing w:val="-4"/>
        </w:rPr>
        <w:t>Thi</w:t>
      </w:r>
      <w:r w:rsidRPr="007D6B5F">
        <w:rPr>
          <w:color w:val="282828"/>
        </w:rPr>
        <w:t>s</w:t>
      </w:r>
      <w:r w:rsidRPr="007D6B5F">
        <w:rPr>
          <w:color w:val="282828"/>
          <w:spacing w:val="41"/>
        </w:rPr>
        <w:t xml:space="preserve"> </w:t>
      </w:r>
      <w:r w:rsidRPr="007D6B5F">
        <w:rPr>
          <w:color w:val="282828"/>
        </w:rPr>
        <w:t>statement</w:t>
      </w:r>
      <w:r w:rsidRPr="007D6B5F">
        <w:rPr>
          <w:color w:val="282828"/>
          <w:spacing w:val="21"/>
        </w:rPr>
        <w:t xml:space="preserve"> </w:t>
      </w:r>
      <w:r w:rsidRPr="007D6B5F">
        <w:rPr>
          <w:color w:val="282828"/>
          <w:spacing w:val="-7"/>
        </w:rPr>
        <w:t>i</w:t>
      </w:r>
      <w:r w:rsidRPr="007D6B5F">
        <w:rPr>
          <w:color w:val="282828"/>
        </w:rPr>
        <w:t>s</w:t>
      </w:r>
      <w:r w:rsidRPr="007D6B5F">
        <w:rPr>
          <w:color w:val="282828"/>
          <w:spacing w:val="20"/>
        </w:rPr>
        <w:t xml:space="preserve"> </w:t>
      </w:r>
      <w:r w:rsidRPr="007D6B5F">
        <w:rPr>
          <w:color w:val="282828"/>
        </w:rPr>
        <w:t>f</w:t>
      </w:r>
      <w:r w:rsidRPr="007D6B5F">
        <w:rPr>
          <w:color w:val="282828"/>
          <w:spacing w:val="-4"/>
        </w:rPr>
        <w:t>o</w:t>
      </w:r>
      <w:r w:rsidRPr="007D6B5F">
        <w:rPr>
          <w:color w:val="282828"/>
        </w:rPr>
        <w:t>r</w:t>
      </w:r>
      <w:r w:rsidRPr="007D6B5F">
        <w:rPr>
          <w:color w:val="282828"/>
          <w:spacing w:val="18"/>
        </w:rPr>
        <w:t xml:space="preserve"> </w:t>
      </w:r>
      <w:r w:rsidRPr="007D6B5F">
        <w:rPr>
          <w:color w:val="282828"/>
          <w:spacing w:val="-7"/>
        </w:rPr>
        <w:t>you</w:t>
      </w:r>
      <w:r w:rsidRPr="007D6B5F">
        <w:rPr>
          <w:color w:val="282828"/>
        </w:rPr>
        <w:t>r</w:t>
      </w:r>
      <w:r w:rsidRPr="007D6B5F">
        <w:rPr>
          <w:color w:val="282828"/>
          <w:spacing w:val="43"/>
        </w:rPr>
        <w:t xml:space="preserve"> </w:t>
      </w:r>
      <w:r w:rsidRPr="007D6B5F">
        <w:rPr>
          <w:color w:val="282828"/>
          <w:w w:val="105"/>
        </w:rPr>
        <w:t>inform</w:t>
      </w:r>
      <w:r w:rsidRPr="007D6B5F">
        <w:rPr>
          <w:color w:val="282828"/>
          <w:w w:val="102"/>
        </w:rPr>
        <w:t>ation</w:t>
      </w:r>
      <w:r w:rsidRPr="007D6B5F">
        <w:rPr>
          <w:color w:val="383838"/>
          <w:w w:val="75"/>
        </w:rPr>
        <w:t>.</w:t>
      </w:r>
      <w:r w:rsidRPr="007D6B5F">
        <w:rPr>
          <w:color w:val="383838"/>
        </w:rPr>
        <w:t xml:space="preserve"> </w:t>
      </w:r>
      <w:r w:rsidRPr="007D6B5F">
        <w:rPr>
          <w:color w:val="383838"/>
          <w:spacing w:val="21"/>
        </w:rPr>
        <w:t xml:space="preserve"> </w:t>
      </w:r>
      <w:r w:rsidRPr="007D6B5F">
        <w:rPr>
          <w:color w:val="282828"/>
          <w:spacing w:val="-7"/>
        </w:rPr>
        <w:t>N</w:t>
      </w:r>
      <w:r w:rsidRPr="007D6B5F">
        <w:rPr>
          <w:color w:val="282828"/>
        </w:rPr>
        <w:t>o</w:t>
      </w:r>
      <w:r w:rsidRPr="007D6B5F">
        <w:rPr>
          <w:color w:val="282828"/>
          <w:spacing w:val="17"/>
        </w:rPr>
        <w:t xml:space="preserve"> </w:t>
      </w:r>
      <w:r w:rsidRPr="007D6B5F">
        <w:rPr>
          <w:color w:val="282828"/>
          <w:spacing w:val="1"/>
        </w:rPr>
        <w:t>respons</w:t>
      </w:r>
      <w:r w:rsidRPr="007D6B5F">
        <w:rPr>
          <w:color w:val="282828"/>
        </w:rPr>
        <w:t>e</w:t>
      </w:r>
      <w:r w:rsidRPr="007D6B5F">
        <w:rPr>
          <w:color w:val="282828"/>
          <w:spacing w:val="37"/>
        </w:rPr>
        <w:t xml:space="preserve"> </w:t>
      </w:r>
      <w:r w:rsidRPr="007D6B5F">
        <w:rPr>
          <w:color w:val="282828"/>
          <w:spacing w:val="-4"/>
        </w:rPr>
        <w:t>i</w:t>
      </w:r>
      <w:r w:rsidRPr="007D6B5F">
        <w:rPr>
          <w:color w:val="282828"/>
        </w:rPr>
        <w:t>s</w:t>
      </w:r>
      <w:r w:rsidRPr="007D6B5F">
        <w:rPr>
          <w:color w:val="282828"/>
          <w:spacing w:val="12"/>
        </w:rPr>
        <w:t xml:space="preserve"> </w:t>
      </w:r>
      <w:r w:rsidRPr="007D6B5F">
        <w:rPr>
          <w:color w:val="282828"/>
          <w:w w:val="103"/>
        </w:rPr>
        <w:t>necess</w:t>
      </w:r>
      <w:r w:rsidRPr="007D6B5F">
        <w:rPr>
          <w:color w:val="282828"/>
        </w:rPr>
        <w:t>a</w:t>
      </w:r>
      <w:r w:rsidRPr="007D6B5F">
        <w:rPr>
          <w:color w:val="282828"/>
          <w:w w:val="105"/>
        </w:rPr>
        <w:t>ry</w:t>
      </w:r>
      <w:r w:rsidRPr="007D6B5F">
        <w:rPr>
          <w:color w:val="282828"/>
          <w:w w:val="61"/>
        </w:rPr>
        <w:t>.</w:t>
      </w:r>
      <w:ins w:id="318" w:author="Carla Marie G. Bersales" w:date="2023-07-18T13:54:00Z">
        <w:r w:rsidR="00356808">
          <w:rPr>
            <w:color w:val="282828"/>
            <w:w w:val="61"/>
          </w:rPr>
          <w:br/>
        </w:r>
      </w:ins>
    </w:p>
    <w:p w14:paraId="06483568" w14:textId="4A8C3D18" w:rsidR="00356808" w:rsidRDefault="00356808" w:rsidP="00356808">
      <w:pPr>
        <w:pStyle w:val="BTNoDS"/>
        <w:keepNext/>
        <w:keepLines/>
        <w:tabs>
          <w:tab w:val="right" w:pos="2880"/>
        </w:tabs>
        <w:jc w:val="right"/>
        <w:rPr>
          <w:ins w:id="319" w:author="Carla Marie G. Bersales" w:date="2023-07-18T13:55:00Z"/>
        </w:rPr>
      </w:pPr>
      <w:ins w:id="320" w:author="Carla Marie G. Bersales" w:date="2023-07-18T13:56:00Z">
        <w:r w:rsidRPr="00AB1737">
          <w:rPr>
            <w:noProof/>
          </w:rPr>
          <w:drawing>
            <wp:anchor distT="0" distB="0" distL="114300" distR="114300" simplePos="0" relativeHeight="251661312" behindDoc="1" locked="0" layoutInCell="1" allowOverlap="1" wp14:anchorId="12C5D00B" wp14:editId="16A34F30">
              <wp:simplePos x="0" y="0"/>
              <wp:positionH relativeFrom="margin">
                <wp:posOffset>5394292</wp:posOffset>
              </wp:positionH>
              <wp:positionV relativeFrom="paragraph">
                <wp:posOffset>53614</wp:posOffset>
              </wp:positionV>
              <wp:extent cx="1362710" cy="536575"/>
              <wp:effectExtent l="0" t="0" r="8890" b="0"/>
              <wp:wrapThrough wrapText="bothSides">
                <wp:wrapPolygon edited="0">
                  <wp:start x="0" y="0"/>
                  <wp:lineTo x="0" y="20705"/>
                  <wp:lineTo x="21439" y="20705"/>
                  <wp:lineTo x="21439" y="0"/>
                  <wp:lineTo x="0" y="0"/>
                </wp:wrapPolygon>
              </wp:wrapThrough>
              <wp:docPr id="3" name="Picture 3" descr="Text, whiteboard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Picture 3" descr="Text, whiteboard&#10;&#10;Description automatically generated"/>
                      <pic:cNvPicPr>
                        <a:picLocks noChangeAspect="1" noChangeArrowheads="1"/>
                      </pic:cNvPicPr>
                    </pic:nvPicPr>
                    <pic:blipFill>
                      <a:blip r:embed="rId1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62710" cy="53657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ins>
    </w:p>
    <w:p w14:paraId="27FC6BC8" w14:textId="4D2DB863" w:rsidR="00356808" w:rsidRDefault="00045BA5" w:rsidP="00356808">
      <w:pPr>
        <w:pStyle w:val="BTNoDS"/>
        <w:keepNext/>
        <w:keepLines/>
        <w:tabs>
          <w:tab w:val="right" w:pos="2880"/>
        </w:tabs>
        <w:jc w:val="right"/>
        <w:rPr>
          <w:ins w:id="321" w:author="Carla Marie G. Bersales" w:date="2023-07-18T13:54:00Z"/>
        </w:rPr>
      </w:pPr>
      <w:ins w:id="322" w:author="Carla Marie G. Bersales" w:date="2023-10-06T09:01:00Z">
        <w:r w:rsidRPr="00B4323D">
          <w:rPr>
            <w:noProof/>
            <w:szCs w:val="20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33A73EB0" wp14:editId="28334096">
                  <wp:simplePos x="0" y="0"/>
                  <wp:positionH relativeFrom="column">
                    <wp:posOffset>5291537</wp:posOffset>
                  </wp:positionH>
                  <wp:positionV relativeFrom="paragraph">
                    <wp:posOffset>289560</wp:posOffset>
                  </wp:positionV>
                  <wp:extent cx="1689100" cy="19050"/>
                  <wp:effectExtent l="0" t="0" r="25400" b="19050"/>
                  <wp:wrapNone/>
                  <wp:docPr id="4" name="Straight Connector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1689100" cy="1905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727FB124" id="Straight Connector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6.65pt,22.8pt" to="549.65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" strokecolor="black [3213]" strokeweight="1.5pt"/>
              </w:pict>
            </mc:Fallback>
          </mc:AlternateContent>
        </w:r>
      </w:ins>
    </w:p>
    <w:p w14:paraId="19BFAECD" w14:textId="0C0C4131" w:rsidR="00356808" w:rsidRPr="005A20C3" w:rsidRDefault="00356808" w:rsidP="00356808">
      <w:pPr>
        <w:pStyle w:val="BTNoDS"/>
        <w:keepNext/>
        <w:keepLines/>
        <w:tabs>
          <w:tab w:val="right" w:pos="2880"/>
        </w:tabs>
        <w:jc w:val="right"/>
        <w:rPr>
          <w:ins w:id="323" w:author="Carla Marie G. Bersales" w:date="2023-07-18T13:54:00Z"/>
        </w:rPr>
      </w:pPr>
      <w:ins w:id="324" w:author="Carla Marie G. Bersales" w:date="2023-07-18T13:54:00Z">
        <w:r w:rsidRPr="00CF7797">
          <w:t>Jeffrey A. Silver</w:t>
        </w:r>
        <w:r w:rsidRPr="00CF7797">
          <w:br/>
          <w:t>(Authorized Representative)</w:t>
        </w:r>
        <w:r w:rsidRPr="00CF7797">
          <w:br/>
          <w:t xml:space="preserve">Date: </w:t>
        </w:r>
        <w:bookmarkStart w:id="325" w:name="IssuanceDate"/>
        <w:bookmarkEnd w:id="325"/>
        <w:r w:rsidRPr="00CF7797">
          <w:t xml:space="preserve"> </w:t>
        </w:r>
      </w:ins>
    </w:p>
    <w:p w14:paraId="6D7233BC" w14:textId="77777777" w:rsidR="00356808" w:rsidRPr="007D6B5F" w:rsidRDefault="00356808" w:rsidP="00C949EF">
      <w:pPr>
        <w:ind w:right="144"/>
        <w:jc w:val="center"/>
      </w:pPr>
    </w:p>
    <w:sectPr w:rsidR="00356808" w:rsidRPr="007D6B5F">
      <w:type w:val="continuous"/>
      <w:pgSz w:w="12340" w:h="15920"/>
      <w:pgMar w:top="840" w:right="800" w:bottom="280" w:left="5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0E90E" w14:textId="77777777" w:rsidR="00DD075E" w:rsidRDefault="00DD075E" w:rsidP="001732B0">
      <w:r>
        <w:separator/>
      </w:r>
    </w:p>
  </w:endnote>
  <w:endnote w:type="continuationSeparator" w:id="0">
    <w:p w14:paraId="13758F09" w14:textId="77777777" w:rsidR="00DD075E" w:rsidRDefault="00DD075E" w:rsidP="001732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9E29B" w14:textId="77777777" w:rsidR="00DD075E" w:rsidRDefault="00DD075E" w:rsidP="001732B0">
      <w:r>
        <w:separator/>
      </w:r>
    </w:p>
  </w:footnote>
  <w:footnote w:type="continuationSeparator" w:id="0">
    <w:p w14:paraId="7227D3DB" w14:textId="77777777" w:rsidR="00DD075E" w:rsidRDefault="00DD075E" w:rsidP="001732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F9CF3" w14:textId="721EA7FC" w:rsidR="001732B0" w:rsidRPr="007D6B5F" w:rsidRDefault="001F090A" w:rsidP="001F090A">
    <w:pPr>
      <w:pStyle w:val="Header"/>
      <w:jc w:val="right"/>
      <w:rPr>
        <w:b/>
        <w:bCs/>
      </w:rPr>
    </w:pPr>
    <w:r w:rsidRPr="007D6B5F">
      <w:rPr>
        <w:b/>
        <w:bCs/>
      </w:rPr>
      <w:t>Texas Insurance Company Auto Policy</w:t>
    </w:r>
    <w:r w:rsidR="00415B64" w:rsidRPr="007D6B5F">
      <w:rPr>
        <w:b/>
      </w:rPr>
      <w:br/>
      <w:t>FORM RPCA0</w:t>
    </w:r>
    <w:r w:rsidRPr="007D6B5F">
      <w:rPr>
        <w:b/>
      </w:rPr>
      <w:t>01</w:t>
    </w:r>
    <w:r w:rsidR="00415B64" w:rsidRPr="007D6B5F">
      <w:rPr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C65253"/>
    <w:multiLevelType w:val="hybridMultilevel"/>
    <w:tmpl w:val="FF30784C"/>
    <w:lvl w:ilvl="0" w:tplc="725E1C1E">
      <w:start w:val="1"/>
      <w:numFmt w:val="upperRoman"/>
      <w:lvlText w:val="%1."/>
      <w:lvlJc w:val="left"/>
      <w:pPr>
        <w:ind w:left="881" w:hanging="720"/>
      </w:pPr>
      <w:rPr>
        <w:rFonts w:hint="default"/>
        <w:w w:val="100"/>
      </w:rPr>
    </w:lvl>
    <w:lvl w:ilvl="1" w:tplc="34090019" w:tentative="1">
      <w:start w:val="1"/>
      <w:numFmt w:val="lowerLetter"/>
      <w:lvlText w:val="%2."/>
      <w:lvlJc w:val="left"/>
      <w:pPr>
        <w:ind w:left="1241" w:hanging="360"/>
      </w:pPr>
    </w:lvl>
    <w:lvl w:ilvl="2" w:tplc="3409001B" w:tentative="1">
      <w:start w:val="1"/>
      <w:numFmt w:val="lowerRoman"/>
      <w:lvlText w:val="%3."/>
      <w:lvlJc w:val="right"/>
      <w:pPr>
        <w:ind w:left="1961" w:hanging="180"/>
      </w:pPr>
    </w:lvl>
    <w:lvl w:ilvl="3" w:tplc="3409000F" w:tentative="1">
      <w:start w:val="1"/>
      <w:numFmt w:val="decimal"/>
      <w:lvlText w:val="%4."/>
      <w:lvlJc w:val="left"/>
      <w:pPr>
        <w:ind w:left="2681" w:hanging="360"/>
      </w:pPr>
    </w:lvl>
    <w:lvl w:ilvl="4" w:tplc="34090019" w:tentative="1">
      <w:start w:val="1"/>
      <w:numFmt w:val="lowerLetter"/>
      <w:lvlText w:val="%5."/>
      <w:lvlJc w:val="left"/>
      <w:pPr>
        <w:ind w:left="3401" w:hanging="360"/>
      </w:pPr>
    </w:lvl>
    <w:lvl w:ilvl="5" w:tplc="3409001B" w:tentative="1">
      <w:start w:val="1"/>
      <w:numFmt w:val="lowerRoman"/>
      <w:lvlText w:val="%6."/>
      <w:lvlJc w:val="right"/>
      <w:pPr>
        <w:ind w:left="4121" w:hanging="180"/>
      </w:pPr>
    </w:lvl>
    <w:lvl w:ilvl="6" w:tplc="3409000F" w:tentative="1">
      <w:start w:val="1"/>
      <w:numFmt w:val="decimal"/>
      <w:lvlText w:val="%7."/>
      <w:lvlJc w:val="left"/>
      <w:pPr>
        <w:ind w:left="4841" w:hanging="360"/>
      </w:pPr>
    </w:lvl>
    <w:lvl w:ilvl="7" w:tplc="34090019" w:tentative="1">
      <w:start w:val="1"/>
      <w:numFmt w:val="lowerLetter"/>
      <w:lvlText w:val="%8."/>
      <w:lvlJc w:val="left"/>
      <w:pPr>
        <w:ind w:left="5561" w:hanging="360"/>
      </w:pPr>
    </w:lvl>
    <w:lvl w:ilvl="8" w:tplc="3409001B" w:tentative="1">
      <w:start w:val="1"/>
      <w:numFmt w:val="lowerRoman"/>
      <w:lvlText w:val="%9."/>
      <w:lvlJc w:val="right"/>
      <w:pPr>
        <w:ind w:left="6281" w:hanging="180"/>
      </w:pPr>
    </w:lvl>
  </w:abstractNum>
  <w:abstractNum w:abstractNumId="1" w15:restartNumberingAfterBreak="0">
    <w:nsid w:val="7EB703EB"/>
    <w:multiLevelType w:val="multilevel"/>
    <w:tmpl w:val="D5CC9D5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99542387">
    <w:abstractNumId w:val="1"/>
  </w:num>
  <w:num w:numId="2" w16cid:durableId="67885190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arla Marie G. Bersales">
    <w15:presenceInfo w15:providerId="AD" w15:userId="S::carlamarie.bersales@rivtechglobal.com::45963e67-b83e-43c8-b3d8-b14feb73d99a"/>
  </w15:person>
  <w15:person w15:author="Asllie Ann Sablan">
    <w15:presenceInfo w15:providerId="AD" w15:userId="S::asllie.sablan@rivtechglobal.com::69c61853-3fc0-4bad-aca3-42916db56d6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C57"/>
    <w:rsid w:val="00045BA5"/>
    <w:rsid w:val="000855F5"/>
    <w:rsid w:val="001732B0"/>
    <w:rsid w:val="001F090A"/>
    <w:rsid w:val="001F3CCC"/>
    <w:rsid w:val="001F4F4F"/>
    <w:rsid w:val="00231B6E"/>
    <w:rsid w:val="002B1410"/>
    <w:rsid w:val="0032340F"/>
    <w:rsid w:val="00356808"/>
    <w:rsid w:val="003A58C5"/>
    <w:rsid w:val="00415B64"/>
    <w:rsid w:val="00451685"/>
    <w:rsid w:val="004E06D3"/>
    <w:rsid w:val="00575E73"/>
    <w:rsid w:val="005A20C3"/>
    <w:rsid w:val="007014E5"/>
    <w:rsid w:val="007D6B5F"/>
    <w:rsid w:val="00904047"/>
    <w:rsid w:val="00913F9C"/>
    <w:rsid w:val="009C5EC8"/>
    <w:rsid w:val="00A44790"/>
    <w:rsid w:val="00A46F18"/>
    <w:rsid w:val="00A67CFD"/>
    <w:rsid w:val="00AB356A"/>
    <w:rsid w:val="00AD2A56"/>
    <w:rsid w:val="00B31B5F"/>
    <w:rsid w:val="00BB4807"/>
    <w:rsid w:val="00BC4C57"/>
    <w:rsid w:val="00C3495A"/>
    <w:rsid w:val="00C85525"/>
    <w:rsid w:val="00C949EF"/>
    <w:rsid w:val="00CE6637"/>
    <w:rsid w:val="00DD075E"/>
    <w:rsid w:val="00E20EA4"/>
    <w:rsid w:val="00EB29A2"/>
    <w:rsid w:val="00EE3EF5"/>
    <w:rsid w:val="00F45CB8"/>
    <w:rsid w:val="00F5556B"/>
    <w:rsid w:val="00F93A68"/>
    <w:rsid w:val="00FD4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BF513"/>
  <w15:docId w15:val="{3A3C74F2-6C35-484D-AD87-EF6751FD7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1732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32B0"/>
  </w:style>
  <w:style w:type="paragraph" w:styleId="Footer">
    <w:name w:val="footer"/>
    <w:basedOn w:val="Normal"/>
    <w:link w:val="FooterChar"/>
    <w:uiPriority w:val="99"/>
    <w:unhideWhenUsed/>
    <w:rsid w:val="001732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32B0"/>
  </w:style>
  <w:style w:type="paragraph" w:styleId="Revision">
    <w:name w:val="Revision"/>
    <w:hidden/>
    <w:uiPriority w:val="99"/>
    <w:semiHidden/>
    <w:rsid w:val="00451685"/>
  </w:style>
  <w:style w:type="paragraph" w:styleId="ListParagraph">
    <w:name w:val="List Paragraph"/>
    <w:basedOn w:val="Normal"/>
    <w:uiPriority w:val="34"/>
    <w:qFormat/>
    <w:rsid w:val="00356808"/>
    <w:pPr>
      <w:ind w:left="720"/>
      <w:contextualSpacing/>
    </w:pPr>
  </w:style>
  <w:style w:type="paragraph" w:customStyle="1" w:styleId="BTNoDS">
    <w:name w:val="BT No DS"/>
    <w:basedOn w:val="Normal"/>
    <w:rsid w:val="00356808"/>
    <w:pPr>
      <w:spacing w:after="240"/>
    </w:pPr>
    <w:rPr>
      <w:rFonts w:eastAsia="PMingLiU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3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7" ma:contentTypeDescription="Create a new document." ma:contentTypeScope="" ma:versionID="2bb61b62ce14c225d4f66deb8c2efbd4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fbf4a7e56e6ab0d20acaa473fae2b17f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F30E39B-C995-48A6-A5C1-BA62585E3C7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8C77E31-4ED1-4955-BC7D-B94CDA2FDB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46A78B-10A7-417A-A975-3AC1B5AC8C69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Carla Marie G. Bersales</cp:lastModifiedBy>
  <cp:revision>26</cp:revision>
  <dcterms:created xsi:type="dcterms:W3CDTF">2020-06-09T21:12:00Z</dcterms:created>
  <dcterms:modified xsi:type="dcterms:W3CDTF">2023-10-06T01:03:00Z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  <property fmtid="{D5CDD505-2E9C-101B-9397-08002B2CF9AE}" pid="3" name="MediaServiceImageTags">
    <vt:lpwstr/>
  </property>
</Properties>
</file>