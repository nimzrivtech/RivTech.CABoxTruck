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2EE22" w14:textId="77777777" w:rsidR="00091396" w:rsidRPr="00917BDB" w:rsidRDefault="00091396" w:rsidP="00091396">
      <w:pPr>
        <w:rPr>
          <w:rFonts w:eastAsia="Arial"/>
          <w:b/>
          <w:color w:val="363435"/>
          <w:spacing w:val="-7"/>
          <w:rPrChange w:id="0" w:author="Carla Marie G. Bersales" w:date="2022-03-03T16:45:00Z">
            <w:rPr>
              <w:rFonts w:ascii="Arial" w:eastAsia="Arial" w:hAnsi="Arial" w:cs="Arial"/>
              <w:b/>
              <w:color w:val="363435"/>
              <w:spacing w:val="-7"/>
            </w:rPr>
          </w:rPrChange>
        </w:rPr>
      </w:pPr>
      <w:bookmarkStart w:id="1" w:name="_Hlk75872121"/>
      <w:r w:rsidRPr="00917BDB">
        <w:rPr>
          <w:rFonts w:eastAsia="Arial"/>
          <w:b/>
          <w:color w:val="363435"/>
          <w:spacing w:val="-7"/>
          <w:rPrChange w:id="2" w:author="Carla Marie G. Bersales" w:date="2022-03-03T16:45:00Z">
            <w:rPr>
              <w:rFonts w:ascii="Arial" w:eastAsia="Arial" w:hAnsi="Arial" w:cs="Arial"/>
              <w:b/>
              <w:color w:val="363435"/>
              <w:spacing w:val="-7"/>
            </w:rPr>
          </w:rPrChange>
        </w:rPr>
        <w:t>Insured Name</w:t>
      </w:r>
      <w:r w:rsidRPr="00917BDB">
        <w:rPr>
          <w:rFonts w:eastAsia="Arial"/>
          <w:b/>
          <w:color w:val="363435"/>
          <w:spacing w:val="-7"/>
          <w:rPrChange w:id="3" w:author="Carla Marie G. Bersales" w:date="2022-03-03T16:45:00Z">
            <w:rPr>
              <w:rFonts w:ascii="Arial" w:eastAsia="Arial" w:hAnsi="Arial" w:cs="Arial"/>
              <w:b/>
              <w:color w:val="363435"/>
              <w:spacing w:val="-7"/>
            </w:rPr>
          </w:rPrChange>
        </w:rPr>
        <w:tab/>
        <w:t xml:space="preserve">: </w:t>
      </w:r>
      <w:bookmarkStart w:id="4" w:name="InsuredName"/>
      <w:bookmarkEnd w:id="4"/>
      <w:r w:rsidRPr="00917BDB">
        <w:rPr>
          <w:rFonts w:eastAsia="Arial"/>
          <w:b/>
          <w:color w:val="363435"/>
          <w:spacing w:val="-7"/>
          <w:rPrChange w:id="5" w:author="Carla Marie G. Bersales" w:date="2022-03-03T16:45:00Z">
            <w:rPr>
              <w:rFonts w:ascii="Arial" w:eastAsia="Arial" w:hAnsi="Arial" w:cs="Arial"/>
              <w:b/>
              <w:color w:val="363435"/>
              <w:spacing w:val="-7"/>
            </w:rPr>
          </w:rPrChange>
        </w:rPr>
        <w:t xml:space="preserve"> </w:t>
      </w:r>
    </w:p>
    <w:p w14:paraId="14B64D72" w14:textId="77777777" w:rsidR="00091396" w:rsidRPr="00917BDB" w:rsidRDefault="00091396" w:rsidP="00091396">
      <w:pPr>
        <w:rPr>
          <w:rFonts w:eastAsia="Arial"/>
          <w:b/>
          <w:color w:val="363435"/>
          <w:spacing w:val="-7"/>
          <w:rPrChange w:id="6" w:author="Carla Marie G. Bersales" w:date="2022-03-03T16:45:00Z">
            <w:rPr>
              <w:rFonts w:ascii="Arial" w:eastAsia="Arial" w:hAnsi="Arial" w:cs="Arial"/>
              <w:b/>
              <w:color w:val="363435"/>
              <w:spacing w:val="-7"/>
            </w:rPr>
          </w:rPrChange>
        </w:rPr>
      </w:pPr>
      <w:r w:rsidRPr="00917BDB">
        <w:rPr>
          <w:rFonts w:eastAsia="Arial"/>
          <w:b/>
          <w:color w:val="363435"/>
          <w:spacing w:val="-7"/>
          <w:rPrChange w:id="7" w:author="Carla Marie G. Bersales" w:date="2022-03-03T16:45:00Z">
            <w:rPr>
              <w:rFonts w:ascii="Arial" w:eastAsia="Arial" w:hAnsi="Arial" w:cs="Arial"/>
              <w:b/>
              <w:color w:val="363435"/>
              <w:spacing w:val="-7"/>
            </w:rPr>
          </w:rPrChange>
        </w:rPr>
        <w:t>Effective Date</w:t>
      </w:r>
      <w:r w:rsidRPr="00917BDB">
        <w:rPr>
          <w:rFonts w:eastAsia="Arial"/>
          <w:b/>
          <w:color w:val="363435"/>
          <w:spacing w:val="-7"/>
          <w:rPrChange w:id="8" w:author="Carla Marie G. Bersales" w:date="2022-03-03T16:45:00Z">
            <w:rPr>
              <w:rFonts w:ascii="Arial" w:eastAsia="Arial" w:hAnsi="Arial" w:cs="Arial"/>
              <w:b/>
              <w:color w:val="363435"/>
              <w:spacing w:val="-7"/>
            </w:rPr>
          </w:rPrChange>
        </w:rPr>
        <w:tab/>
        <w:t xml:space="preserve">: </w:t>
      </w:r>
      <w:bookmarkStart w:id="9" w:name="EffectiveDate"/>
      <w:bookmarkEnd w:id="9"/>
    </w:p>
    <w:p w14:paraId="30C5BFA5" w14:textId="77777777" w:rsidR="00091396" w:rsidRPr="00917BDB" w:rsidRDefault="00091396" w:rsidP="00091396">
      <w:pPr>
        <w:rPr>
          <w:rFonts w:eastAsia="Arial"/>
          <w:b/>
          <w:color w:val="363435"/>
          <w:spacing w:val="-7"/>
          <w:rPrChange w:id="10" w:author="Carla Marie G. Bersales" w:date="2022-03-03T16:45:00Z">
            <w:rPr>
              <w:rFonts w:ascii="Arial" w:eastAsia="Arial" w:hAnsi="Arial" w:cs="Arial"/>
              <w:b/>
              <w:color w:val="363435"/>
              <w:spacing w:val="-7"/>
            </w:rPr>
          </w:rPrChange>
        </w:rPr>
      </w:pPr>
      <w:r w:rsidRPr="00917BDB">
        <w:rPr>
          <w:rFonts w:eastAsia="Arial"/>
          <w:b/>
          <w:color w:val="363435"/>
          <w:spacing w:val="-7"/>
          <w:rPrChange w:id="11" w:author="Carla Marie G. Bersales" w:date="2022-03-03T16:45:00Z">
            <w:rPr>
              <w:rFonts w:ascii="Arial" w:eastAsia="Arial" w:hAnsi="Arial" w:cs="Arial"/>
              <w:b/>
              <w:color w:val="363435"/>
              <w:spacing w:val="-7"/>
            </w:rPr>
          </w:rPrChange>
        </w:rPr>
        <w:t>Policy Period</w:t>
      </w:r>
      <w:r w:rsidRPr="00917BDB">
        <w:rPr>
          <w:rFonts w:eastAsia="Arial"/>
          <w:b/>
          <w:color w:val="363435"/>
          <w:spacing w:val="-7"/>
          <w:rPrChange w:id="12" w:author="Carla Marie G. Bersales" w:date="2022-03-03T16:45:00Z">
            <w:rPr>
              <w:rFonts w:ascii="Arial" w:eastAsia="Arial" w:hAnsi="Arial" w:cs="Arial"/>
              <w:b/>
              <w:color w:val="363435"/>
              <w:spacing w:val="-7"/>
            </w:rPr>
          </w:rPrChange>
        </w:rPr>
        <w:tab/>
        <w:t xml:space="preserve">: </w:t>
      </w:r>
      <w:bookmarkStart w:id="13" w:name="PolicyPeriod"/>
      <w:bookmarkEnd w:id="13"/>
    </w:p>
    <w:p w14:paraId="2D55DD62" w14:textId="4A7118C5" w:rsidR="00091396" w:rsidRPr="00917BDB" w:rsidRDefault="00091396" w:rsidP="00091396">
      <w:pPr>
        <w:rPr>
          <w:rFonts w:eastAsia="Arial"/>
          <w:b/>
          <w:color w:val="363435"/>
          <w:spacing w:val="-7"/>
          <w:rPrChange w:id="14" w:author="Carla Marie G. Bersales" w:date="2022-03-03T16:45:00Z">
            <w:rPr>
              <w:rFonts w:ascii="Arial" w:eastAsia="Arial" w:hAnsi="Arial" w:cs="Arial"/>
              <w:b/>
              <w:color w:val="363435"/>
              <w:spacing w:val="-7"/>
            </w:rPr>
          </w:rPrChange>
        </w:rPr>
      </w:pPr>
      <w:r w:rsidRPr="00917BDB">
        <w:rPr>
          <w:rFonts w:eastAsia="Arial"/>
          <w:b/>
          <w:color w:val="363435"/>
          <w:spacing w:val="-7"/>
          <w:rPrChange w:id="15" w:author="Carla Marie G. Bersales" w:date="2022-03-03T16:45:00Z">
            <w:rPr>
              <w:rFonts w:ascii="Arial" w:eastAsia="Arial" w:hAnsi="Arial" w:cs="Arial"/>
              <w:b/>
              <w:color w:val="363435"/>
              <w:spacing w:val="-7"/>
            </w:rPr>
          </w:rPrChange>
        </w:rPr>
        <w:t>Policy Number</w:t>
      </w:r>
      <w:r w:rsidRPr="00917BDB">
        <w:rPr>
          <w:rFonts w:eastAsia="Arial"/>
          <w:b/>
          <w:color w:val="363435"/>
          <w:spacing w:val="-7"/>
          <w:rPrChange w:id="16" w:author="Carla Marie G. Bersales" w:date="2022-03-03T16:45:00Z">
            <w:rPr>
              <w:rFonts w:ascii="Arial" w:eastAsia="Arial" w:hAnsi="Arial" w:cs="Arial"/>
              <w:b/>
              <w:color w:val="363435"/>
              <w:spacing w:val="-7"/>
            </w:rPr>
          </w:rPrChange>
        </w:rPr>
        <w:tab/>
        <w:t xml:space="preserve">: </w:t>
      </w:r>
      <w:bookmarkStart w:id="17" w:name="PolicyNumber"/>
      <w:bookmarkEnd w:id="17"/>
      <w:r w:rsidRPr="00917BDB">
        <w:rPr>
          <w:rFonts w:eastAsia="Arial"/>
          <w:b/>
          <w:color w:val="363435"/>
          <w:spacing w:val="-7"/>
          <w:rPrChange w:id="18" w:author="Carla Marie G. Bersales" w:date="2022-03-03T16:45:00Z">
            <w:rPr>
              <w:rFonts w:ascii="Arial" w:eastAsia="Arial" w:hAnsi="Arial" w:cs="Arial"/>
              <w:b/>
              <w:color w:val="363435"/>
              <w:spacing w:val="-7"/>
            </w:rPr>
          </w:rPrChange>
        </w:rPr>
        <w:t xml:space="preserve">  </w:t>
      </w:r>
    </w:p>
    <w:p w14:paraId="6FD00DE3" w14:textId="281DD4A2" w:rsidR="00091396" w:rsidRPr="00917BDB" w:rsidRDefault="00091396" w:rsidP="00091396">
      <w:pPr>
        <w:rPr>
          <w:rFonts w:eastAsia="Arial"/>
          <w:b/>
          <w:color w:val="363435"/>
          <w:spacing w:val="-7"/>
          <w:rPrChange w:id="19" w:author="Carla Marie G. Bersales" w:date="2022-03-03T16:45:00Z">
            <w:rPr>
              <w:rFonts w:ascii="Arial" w:eastAsia="Arial" w:hAnsi="Arial" w:cs="Arial"/>
              <w:b/>
              <w:color w:val="363435"/>
              <w:spacing w:val="-7"/>
            </w:rPr>
          </w:rPrChange>
        </w:rPr>
      </w:pPr>
    </w:p>
    <w:p w14:paraId="1B731F60" w14:textId="77777777" w:rsidR="00091396" w:rsidRPr="00917BDB" w:rsidRDefault="00091396" w:rsidP="00091396">
      <w:pPr>
        <w:rPr>
          <w:rFonts w:eastAsia="Arial"/>
          <w:b/>
          <w:color w:val="363435"/>
          <w:spacing w:val="-7"/>
          <w:rPrChange w:id="20" w:author="Carla Marie G. Bersales" w:date="2022-03-03T16:45:00Z">
            <w:rPr>
              <w:rFonts w:ascii="Arial" w:eastAsia="Arial" w:hAnsi="Arial" w:cs="Arial"/>
              <w:b/>
              <w:color w:val="363435"/>
              <w:spacing w:val="-7"/>
            </w:rPr>
          </w:rPrChange>
        </w:rPr>
      </w:pPr>
    </w:p>
    <w:bookmarkEnd w:id="1"/>
    <w:p w14:paraId="3D3FF52D" w14:textId="4AE1DAC4" w:rsidR="0006391A" w:rsidRPr="00917BDB" w:rsidRDefault="0006391A" w:rsidP="0006391A">
      <w:pPr>
        <w:pStyle w:val="Title"/>
        <w:rPr>
          <w:rFonts w:cs="Times New Roman"/>
          <w:spacing w:val="0"/>
          <w:sz w:val="22"/>
          <w:szCs w:val="22"/>
          <w:rPrChange w:id="21" w:author="Carla Marie G. Bersales" w:date="2022-03-03T16:45:00Z">
            <w:rPr>
              <w:rFonts w:cs="Times New Roman"/>
              <w:spacing w:val="0"/>
              <w:sz w:val="20"/>
            </w:rPr>
          </w:rPrChange>
        </w:rPr>
      </w:pPr>
      <w:r w:rsidRPr="00917BDB">
        <w:rPr>
          <w:rFonts w:eastAsia="Tahoma" w:cs="Times New Roman"/>
          <w:spacing w:val="0"/>
          <w:sz w:val="22"/>
          <w:szCs w:val="22"/>
          <w:rPrChange w:id="22" w:author="Carla Marie G. Bersales" w:date="2022-03-03T16:45:00Z">
            <w:rPr>
              <w:rFonts w:eastAsia="Tahoma" w:cs="Times New Roman"/>
              <w:spacing w:val="0"/>
              <w:sz w:val="20"/>
            </w:rPr>
          </w:rPrChange>
        </w:rPr>
        <w:t xml:space="preserve">THIS ENDORSEMENT CHANGES THE POLICY. </w:t>
      </w:r>
      <w:ins w:id="23" w:author="Carla Marie G. Bersales" w:date="2022-03-03T16:45:00Z">
        <w:r w:rsidR="00917BDB">
          <w:rPr>
            <w:rFonts w:eastAsia="Tahoma" w:cs="Times New Roman"/>
            <w:spacing w:val="0"/>
            <w:sz w:val="22"/>
            <w:szCs w:val="22"/>
          </w:rPr>
          <w:t xml:space="preserve"> </w:t>
        </w:r>
      </w:ins>
      <w:r w:rsidRPr="00917BDB">
        <w:rPr>
          <w:rFonts w:eastAsia="Tahoma" w:cs="Times New Roman"/>
          <w:spacing w:val="0"/>
          <w:sz w:val="22"/>
          <w:szCs w:val="22"/>
          <w:rPrChange w:id="24" w:author="Carla Marie G. Bersales" w:date="2022-03-03T16:45:00Z">
            <w:rPr>
              <w:rFonts w:eastAsia="Tahoma" w:cs="Times New Roman"/>
              <w:spacing w:val="0"/>
              <w:sz w:val="20"/>
            </w:rPr>
          </w:rPrChange>
        </w:rPr>
        <w:t>PLEASE READ IT CAREFULLY</w:t>
      </w:r>
      <w:ins w:id="25" w:author="Carla Marie G. Bersales" w:date="2022-03-03T16:45:00Z">
        <w:r w:rsidR="005B1EC6">
          <w:rPr>
            <w:rFonts w:eastAsia="Tahoma" w:cs="Times New Roman"/>
            <w:spacing w:val="0"/>
            <w:sz w:val="22"/>
            <w:szCs w:val="22"/>
          </w:rPr>
          <w:t>.</w:t>
        </w:r>
      </w:ins>
    </w:p>
    <w:p w14:paraId="59AD8E2C" w14:textId="77777777" w:rsidR="0006391A" w:rsidRPr="005B1EC6" w:rsidRDefault="0006391A" w:rsidP="0006391A">
      <w:pPr>
        <w:pStyle w:val="Title"/>
        <w:rPr>
          <w:rFonts w:eastAsia="Tahoma" w:cs="Times New Roman"/>
          <w:spacing w:val="0"/>
          <w:sz w:val="32"/>
          <w:szCs w:val="32"/>
          <w:rPrChange w:id="26" w:author="Carla Marie G. Bersales" w:date="2022-03-03T16:45:00Z">
            <w:rPr>
              <w:rFonts w:eastAsia="Tahoma" w:cs="Times New Roman"/>
              <w:spacing w:val="0"/>
            </w:rPr>
          </w:rPrChange>
        </w:rPr>
      </w:pPr>
      <w:r w:rsidRPr="005B1EC6">
        <w:rPr>
          <w:rFonts w:eastAsia="Tahoma" w:cs="Times New Roman"/>
          <w:spacing w:val="0"/>
          <w:sz w:val="32"/>
          <w:szCs w:val="32"/>
          <w:rPrChange w:id="27" w:author="Carla Marie G. Bersales" w:date="2022-03-03T16:45:00Z">
            <w:rPr>
              <w:rFonts w:eastAsia="Tahoma" w:cs="Times New Roman"/>
              <w:spacing w:val="0"/>
            </w:rPr>
          </w:rPrChange>
        </w:rPr>
        <w:t>NUCLEAR DAMAGE EXCLUSION</w:t>
      </w:r>
    </w:p>
    <w:p w14:paraId="72340B1E" w14:textId="77777777" w:rsidR="0006391A" w:rsidRPr="00917BDB" w:rsidRDefault="0006391A">
      <w:pPr>
        <w:pStyle w:val="BTNoInd"/>
        <w:jc w:val="both"/>
        <w:pPrChange w:id="28" w:author="Carla Marie G. Bersales" w:date="2022-03-03T16:45:00Z">
          <w:pPr>
            <w:pStyle w:val="BTNoInd"/>
          </w:pPr>
        </w:pPrChange>
      </w:pPr>
      <w:r w:rsidRPr="00917BDB">
        <w:t>This endorsement modifies insurance provided under the following:</w:t>
      </w:r>
    </w:p>
    <w:p w14:paraId="519B75A2" w14:textId="77777777" w:rsidR="0006391A" w:rsidRPr="00917BDB" w:rsidRDefault="0006391A">
      <w:pPr>
        <w:pStyle w:val="BTNoInd"/>
        <w:ind w:left="720"/>
        <w:jc w:val="both"/>
        <w:pPrChange w:id="29" w:author="Carla Marie G. Bersales" w:date="2022-03-03T16:45:00Z">
          <w:pPr>
            <w:pStyle w:val="BTNoInd"/>
            <w:ind w:left="720"/>
          </w:pPr>
        </w:pPrChange>
      </w:pPr>
      <w:r w:rsidRPr="00917BDB">
        <w:t>BUSINESS AUTO COVERAGE FORM</w:t>
      </w:r>
    </w:p>
    <w:p w14:paraId="53FCABE1" w14:textId="77777777" w:rsidR="0006391A" w:rsidRPr="00917BDB" w:rsidRDefault="009A787F">
      <w:pPr>
        <w:pStyle w:val="BTNoInd"/>
        <w:jc w:val="both"/>
        <w:pPrChange w:id="30" w:author="Carla Marie G. Bersales" w:date="2022-03-03T16:45:00Z">
          <w:pPr>
            <w:pStyle w:val="BTNoInd"/>
          </w:pPr>
        </w:pPrChange>
      </w:pPr>
      <w:r w:rsidRPr="00917BDB">
        <w:t>This insurance does not apply to:</w:t>
      </w:r>
    </w:p>
    <w:p w14:paraId="1F5AC363" w14:textId="77777777" w:rsidR="0006391A" w:rsidRPr="00917BDB" w:rsidRDefault="009A787F" w:rsidP="008053EC">
      <w:pPr>
        <w:pStyle w:val="BTNoInd"/>
        <w:spacing w:line="240" w:lineRule="auto"/>
        <w:jc w:val="both"/>
        <w:pPrChange w:id="31" w:author="Carla Marie G. Bersales" w:date="2022-03-04T12:07:00Z">
          <w:pPr>
            <w:pStyle w:val="BTNoInd"/>
          </w:pPr>
        </w:pPrChange>
      </w:pPr>
      <w:r w:rsidRPr="00917BDB">
        <w:t>Loss or damage arising directly or indirectly from nuclear reaction, nuclear radiation or radioactive contamination, no matter how such nuclear reaction nuclear radiation or radioactive contamination may have been caused. Notwithstanding, if, and only if, fire is an insured peril and a fire arises directly or indirectly from nuclear reaction nuclear radiation or radioactive contamination any loss or damage arising directly from that fire shall (subject to the provisions of this policy) be covered, excluding, however, all loss or damage caused by nuclear reaction nuclear radiation or radioactive contamination arising directly or indirectly from that fire.</w:t>
      </w:r>
    </w:p>
    <w:p w14:paraId="78066EF9" w14:textId="77777777" w:rsidR="006335ED" w:rsidRDefault="006335ED" w:rsidP="008053EC">
      <w:pPr>
        <w:pStyle w:val="BTNoInd"/>
        <w:spacing w:line="240" w:lineRule="auto"/>
        <w:rPr>
          <w:ins w:id="32" w:author="Carla Marie G. Bersales" w:date="2022-03-04T12:08:00Z"/>
        </w:rPr>
      </w:pPr>
    </w:p>
    <w:p w14:paraId="00791280" w14:textId="77777777" w:rsidR="008053EC" w:rsidRDefault="008053EC" w:rsidP="008053EC">
      <w:pPr>
        <w:pStyle w:val="BTNoInd"/>
        <w:spacing w:line="240" w:lineRule="auto"/>
        <w:rPr>
          <w:ins w:id="33" w:author="Carla Marie G. Bersales" w:date="2022-03-04T12:08:00Z"/>
        </w:rPr>
      </w:pPr>
    </w:p>
    <w:p w14:paraId="61DEFBF7" w14:textId="77777777" w:rsidR="008053EC" w:rsidRDefault="008053EC" w:rsidP="008053EC">
      <w:pPr>
        <w:pStyle w:val="BTNoInd"/>
        <w:spacing w:line="240" w:lineRule="auto"/>
        <w:rPr>
          <w:ins w:id="34" w:author="Carla Marie G. Bersales" w:date="2022-03-04T12:08:00Z"/>
        </w:rPr>
      </w:pPr>
    </w:p>
    <w:p w14:paraId="02A11E9A" w14:textId="77777777" w:rsidR="008053EC" w:rsidRDefault="008053EC" w:rsidP="008053EC">
      <w:pPr>
        <w:pStyle w:val="BTNoInd"/>
        <w:spacing w:line="240" w:lineRule="auto"/>
        <w:rPr>
          <w:ins w:id="35" w:author="Carla Marie G. Bersales" w:date="2022-03-04T12:08:00Z"/>
        </w:rPr>
      </w:pPr>
    </w:p>
    <w:p w14:paraId="224BDC87" w14:textId="77777777" w:rsidR="008053EC" w:rsidRDefault="008053EC" w:rsidP="008053EC">
      <w:pPr>
        <w:pStyle w:val="BTNoInd"/>
        <w:spacing w:line="240" w:lineRule="auto"/>
        <w:rPr>
          <w:ins w:id="36" w:author="Carla Marie G. Bersales" w:date="2022-03-04T12:08:00Z"/>
        </w:rPr>
      </w:pPr>
    </w:p>
    <w:p w14:paraId="45C209DB" w14:textId="77777777" w:rsidR="008053EC" w:rsidRDefault="008053EC" w:rsidP="008053EC">
      <w:pPr>
        <w:pStyle w:val="BTNoInd"/>
        <w:spacing w:line="240" w:lineRule="auto"/>
        <w:rPr>
          <w:ins w:id="37" w:author="Carla Marie G. Bersales" w:date="2022-03-04T12:08:00Z"/>
        </w:rPr>
      </w:pPr>
    </w:p>
    <w:p w14:paraId="478ACC60" w14:textId="77777777" w:rsidR="008053EC" w:rsidRDefault="008053EC" w:rsidP="008053EC">
      <w:pPr>
        <w:pStyle w:val="BTNoInd"/>
        <w:spacing w:line="240" w:lineRule="auto"/>
        <w:rPr>
          <w:ins w:id="38" w:author="Carla Marie G. Bersales" w:date="2022-03-04T12:08:00Z"/>
        </w:rPr>
      </w:pPr>
    </w:p>
    <w:p w14:paraId="134294E7" w14:textId="77777777" w:rsidR="008053EC" w:rsidRDefault="008053EC" w:rsidP="008053EC">
      <w:pPr>
        <w:pStyle w:val="BTNoInd"/>
        <w:spacing w:line="240" w:lineRule="auto"/>
        <w:rPr>
          <w:ins w:id="39" w:author="Carla Marie G. Bersales" w:date="2022-03-04T12:08:00Z"/>
        </w:rPr>
      </w:pPr>
    </w:p>
    <w:p w14:paraId="41C63635" w14:textId="77777777" w:rsidR="008053EC" w:rsidRDefault="008053EC" w:rsidP="008053EC">
      <w:pPr>
        <w:pStyle w:val="BTNoInd"/>
        <w:spacing w:line="240" w:lineRule="auto"/>
        <w:rPr>
          <w:ins w:id="40" w:author="Carla Marie G. Bersales" w:date="2022-03-04T12:08:00Z"/>
        </w:rPr>
      </w:pPr>
    </w:p>
    <w:p w14:paraId="2B7FA05F" w14:textId="77777777" w:rsidR="008053EC" w:rsidRDefault="008053EC" w:rsidP="008053EC">
      <w:pPr>
        <w:pStyle w:val="BTNoInd"/>
        <w:spacing w:line="240" w:lineRule="auto"/>
        <w:rPr>
          <w:ins w:id="41" w:author="Carla Marie G. Bersales" w:date="2022-03-04T12:08:00Z"/>
        </w:rPr>
      </w:pPr>
    </w:p>
    <w:p w14:paraId="1332E72B" w14:textId="77777777" w:rsidR="008053EC" w:rsidRDefault="008053EC" w:rsidP="008053EC">
      <w:pPr>
        <w:pStyle w:val="BTNoInd"/>
        <w:spacing w:line="240" w:lineRule="auto"/>
        <w:rPr>
          <w:ins w:id="42" w:author="Carla Marie G. Bersales" w:date="2022-03-04T12:08:00Z"/>
        </w:rPr>
      </w:pPr>
    </w:p>
    <w:p w14:paraId="5D54C255" w14:textId="77777777" w:rsidR="008053EC" w:rsidRDefault="008053EC" w:rsidP="008053EC">
      <w:pPr>
        <w:pStyle w:val="BTNoInd"/>
        <w:spacing w:line="240" w:lineRule="auto"/>
        <w:rPr>
          <w:ins w:id="43" w:author="Carla Marie G. Bersales" w:date="2022-03-04T12:08:00Z"/>
        </w:rPr>
      </w:pPr>
    </w:p>
    <w:p w14:paraId="5388AC8C" w14:textId="77777777" w:rsidR="008053EC" w:rsidRDefault="008053EC" w:rsidP="008053EC">
      <w:pPr>
        <w:pStyle w:val="BTNoInd"/>
        <w:spacing w:line="240" w:lineRule="auto"/>
        <w:rPr>
          <w:ins w:id="44" w:author="Carla Marie G. Bersales" w:date="2022-03-04T12:08:00Z"/>
        </w:rPr>
      </w:pPr>
    </w:p>
    <w:p w14:paraId="6042D141" w14:textId="77777777" w:rsidR="008053EC" w:rsidRDefault="008053EC" w:rsidP="008053EC">
      <w:pPr>
        <w:pStyle w:val="BTNoInd"/>
        <w:spacing w:line="240" w:lineRule="auto"/>
        <w:rPr>
          <w:ins w:id="45" w:author="Carla Marie G. Bersales" w:date="2022-03-04T12:08:00Z"/>
        </w:rPr>
      </w:pPr>
    </w:p>
    <w:p w14:paraId="0D355268" w14:textId="77777777" w:rsidR="008053EC" w:rsidRDefault="008053EC" w:rsidP="008053EC">
      <w:pPr>
        <w:pStyle w:val="BTNoInd"/>
        <w:spacing w:line="240" w:lineRule="auto"/>
        <w:rPr>
          <w:ins w:id="46" w:author="Carla Marie G. Bersales" w:date="2022-03-04T12:08:00Z"/>
        </w:rPr>
        <w:pPrChange w:id="47" w:author="Carla Marie G. Bersales" w:date="2022-03-04T12:08:00Z">
          <w:pPr>
            <w:pStyle w:val="BTNoInd"/>
          </w:pPr>
        </w:pPrChange>
      </w:pPr>
    </w:p>
    <w:p w14:paraId="299379CA" w14:textId="77777777" w:rsidR="008053EC" w:rsidRDefault="008053EC" w:rsidP="008053EC">
      <w:pPr>
        <w:pStyle w:val="BTNoInd"/>
        <w:spacing w:line="240" w:lineRule="auto"/>
        <w:rPr>
          <w:ins w:id="48" w:author="Carla Marie G. Bersales" w:date="2022-03-04T12:08:00Z"/>
        </w:rPr>
        <w:pPrChange w:id="49" w:author="Carla Marie G. Bersales" w:date="2022-03-04T12:08:00Z">
          <w:pPr>
            <w:pStyle w:val="BTNoInd"/>
          </w:pPr>
        </w:pPrChange>
      </w:pPr>
    </w:p>
    <w:p w14:paraId="0AC995A4" w14:textId="77777777" w:rsidR="008053EC" w:rsidRPr="00917BDB" w:rsidRDefault="008053EC" w:rsidP="008053EC">
      <w:pPr>
        <w:pStyle w:val="BTNoInd"/>
        <w:spacing w:line="240" w:lineRule="auto"/>
        <w:pPrChange w:id="50" w:author="Carla Marie G. Bersales" w:date="2022-03-04T12:08:00Z">
          <w:pPr>
            <w:pStyle w:val="BTNoInd"/>
          </w:pPr>
        </w:pPrChange>
      </w:pPr>
    </w:p>
    <w:p w14:paraId="29DC47A3" w14:textId="2BE36EDF" w:rsidR="006335ED" w:rsidRPr="00917BDB" w:rsidRDefault="006335ED" w:rsidP="008053EC">
      <w:pPr>
        <w:pStyle w:val="BTNoInd"/>
        <w:spacing w:line="240" w:lineRule="auto"/>
        <w:pPrChange w:id="51" w:author="Carla Marie G. Bersales" w:date="2022-03-04T12:08:00Z">
          <w:pPr>
            <w:pStyle w:val="BTNoInd"/>
          </w:pPr>
        </w:pPrChange>
      </w:pPr>
    </w:p>
    <w:p w14:paraId="02B4F164" w14:textId="5056E6D3" w:rsidR="006335ED" w:rsidRPr="00917BDB" w:rsidRDefault="006335ED" w:rsidP="008053EC">
      <w:pPr>
        <w:pStyle w:val="BTNoInd"/>
        <w:spacing w:line="240" w:lineRule="auto"/>
        <w:pPrChange w:id="52" w:author="Carla Marie G. Bersales" w:date="2022-03-04T12:08:00Z">
          <w:pPr>
            <w:pStyle w:val="BTNoInd"/>
          </w:pPr>
        </w:pPrChange>
      </w:pPr>
    </w:p>
    <w:p w14:paraId="30E20DB0" w14:textId="6B33D507" w:rsidR="00091396" w:rsidRPr="00917BDB" w:rsidRDefault="00091396" w:rsidP="008053EC">
      <w:pPr>
        <w:pStyle w:val="BTNoInd"/>
        <w:spacing w:line="240" w:lineRule="auto"/>
        <w:pPrChange w:id="53" w:author="Carla Marie G. Bersales" w:date="2022-03-04T12:08:00Z">
          <w:pPr>
            <w:pStyle w:val="BTNoInd"/>
          </w:pPr>
        </w:pPrChange>
      </w:pPr>
    </w:p>
    <w:p w14:paraId="3E80614F" w14:textId="09B66996" w:rsidR="00091396" w:rsidRPr="00917BDB" w:rsidRDefault="00091396" w:rsidP="008053EC">
      <w:pPr>
        <w:pStyle w:val="BTNoInd"/>
        <w:spacing w:line="240" w:lineRule="auto"/>
        <w:pPrChange w:id="54" w:author="Carla Marie G. Bersales" w:date="2022-03-04T12:08:00Z">
          <w:pPr>
            <w:pStyle w:val="BTNoInd"/>
          </w:pPr>
        </w:pPrChange>
      </w:pPr>
    </w:p>
    <w:p w14:paraId="35FD47BB" w14:textId="77777777" w:rsidR="00091396" w:rsidRPr="00917BDB" w:rsidRDefault="00091396" w:rsidP="008053EC">
      <w:pPr>
        <w:pStyle w:val="BTNoInd"/>
        <w:spacing w:line="240" w:lineRule="auto"/>
        <w:pPrChange w:id="55" w:author="Carla Marie G. Bersales" w:date="2022-03-04T12:08:00Z">
          <w:pPr>
            <w:pStyle w:val="BTNoInd"/>
          </w:pPr>
        </w:pPrChange>
      </w:pPr>
    </w:p>
    <w:p w14:paraId="04BA9B9D" w14:textId="46542E3D" w:rsidR="00091396" w:rsidRPr="00917BDB" w:rsidRDefault="00091396" w:rsidP="008053EC">
      <w:pPr>
        <w:pPrChange w:id="56" w:author="Carla Marie G. Bersales" w:date="2022-03-04T12:08:00Z">
          <w:pPr>
            <w:spacing w:line="200" w:lineRule="exact"/>
          </w:pPr>
        </w:pPrChange>
      </w:pPr>
      <w:bookmarkStart w:id="57" w:name="_Hlk75872018"/>
    </w:p>
    <w:p w14:paraId="05F07DD3" w14:textId="683EFA09" w:rsidR="00091396" w:rsidRPr="00917BDB" w:rsidRDefault="00091396" w:rsidP="008053EC">
      <w:pPr>
        <w:pPrChange w:id="58" w:author="Carla Marie G. Bersales" w:date="2022-03-04T12:08:00Z">
          <w:pPr>
            <w:spacing w:line="200" w:lineRule="exact"/>
          </w:pPr>
        </w:pPrChange>
      </w:pPr>
    </w:p>
    <w:p w14:paraId="7617CC6F" w14:textId="530B1FDB" w:rsidR="00091396" w:rsidRPr="00917BDB" w:rsidRDefault="00091396" w:rsidP="008053EC">
      <w:pPr>
        <w:pPrChange w:id="59" w:author="Carla Marie G. Bersales" w:date="2022-03-04T12:08:00Z">
          <w:pPr>
            <w:spacing w:line="200" w:lineRule="exact"/>
          </w:pPr>
        </w:pPrChange>
      </w:pPr>
      <w:r w:rsidRPr="00917BDB">
        <w:rPr>
          <w:noProof/>
        </w:rPr>
        <w:drawing>
          <wp:anchor distT="0" distB="0" distL="114300" distR="114300" simplePos="0" relativeHeight="251661312" behindDoc="0" locked="0" layoutInCell="1" allowOverlap="1" wp14:anchorId="27F36C26" wp14:editId="6CD206AC">
            <wp:simplePos x="0" y="0"/>
            <wp:positionH relativeFrom="margin">
              <wp:align>right</wp:align>
            </wp:positionH>
            <wp:positionV relativeFrom="paragraph">
              <wp:posOffset>6350</wp:posOffset>
            </wp:positionV>
            <wp:extent cx="1659890" cy="654050"/>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w:r>
    </w:p>
    <w:p w14:paraId="0A0AB4CA" w14:textId="77777777" w:rsidR="00091396" w:rsidRPr="00917BDB" w:rsidRDefault="00091396" w:rsidP="008053EC"/>
    <w:p w14:paraId="57C6639A" w14:textId="77777777" w:rsidR="00091396" w:rsidRPr="00917BDB" w:rsidRDefault="00091396" w:rsidP="008053EC"/>
    <w:p w14:paraId="70E7E9F4" w14:textId="77777777" w:rsidR="00091396" w:rsidRPr="00917BDB" w:rsidRDefault="00091396" w:rsidP="008053EC">
      <w:pPr>
        <w:pStyle w:val="BTNoDS"/>
        <w:tabs>
          <w:tab w:val="right" w:pos="2880"/>
        </w:tabs>
      </w:pPr>
      <w:r w:rsidRPr="00917BDB">
        <w:rPr>
          <w:noProof/>
        </w:rPr>
        <mc:AlternateContent>
          <mc:Choice Requires="wps">
            <w:drawing>
              <wp:anchor distT="0" distB="0" distL="114300" distR="114300" simplePos="0" relativeHeight="251662336" behindDoc="0" locked="0" layoutInCell="1" allowOverlap="1" wp14:anchorId="580151E6" wp14:editId="0C8D1B5D">
                <wp:simplePos x="0" y="0"/>
                <wp:positionH relativeFrom="column">
                  <wp:posOffset>4229100</wp:posOffset>
                </wp:positionH>
                <wp:positionV relativeFrom="paragraph">
                  <wp:posOffset>247650</wp:posOffset>
                </wp:positionV>
                <wp:extent cx="1689100" cy="1905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168910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5F1683"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pt,19.5pt" to="46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" strokecolor="black [3213]" strokeweight="1.5pt">
                <v:stroke joinstyle="miter"/>
              </v:line>
            </w:pict>
          </mc:Fallback>
        </mc:AlternateContent>
      </w:r>
    </w:p>
    <w:p w14:paraId="0C071BC5" w14:textId="20A829BB" w:rsidR="00091396" w:rsidRPr="00917BDB" w:rsidDel="008053EC" w:rsidRDefault="00091396" w:rsidP="008053EC">
      <w:pPr>
        <w:pStyle w:val="BTNoDS"/>
        <w:tabs>
          <w:tab w:val="right" w:pos="2880"/>
        </w:tabs>
        <w:jc w:val="right"/>
        <w:rPr>
          <w:del w:id="60" w:author="Carla Marie G. Bersales" w:date="2022-03-04T12:07:00Z"/>
        </w:rPr>
        <w:pPrChange w:id="61" w:author="Carla Marie G. Bersales" w:date="2022-03-04T12:08:00Z">
          <w:pPr>
            <w:pStyle w:val="BTNoDS"/>
            <w:tabs>
              <w:tab w:val="right" w:pos="2880"/>
            </w:tabs>
            <w:jc w:val="right"/>
          </w:pPr>
        </w:pPrChange>
      </w:pPr>
      <w:r w:rsidRPr="00917BDB">
        <w:t>Jeffrey A. Silver</w:t>
      </w:r>
      <w:r w:rsidRPr="00917BDB">
        <w:br/>
        <w:t>(Authorized Representative)</w:t>
      </w:r>
      <w:r w:rsidRPr="00917BDB">
        <w:br/>
        <w:t xml:space="preserve">Date: </w:t>
      </w:r>
      <w:del w:id="62" w:author="Krist Iann M. Tablan" w:date="2021-09-22T16:37:00Z">
        <w:r w:rsidRPr="008D0374" w:rsidDel="00CC53F6">
          <w:delText>[date of issuance]</w:delText>
        </w:r>
      </w:del>
      <w:bookmarkStart w:id="63" w:name="IssuanceDate"/>
      <w:bookmarkEnd w:id="63"/>
      <w:r w:rsidRPr="00917BDB">
        <w:t xml:space="preserve"> </w:t>
      </w:r>
    </w:p>
    <w:bookmarkEnd w:id="57"/>
    <w:p w14:paraId="07C11E3A" w14:textId="77777777" w:rsidR="00091396" w:rsidRPr="00917BDB" w:rsidDel="008053EC" w:rsidRDefault="00091396" w:rsidP="008053EC">
      <w:pPr>
        <w:pStyle w:val="BTNoDS"/>
        <w:tabs>
          <w:tab w:val="right" w:pos="2880"/>
        </w:tabs>
        <w:jc w:val="right"/>
        <w:rPr>
          <w:del w:id="64" w:author="Carla Marie G. Bersales" w:date="2022-03-04T12:07:00Z"/>
          <w:sz w:val="18"/>
          <w:szCs w:val="18"/>
        </w:rPr>
        <w:pPrChange w:id="65" w:author="Carla Marie G. Bersales" w:date="2022-03-04T12:08:00Z">
          <w:pPr>
            <w:spacing w:before="4" w:line="180" w:lineRule="exact"/>
          </w:pPr>
        </w:pPrChange>
      </w:pPr>
    </w:p>
    <w:p w14:paraId="45630478" w14:textId="16B13964" w:rsidR="003B667F" w:rsidRPr="00917BDB" w:rsidRDefault="0043349D" w:rsidP="008053EC">
      <w:pPr>
        <w:pStyle w:val="BTNoInd"/>
        <w:spacing w:line="240" w:lineRule="auto"/>
        <w:jc w:val="right"/>
        <w:pPrChange w:id="66" w:author="Carla Marie G. Bersales" w:date="2022-03-04T12:08:00Z">
          <w:pPr>
            <w:pStyle w:val="BTNoInd"/>
          </w:pPr>
        </w:pPrChange>
      </w:pPr>
      <w:del w:id="67" w:author="Carla Marie G. Bersales" w:date="2022-03-04T12:07:00Z">
        <w:r w:rsidRPr="00917BDB" w:rsidDel="008053EC">
          <w:rPr>
            <w:color w:val="000000"/>
          </w:rPr>
          <w:delText xml:space="preserve"> </w:delText>
        </w:r>
      </w:del>
    </w:p>
    <w:sectPr w:rsidR="003B667F" w:rsidRPr="00917BDB" w:rsidSect="00EF156E">
      <w:headerReference w:type="default" r:id="rId12"/>
      <w:footerReference w:type="default" r:id="rId13"/>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CCF85" w14:textId="77777777" w:rsidR="00525FD0" w:rsidRDefault="00525FD0" w:rsidP="00BF571A">
      <w:r>
        <w:separator/>
      </w:r>
    </w:p>
  </w:endnote>
  <w:endnote w:type="continuationSeparator" w:id="0">
    <w:p w14:paraId="2C0EA41A" w14:textId="77777777" w:rsidR="00525FD0" w:rsidRDefault="00525FD0" w:rsidP="00BF5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ahoma">
    <w:charset w:val="00"/>
    <w:pitch w:val="variable"/>
    <w:family w:val="swiss"/>
    <w:panose1 w:val="02020603050405020304"/>
  </w:font>
  <w:font w:name="Bookman Old Style">
    <w:charset w:val="00"/>
    <w:pitch w:val="variable"/>
    <w:family w:val="roman"/>
    <w:panose1 w:val="02020603050405020304"/>
  </w:font>
  <w:font w:name="Verdana">
    <w:charset w:val="00"/>
    <w:pitch w:val="variable"/>
    <w:family w:val="swiss"/>
    <w:panose1 w:val="02020603050405020304"/>
  </w:font>
  <w:font w:name="Times New Roman">
    <w:charset w:val="00"/>
    <w:pitch w:val="variable"/>
    <w:family w:val="roman"/>
    <w:panose1 w:val="02020603050405020304"/>
  </w:font>
  <w:font w:name="Garamond">
    <w:charset w:val="00"/>
    <w:pitch w:val="variable"/>
    <w:family w:val="roman"/>
    <w:panose1 w:val="02020603050405020304"/>
  </w:font>
  <w:font w:name="Arial Narrow">
    <w:charset w:val="00"/>
    <w:pitch w:val="variable"/>
    <w:family w:val="swiss"/>
    <w:panose1 w:val="02020603050405020304"/>
  </w:font>
  <w:font w:name="Symbol">
    <w:pitch w:val="default"/>
    <w:family w:val="auto"/>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BC752" w14:textId="25A32534" w:rsidR="009276AC" w:rsidRPr="00DC2F34" w:rsidRDefault="009276AC" w:rsidP="00DC2F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E4301" w14:textId="77777777" w:rsidR="00525FD0" w:rsidRDefault="00525FD0" w:rsidP="00BF571A">
      <w:r>
        <w:separator/>
      </w:r>
    </w:p>
  </w:footnote>
  <w:footnote w:type="continuationSeparator" w:id="0">
    <w:p w14:paraId="0D27CAA6" w14:textId="77777777" w:rsidR="00525FD0" w:rsidRDefault="00525FD0" w:rsidP="00BF5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5BE9E" w14:textId="5B7709B7" w:rsidR="0047324F" w:rsidRDefault="0047324F" w:rsidP="0047324F">
    <w:pPr>
      <w:pStyle w:val="Header"/>
      <w:jc w:val="right"/>
    </w:pPr>
    <w:r>
      <w:ptab w:relativeTo="margin" w:alignment="right" w:leader="none"/>
    </w:r>
    <w:bookmarkStart w:id="68" w:name="_Hlk75871998"/>
    <w:r w:rsidR="00091396" w:rsidRPr="00091396">
      <w:rPr>
        <w:b/>
        <w:bCs/>
      </w:rPr>
      <w:t xml:space="preserve"> </w:t>
    </w:r>
    <w:r w:rsidR="00091396" w:rsidRPr="00850631">
      <w:rPr>
        <w:b/>
        <w:bCs/>
      </w:rPr>
      <w:t>Texas Insurance Company Auto Policy</w:t>
    </w:r>
    <w:bookmarkEnd w:id="68"/>
    <w:r>
      <w:rPr>
        <w:b/>
      </w:rPr>
      <w:br/>
      <w:t xml:space="preserve">FORM RPCA013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CCACE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DE5D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64C4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C4E76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E0F3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E44F7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4AB1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54E1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0298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6A76"/>
    <w:multiLevelType w:val="multilevel"/>
    <w:tmpl w:val="1EBC9A86"/>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FA6DB7"/>
    <w:multiLevelType w:val="multilevel"/>
    <w:tmpl w:val="9D9AC6B4"/>
    <w:lvl w:ilvl="0">
      <w:start w:val="1"/>
      <w:numFmt w:val="lowerRoman"/>
      <w:lvlText w:val="%1."/>
      <w:lvlJc w:val="left"/>
      <w:pPr>
        <w:tabs>
          <w:tab w:val="left" w:pos="216"/>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3C5269"/>
    <w:multiLevelType w:val="multilevel"/>
    <w:tmpl w:val="BB3A57E2"/>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113A8F"/>
    <w:multiLevelType w:val="multilevel"/>
    <w:tmpl w:val="94A02848"/>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E6290B"/>
    <w:multiLevelType w:val="multilevel"/>
    <w:tmpl w:val="8BA6058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8B26A3"/>
    <w:multiLevelType w:val="multilevel"/>
    <w:tmpl w:val="CFB05268"/>
    <w:lvl w:ilvl="0">
      <w:start w:val="2"/>
      <w:numFmt w:val="upperLetter"/>
      <w:lvlText w:val="%1."/>
      <w:lvlJc w:val="left"/>
      <w:pPr>
        <w:tabs>
          <w:tab w:val="left" w:pos="288"/>
        </w:tabs>
        <w:ind w:left="720"/>
      </w:pPr>
      <w:rPr>
        <w:rFonts w:ascii="Arial" w:eastAsia="Arial" w:hAnsi="Arial"/>
        <w:b/>
        <w:strike w:val="0"/>
        <w:color w:val="000000"/>
        <w:spacing w:val="1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32E7B9E"/>
    <w:multiLevelType w:val="multilevel"/>
    <w:tmpl w:val="8220A248"/>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A2C52E6"/>
    <w:multiLevelType w:val="multilevel"/>
    <w:tmpl w:val="2A2AF60E"/>
    <w:lvl w:ilvl="0">
      <w:start w:val="1"/>
      <w:numFmt w:val="lowerRoman"/>
      <w:lvlText w:val="%1."/>
      <w:lvlJc w:val="left"/>
      <w:pPr>
        <w:tabs>
          <w:tab w:val="left" w:pos="216"/>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5A7D58"/>
    <w:multiLevelType w:val="multilevel"/>
    <w:tmpl w:val="D66EB47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EA310C"/>
    <w:multiLevelType w:val="multilevel"/>
    <w:tmpl w:val="90A0B4EC"/>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A21F1A"/>
    <w:multiLevelType w:val="multilevel"/>
    <w:tmpl w:val="A22AC27C"/>
    <w:lvl w:ilvl="0">
      <w:start w:val="1"/>
      <w:numFmt w:val="decimal"/>
      <w:lvlText w:val="%1)"/>
      <w:lvlJc w:val="left"/>
      <w:pPr>
        <w:tabs>
          <w:tab w:val="left" w:pos="360"/>
        </w:tabs>
        <w:ind w:left="720"/>
      </w:pPr>
      <w:rPr>
        <w:rFonts w:ascii="Verdana" w:eastAsia="Verdana" w:hAnsi="Verdana"/>
        <w:strike w:val="0"/>
        <w:color w:val="000000"/>
        <w:spacing w:val="-4"/>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0F004BA"/>
    <w:multiLevelType w:val="multilevel"/>
    <w:tmpl w:val="E2EAEDEC"/>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10F1C7F"/>
    <w:multiLevelType w:val="multilevel"/>
    <w:tmpl w:val="EB5EF65C"/>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445DDD"/>
    <w:multiLevelType w:val="multilevel"/>
    <w:tmpl w:val="76B686A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0E7FB3"/>
    <w:multiLevelType w:val="multilevel"/>
    <w:tmpl w:val="A4B6500A"/>
    <w:lvl w:ilvl="0">
      <w:start w:val="1"/>
      <w:numFmt w:val="decimal"/>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4D40178"/>
    <w:multiLevelType w:val="hybridMultilevel"/>
    <w:tmpl w:val="C48CE9A0"/>
    <w:lvl w:ilvl="0" w:tplc="9636171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3106B"/>
    <w:multiLevelType w:val="multilevel"/>
    <w:tmpl w:val="3656C81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720330A"/>
    <w:multiLevelType w:val="multilevel"/>
    <w:tmpl w:val="27CE71EE"/>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1B5563"/>
    <w:multiLevelType w:val="multilevel"/>
    <w:tmpl w:val="106432E2"/>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FCC5B44"/>
    <w:multiLevelType w:val="multilevel"/>
    <w:tmpl w:val="1BE2FC40"/>
    <w:lvl w:ilvl="0">
      <w:start w:val="1"/>
      <w:numFmt w:val="lowerLetter"/>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3410F2C"/>
    <w:multiLevelType w:val="multilevel"/>
    <w:tmpl w:val="6ABE8C7C"/>
    <w:lvl w:ilvl="0">
      <w:start w:val="1"/>
      <w:numFmt w:val="decimal"/>
      <w:lvlText w:val="%1)"/>
      <w:lvlJc w:val="left"/>
      <w:pPr>
        <w:tabs>
          <w:tab w:val="left" w:pos="360"/>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0A7443"/>
    <w:multiLevelType w:val="multilevel"/>
    <w:tmpl w:val="18222ACA"/>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1DB2896"/>
    <w:multiLevelType w:val="multilevel"/>
    <w:tmpl w:val="595450A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64506DA"/>
    <w:multiLevelType w:val="multilevel"/>
    <w:tmpl w:val="01D6B01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6752BDA"/>
    <w:multiLevelType w:val="multilevel"/>
    <w:tmpl w:val="0798C4A8"/>
    <w:lvl w:ilvl="0">
      <w:start w:val="1"/>
      <w:numFmt w:val="bullet"/>
      <w:lvlText w:val="·"/>
      <w:lvlJc w:val="left"/>
      <w:pPr>
        <w:tabs>
          <w:tab w:val="left" w:pos="72"/>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4"/>
  </w:num>
  <w:num w:numId="2">
    <w:abstractNumId w:val="15"/>
  </w:num>
  <w:num w:numId="3">
    <w:abstractNumId w:val="29"/>
  </w:num>
  <w:num w:numId="4">
    <w:abstractNumId w:val="27"/>
  </w:num>
  <w:num w:numId="5">
    <w:abstractNumId w:val="19"/>
  </w:num>
  <w:num w:numId="6">
    <w:abstractNumId w:val="18"/>
  </w:num>
  <w:num w:numId="7">
    <w:abstractNumId w:val="16"/>
  </w:num>
  <w:num w:numId="8">
    <w:abstractNumId w:val="17"/>
  </w:num>
  <w:num w:numId="9">
    <w:abstractNumId w:val="11"/>
  </w:num>
  <w:num w:numId="10">
    <w:abstractNumId w:val="22"/>
  </w:num>
  <w:num w:numId="11">
    <w:abstractNumId w:val="33"/>
  </w:num>
  <w:num w:numId="12">
    <w:abstractNumId w:val="32"/>
  </w:num>
  <w:num w:numId="13">
    <w:abstractNumId w:val="23"/>
  </w:num>
  <w:num w:numId="14">
    <w:abstractNumId w:val="24"/>
  </w:num>
  <w:num w:numId="15">
    <w:abstractNumId w:val="14"/>
  </w:num>
  <w:num w:numId="16">
    <w:abstractNumId w:val="21"/>
  </w:num>
  <w:num w:numId="17">
    <w:abstractNumId w:val="13"/>
  </w:num>
  <w:num w:numId="18">
    <w:abstractNumId w:val="30"/>
  </w:num>
  <w:num w:numId="19">
    <w:abstractNumId w:val="12"/>
  </w:num>
  <w:num w:numId="20">
    <w:abstractNumId w:val="31"/>
  </w:num>
  <w:num w:numId="21">
    <w:abstractNumId w:val="10"/>
  </w:num>
  <w:num w:numId="22">
    <w:abstractNumId w:val="26"/>
  </w:num>
  <w:num w:numId="23">
    <w:abstractNumId w:val="28"/>
  </w:num>
  <w:num w:numId="24">
    <w:abstractNumId w:val="20"/>
  </w:num>
  <w:num w:numId="25">
    <w:abstractNumId w:val="9"/>
  </w:num>
  <w:num w:numId="26">
    <w:abstractNumId w:val="7"/>
  </w:num>
  <w:num w:numId="27">
    <w:abstractNumId w:val="6"/>
  </w:num>
  <w:num w:numId="28">
    <w:abstractNumId w:val="5"/>
  </w:num>
  <w:num w:numId="29">
    <w:abstractNumId w:val="4"/>
  </w:num>
  <w:num w:numId="30">
    <w:abstractNumId w:val="8"/>
  </w:num>
  <w:num w:numId="31">
    <w:abstractNumId w:val="3"/>
  </w:num>
  <w:num w:numId="32">
    <w:abstractNumId w:val="2"/>
  </w:num>
  <w:num w:numId="33">
    <w:abstractNumId w:val="1"/>
  </w:num>
  <w:num w:numId="34">
    <w:abstractNumId w:val="0"/>
  </w:num>
  <w:num w:numId="35">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la Marie G. Bersales">
    <w15:presenceInfo w15:providerId="AD" w15:userId="S::carlamarie.bersales@rivtechglobal.com::45963e67-b83e-43c8-b3d8-b14feb73d99a"/>
  </w15:person>
  <w15:person w15:author="Krist Iann M. Tablan">
    <w15:presenceInfo w15:providerId="AD" w15:userId="S::krist.tablan@rivtechglobal.com::de7cc426-2783-4b88-a876-09dae25ef9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2"/>
    <w:docVar w:name="SWDocIDLocation" w:val="1"/>
  </w:docVars>
  <w:rsids>
    <w:rsidRoot w:val="004E55DF"/>
    <w:rsid w:val="00001DD5"/>
    <w:rsid w:val="0003117A"/>
    <w:rsid w:val="00044BBC"/>
    <w:rsid w:val="0005148A"/>
    <w:rsid w:val="0006391A"/>
    <w:rsid w:val="00076B2F"/>
    <w:rsid w:val="000810A2"/>
    <w:rsid w:val="00091396"/>
    <w:rsid w:val="000B7938"/>
    <w:rsid w:val="000C7C7D"/>
    <w:rsid w:val="000D786F"/>
    <w:rsid w:val="000E127E"/>
    <w:rsid w:val="000E1F1D"/>
    <w:rsid w:val="00103098"/>
    <w:rsid w:val="001434C3"/>
    <w:rsid w:val="001458A9"/>
    <w:rsid w:val="0015756E"/>
    <w:rsid w:val="001B0EC0"/>
    <w:rsid w:val="00201A2F"/>
    <w:rsid w:val="0020538E"/>
    <w:rsid w:val="00220BF1"/>
    <w:rsid w:val="00223E14"/>
    <w:rsid w:val="0022734B"/>
    <w:rsid w:val="002942A3"/>
    <w:rsid w:val="002E5EAB"/>
    <w:rsid w:val="002E6536"/>
    <w:rsid w:val="002F1EA7"/>
    <w:rsid w:val="00317FBE"/>
    <w:rsid w:val="003557F3"/>
    <w:rsid w:val="003619A2"/>
    <w:rsid w:val="00362661"/>
    <w:rsid w:val="00367C6D"/>
    <w:rsid w:val="00371814"/>
    <w:rsid w:val="00373516"/>
    <w:rsid w:val="003B667F"/>
    <w:rsid w:val="003B69ED"/>
    <w:rsid w:val="003D122A"/>
    <w:rsid w:val="00412076"/>
    <w:rsid w:val="0043349D"/>
    <w:rsid w:val="0047324F"/>
    <w:rsid w:val="00487D1B"/>
    <w:rsid w:val="004A0549"/>
    <w:rsid w:val="004D31E0"/>
    <w:rsid w:val="004D39D1"/>
    <w:rsid w:val="004E55DF"/>
    <w:rsid w:val="00525FD0"/>
    <w:rsid w:val="00554AEC"/>
    <w:rsid w:val="005650F9"/>
    <w:rsid w:val="005707C6"/>
    <w:rsid w:val="00571D39"/>
    <w:rsid w:val="00596F2C"/>
    <w:rsid w:val="005A7380"/>
    <w:rsid w:val="005B1EC6"/>
    <w:rsid w:val="005C04B5"/>
    <w:rsid w:val="00604A03"/>
    <w:rsid w:val="00615B76"/>
    <w:rsid w:val="006335ED"/>
    <w:rsid w:val="00675C81"/>
    <w:rsid w:val="006A1E56"/>
    <w:rsid w:val="006A7F5D"/>
    <w:rsid w:val="006D03CC"/>
    <w:rsid w:val="006F45D1"/>
    <w:rsid w:val="007C38F8"/>
    <w:rsid w:val="008053EC"/>
    <w:rsid w:val="0081759C"/>
    <w:rsid w:val="008439D0"/>
    <w:rsid w:val="00860B9A"/>
    <w:rsid w:val="00863449"/>
    <w:rsid w:val="00873D17"/>
    <w:rsid w:val="008E4692"/>
    <w:rsid w:val="00913686"/>
    <w:rsid w:val="00917BDB"/>
    <w:rsid w:val="009276AC"/>
    <w:rsid w:val="00933761"/>
    <w:rsid w:val="009517C7"/>
    <w:rsid w:val="00951C44"/>
    <w:rsid w:val="009A787F"/>
    <w:rsid w:val="009E620D"/>
    <w:rsid w:val="009F1C43"/>
    <w:rsid w:val="00A16214"/>
    <w:rsid w:val="00A16C87"/>
    <w:rsid w:val="00A20E6D"/>
    <w:rsid w:val="00A33865"/>
    <w:rsid w:val="00A62166"/>
    <w:rsid w:val="00AA1F34"/>
    <w:rsid w:val="00AA465F"/>
    <w:rsid w:val="00AA59BB"/>
    <w:rsid w:val="00AD5D6C"/>
    <w:rsid w:val="00B00650"/>
    <w:rsid w:val="00B048F3"/>
    <w:rsid w:val="00B33E8C"/>
    <w:rsid w:val="00BA10D8"/>
    <w:rsid w:val="00BD036A"/>
    <w:rsid w:val="00BD396A"/>
    <w:rsid w:val="00BE3F65"/>
    <w:rsid w:val="00BF571A"/>
    <w:rsid w:val="00C11ADA"/>
    <w:rsid w:val="00C26C66"/>
    <w:rsid w:val="00C47C3A"/>
    <w:rsid w:val="00CC53F6"/>
    <w:rsid w:val="00CD5682"/>
    <w:rsid w:val="00CE5214"/>
    <w:rsid w:val="00D4376C"/>
    <w:rsid w:val="00D76F87"/>
    <w:rsid w:val="00DB472E"/>
    <w:rsid w:val="00DC2F34"/>
    <w:rsid w:val="00DC52CE"/>
    <w:rsid w:val="00E04578"/>
    <w:rsid w:val="00E1365B"/>
    <w:rsid w:val="00E15635"/>
    <w:rsid w:val="00E34023"/>
    <w:rsid w:val="00EE2261"/>
    <w:rsid w:val="00EF156E"/>
    <w:rsid w:val="00EF15FF"/>
    <w:rsid w:val="00F10D77"/>
    <w:rsid w:val="00F10FE1"/>
    <w:rsid w:val="00F3353D"/>
    <w:rsid w:val="00FD25D9"/>
    <w:rsid w:val="00FE59E8"/>
    <w:rsid w:val="00FF09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7B671"/>
  <w15:docId w15:val="{3787C7C8-3A41-4996-BFE9-1DC25E05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6E"/>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6C66"/>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26C66"/>
    <w:rPr>
      <w:rFonts w:eastAsiaTheme="majorEastAsia" w:cstheme="majorBidi"/>
      <w:b/>
      <w:spacing w:val="-10"/>
      <w:kern w:val="28"/>
      <w:sz w:val="24"/>
      <w:szCs w:val="56"/>
    </w:rPr>
  </w:style>
  <w:style w:type="table" w:styleId="TableGrid">
    <w:name w:val="Table Grid"/>
    <w:basedOn w:val="TableNormal"/>
    <w:uiPriority w:val="39"/>
    <w:rsid w:val="00C26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863449"/>
    <w:pPr>
      <w:spacing w:after="240"/>
    </w:pPr>
  </w:style>
  <w:style w:type="paragraph" w:customStyle="1" w:styleId="BTNoInd">
    <w:name w:val="BT No Ind"/>
    <w:basedOn w:val="Normal"/>
    <w:rsid w:val="000E1F1D"/>
    <w:pPr>
      <w:spacing w:line="480" w:lineRule="auto"/>
      <w:textAlignment w:val="baseline"/>
    </w:pPr>
    <w:rPr>
      <w:rFonts w:eastAsia="Tahoma"/>
      <w:szCs w:val="20"/>
    </w:rPr>
  </w:style>
  <w:style w:type="paragraph" w:customStyle="1" w:styleId="BT25">
    <w:name w:val="BT .25"/>
    <w:basedOn w:val="Normal"/>
    <w:rsid w:val="009517C7"/>
    <w:pPr>
      <w:tabs>
        <w:tab w:val="left" w:pos="720"/>
      </w:tabs>
      <w:spacing w:line="480" w:lineRule="auto"/>
      <w:ind w:left="1080" w:hanging="720"/>
      <w:textAlignment w:val="baseline"/>
    </w:pPr>
    <w:rPr>
      <w:rFonts w:eastAsia="Arial"/>
      <w:b/>
      <w:spacing w:val="7"/>
      <w:szCs w:val="20"/>
    </w:rPr>
  </w:style>
  <w:style w:type="paragraph" w:customStyle="1" w:styleId="BT5">
    <w:name w:val="BT .5"/>
    <w:basedOn w:val="Normal"/>
    <w:rsid w:val="00A16214"/>
    <w:pPr>
      <w:tabs>
        <w:tab w:val="left" w:pos="1080"/>
      </w:tabs>
      <w:spacing w:line="480" w:lineRule="auto"/>
      <w:ind w:left="1080" w:hanging="360"/>
      <w:textAlignment w:val="baseline"/>
    </w:pPr>
    <w:rPr>
      <w:rFonts w:eastAsia="Arial"/>
      <w:szCs w:val="20"/>
    </w:rPr>
  </w:style>
  <w:style w:type="paragraph" w:customStyle="1" w:styleId="BT10">
    <w:name w:val="BT 1.0"/>
    <w:basedOn w:val="Normal"/>
    <w:rsid w:val="00BD396A"/>
    <w:pPr>
      <w:tabs>
        <w:tab w:val="left" w:pos="1800"/>
      </w:tabs>
      <w:spacing w:line="480" w:lineRule="auto"/>
      <w:ind w:left="1800" w:hanging="360"/>
      <w:textAlignment w:val="baseline"/>
    </w:pPr>
    <w:rPr>
      <w:rFonts w:eastAsia="Arial"/>
      <w:color w:val="000000"/>
      <w:szCs w:val="20"/>
    </w:rPr>
  </w:style>
  <w:style w:type="paragraph" w:customStyle="1" w:styleId="BT15">
    <w:name w:val="BT 1.5"/>
    <w:basedOn w:val="Normal"/>
    <w:rsid w:val="00EF15FF"/>
    <w:pPr>
      <w:tabs>
        <w:tab w:val="left" w:pos="2520"/>
      </w:tabs>
      <w:spacing w:line="480" w:lineRule="auto"/>
      <w:ind w:left="2520" w:hanging="360"/>
      <w:textAlignment w:val="baseline"/>
    </w:pPr>
    <w:rPr>
      <w:rFonts w:eastAsia="Arial"/>
      <w:szCs w:val="20"/>
    </w:rPr>
  </w:style>
  <w:style w:type="paragraph" w:styleId="Subtitle">
    <w:name w:val="Subtitle"/>
    <w:basedOn w:val="Normal"/>
    <w:next w:val="Normal"/>
    <w:link w:val="SubtitleChar"/>
    <w:uiPriority w:val="11"/>
    <w:qFormat/>
    <w:rsid w:val="00103098"/>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103098"/>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BF571A"/>
    <w:pPr>
      <w:tabs>
        <w:tab w:val="center" w:pos="4680"/>
        <w:tab w:val="right" w:pos="9360"/>
      </w:tabs>
    </w:pPr>
  </w:style>
  <w:style w:type="character" w:customStyle="1" w:styleId="HeaderChar">
    <w:name w:val="Header Char"/>
    <w:basedOn w:val="DefaultParagraphFont"/>
    <w:link w:val="Header"/>
    <w:uiPriority w:val="99"/>
    <w:rsid w:val="00BF571A"/>
    <w:rPr>
      <w:sz w:val="20"/>
    </w:rPr>
  </w:style>
  <w:style w:type="paragraph" w:styleId="Footer">
    <w:name w:val="footer"/>
    <w:basedOn w:val="Normal"/>
    <w:link w:val="FooterChar"/>
    <w:uiPriority w:val="99"/>
    <w:unhideWhenUsed/>
    <w:rsid w:val="00BF571A"/>
    <w:pPr>
      <w:tabs>
        <w:tab w:val="center" w:pos="4680"/>
        <w:tab w:val="right" w:pos="9360"/>
      </w:tabs>
    </w:pPr>
  </w:style>
  <w:style w:type="character" w:customStyle="1" w:styleId="FooterChar">
    <w:name w:val="Footer Char"/>
    <w:basedOn w:val="DefaultParagraphFont"/>
    <w:link w:val="Footer"/>
    <w:uiPriority w:val="99"/>
    <w:rsid w:val="00BF571A"/>
    <w:rPr>
      <w:sz w:val="20"/>
    </w:rPr>
  </w:style>
  <w:style w:type="paragraph" w:styleId="Revision">
    <w:name w:val="Revision"/>
    <w:hidden/>
    <w:uiPriority w:val="99"/>
    <w:semiHidden/>
    <w:rsid w:val="00917BDB"/>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66127">
      <w:bodyDiv w:val="1"/>
      <w:marLeft w:val="0"/>
      <w:marRight w:val="0"/>
      <w:marTop w:val="0"/>
      <w:marBottom w:val="0"/>
      <w:divBdr>
        <w:top w:val="none" w:sz="0" w:space="0" w:color="auto"/>
        <w:left w:val="none" w:sz="0" w:space="0" w:color="auto"/>
        <w:bottom w:val="none" w:sz="0" w:space="0" w:color="auto"/>
        <w:right w:val="none" w:sz="0" w:space="0" w:color="auto"/>
      </w:divBdr>
    </w:div>
    <w:div w:id="1298223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drId2" Type="http://schemas.openxmlformats.org/wordprocessingml/2006/fontTable" Target="fontTable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53E397-2E94-4ECF-B1BB-9A5415C3C692}">
  <ds:schemaRefs>
    <ds:schemaRef ds:uri="http://schemas.openxmlformats.org/officeDocument/2006/bibliography"/>
  </ds:schemaRefs>
</ds:datastoreItem>
</file>

<file path=customXml/itemProps2.xml><?xml version="1.0" encoding="utf-8"?>
<ds:datastoreItem xmlns:ds="http://schemas.openxmlformats.org/officeDocument/2006/customXml" ds:itemID="{E9606DF0-479B-4015-99BC-E99346C189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A25BB73-D8BE-466A-9FE7-7685DB5AC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371515-64A7-48E5-AE01-D87217789C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157</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Wilson Elser Moskowitz Edelman and Dicker LLP</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Carla Marie G. Bersales</cp:lastModifiedBy>
  <cp:revision>18</cp:revision>
  <dcterms:created xsi:type="dcterms:W3CDTF">2018-10-10T15:20:00Z</dcterms:created>
  <dcterms:modified xsi:type="dcterms:W3CDTF">2022-03-04T04:08:00Z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1270394v.1</vt:lpwstr>
  </property>
  <property fmtid="{D5CDD505-2E9C-101B-9397-08002B2CF9AE}" pid="3" name="ContentTypeId">
    <vt:lpwstr>0x010100CFB8E4E7B8EE964CA6E3F892321D241C</vt:lpwstr>
  </property>
</Properties>
</file>