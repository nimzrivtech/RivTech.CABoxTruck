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CCD67" w14:textId="77777777" w:rsidR="00DC593C" w:rsidRPr="009723EB" w:rsidRDefault="00DC593C" w:rsidP="00DC593C">
      <w:pPr>
        <w:rPr>
          <w:rFonts w:eastAsia="Arial"/>
          <w:b/>
          <w:color w:val="363435"/>
          <w:spacing w:val="-7"/>
          <w:rPrChange w:id="0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bookmarkStart w:id="1" w:name="_Hlk75872121"/>
      <w:r w:rsidRPr="009723EB">
        <w:rPr>
          <w:rFonts w:eastAsia="Arial"/>
          <w:b/>
          <w:color w:val="363435"/>
          <w:spacing w:val="-7"/>
          <w:rPrChange w:id="2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Insured Name</w:t>
      </w:r>
      <w:r w:rsidRPr="009723EB">
        <w:rPr>
          <w:rFonts w:eastAsia="Arial"/>
          <w:b/>
          <w:color w:val="363435"/>
          <w:spacing w:val="-7"/>
          <w:rPrChange w:id="3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4" w:name="InsuredName"/>
      <w:bookmarkEnd w:id="4"/>
      <w:r w:rsidRPr="009723EB">
        <w:rPr>
          <w:rFonts w:eastAsia="Arial"/>
          <w:b/>
          <w:color w:val="363435"/>
          <w:spacing w:val="-7"/>
          <w:rPrChange w:id="5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4830A08A" w14:textId="77777777" w:rsidR="00DC593C" w:rsidRPr="009723EB" w:rsidRDefault="00DC593C" w:rsidP="00DC593C">
      <w:pPr>
        <w:rPr>
          <w:rFonts w:eastAsia="Arial"/>
          <w:b/>
          <w:color w:val="363435"/>
          <w:spacing w:val="-7"/>
          <w:rPrChange w:id="6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9723EB">
        <w:rPr>
          <w:rFonts w:eastAsia="Arial"/>
          <w:b/>
          <w:color w:val="363435"/>
          <w:spacing w:val="-7"/>
          <w:rPrChange w:id="7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Effective Date</w:t>
      </w:r>
      <w:r w:rsidRPr="009723EB">
        <w:rPr>
          <w:rFonts w:eastAsia="Arial"/>
          <w:b/>
          <w:color w:val="363435"/>
          <w:spacing w:val="-7"/>
          <w:rPrChange w:id="8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9" w:name="EffectiveDate"/>
      <w:bookmarkEnd w:id="9"/>
    </w:p>
    <w:p w14:paraId="0C8BA9D9" w14:textId="77777777" w:rsidR="00DC593C" w:rsidRPr="009723EB" w:rsidRDefault="00DC593C" w:rsidP="00DC593C">
      <w:pPr>
        <w:rPr>
          <w:rFonts w:eastAsia="Arial"/>
          <w:b/>
          <w:color w:val="363435"/>
          <w:spacing w:val="-7"/>
          <w:rPrChange w:id="10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9723EB">
        <w:rPr>
          <w:rFonts w:eastAsia="Arial"/>
          <w:b/>
          <w:color w:val="363435"/>
          <w:spacing w:val="-7"/>
          <w:rPrChange w:id="11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Period</w:t>
      </w:r>
      <w:r w:rsidRPr="009723EB">
        <w:rPr>
          <w:rFonts w:eastAsia="Arial"/>
          <w:b/>
          <w:color w:val="363435"/>
          <w:spacing w:val="-7"/>
          <w:rPrChange w:id="12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3" w:name="PolicyPeriod"/>
      <w:bookmarkEnd w:id="13"/>
    </w:p>
    <w:p w14:paraId="64FFA9E5" w14:textId="0842A836" w:rsidR="00DC593C" w:rsidRPr="009723EB" w:rsidRDefault="00DC593C" w:rsidP="00DC593C">
      <w:pPr>
        <w:rPr>
          <w:rFonts w:eastAsia="Arial"/>
          <w:b/>
          <w:color w:val="363435"/>
          <w:spacing w:val="-7"/>
          <w:rPrChange w:id="14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9723EB">
        <w:rPr>
          <w:rFonts w:eastAsia="Arial"/>
          <w:b/>
          <w:color w:val="363435"/>
          <w:spacing w:val="-7"/>
          <w:rPrChange w:id="15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Number</w:t>
      </w:r>
      <w:r w:rsidRPr="009723EB">
        <w:rPr>
          <w:rFonts w:eastAsia="Arial"/>
          <w:b/>
          <w:color w:val="363435"/>
          <w:spacing w:val="-7"/>
          <w:rPrChange w:id="16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7" w:name="PolicyNumber"/>
      <w:bookmarkEnd w:id="17"/>
      <w:r w:rsidRPr="009723EB">
        <w:rPr>
          <w:rFonts w:eastAsia="Arial"/>
          <w:b/>
          <w:color w:val="363435"/>
          <w:spacing w:val="-7"/>
          <w:rPrChange w:id="18" w:author="Asllie Ann Sablan" w:date="2021-07-29T13:57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 </w:t>
      </w:r>
    </w:p>
    <w:p w14:paraId="003BDB30" w14:textId="601C585D" w:rsidR="00DC593C" w:rsidRPr="009723EB" w:rsidRDefault="00DC593C" w:rsidP="00DC593C">
      <w:pPr>
        <w:rPr>
          <w:rFonts w:eastAsia="Arial"/>
          <w:b/>
          <w:color w:val="363435"/>
          <w:spacing w:val="-7"/>
        </w:rPr>
      </w:pPr>
    </w:p>
    <w:p w14:paraId="3A76C49F" w14:textId="77777777" w:rsidR="00DC593C" w:rsidRPr="009723EB" w:rsidRDefault="00DC593C" w:rsidP="00DC593C">
      <w:pPr>
        <w:rPr>
          <w:rFonts w:eastAsia="Arial"/>
          <w:b/>
          <w:color w:val="363435"/>
          <w:spacing w:val="-7"/>
        </w:rPr>
      </w:pPr>
    </w:p>
    <w:bookmarkEnd w:id="1"/>
    <w:p w14:paraId="0666EDC5" w14:textId="260F5073" w:rsidR="002E5EAB" w:rsidRPr="009723EB" w:rsidRDefault="002E5EAB" w:rsidP="002E5EAB">
      <w:pPr>
        <w:pStyle w:val="Title"/>
        <w:rPr>
          <w:rFonts w:cs="Times New Roman"/>
          <w:spacing w:val="0"/>
          <w:sz w:val="22"/>
          <w:szCs w:val="22"/>
        </w:rPr>
      </w:pPr>
      <w:r w:rsidRPr="009723EB">
        <w:rPr>
          <w:rFonts w:eastAsia="Tahoma" w:cs="Times New Roman"/>
          <w:spacing w:val="0"/>
          <w:sz w:val="22"/>
          <w:szCs w:val="22"/>
        </w:rPr>
        <w:t xml:space="preserve">THIS ENDORSEMENT CHANGES THE POLICY. </w:t>
      </w:r>
      <w:r w:rsidR="009723EB">
        <w:rPr>
          <w:rFonts w:eastAsia="Tahoma" w:cs="Times New Roman"/>
          <w:spacing w:val="0"/>
          <w:sz w:val="22"/>
          <w:szCs w:val="22"/>
        </w:rPr>
        <w:t xml:space="preserve"> </w:t>
      </w:r>
      <w:r w:rsidRPr="009723EB">
        <w:rPr>
          <w:rFonts w:eastAsia="Tahoma" w:cs="Times New Roman"/>
          <w:spacing w:val="0"/>
          <w:sz w:val="22"/>
          <w:szCs w:val="22"/>
        </w:rPr>
        <w:t>PLEASE READ IT CAREFULLY</w:t>
      </w:r>
      <w:r w:rsidR="009723EB">
        <w:rPr>
          <w:rFonts w:eastAsia="Tahoma" w:cs="Times New Roman"/>
          <w:spacing w:val="0"/>
          <w:sz w:val="22"/>
          <w:szCs w:val="22"/>
        </w:rPr>
        <w:t>.</w:t>
      </w:r>
    </w:p>
    <w:p w14:paraId="35BC41C9" w14:textId="77777777" w:rsidR="002E5EAB" w:rsidRPr="009723EB" w:rsidRDefault="002E5EAB" w:rsidP="002E5EAB">
      <w:pPr>
        <w:pStyle w:val="Title"/>
        <w:rPr>
          <w:rFonts w:eastAsia="Tahoma" w:cs="Times New Roman"/>
          <w:spacing w:val="0"/>
          <w:sz w:val="32"/>
          <w:szCs w:val="32"/>
        </w:rPr>
      </w:pPr>
      <w:r w:rsidRPr="009723EB">
        <w:rPr>
          <w:rFonts w:eastAsia="Tahoma" w:cs="Times New Roman"/>
          <w:spacing w:val="0"/>
          <w:sz w:val="32"/>
          <w:szCs w:val="32"/>
        </w:rPr>
        <w:t>WAR AND TERRORISM EXCLUSION</w:t>
      </w:r>
    </w:p>
    <w:p w14:paraId="12347DBC" w14:textId="77777777" w:rsidR="002E5EAB" w:rsidRPr="009723EB" w:rsidRDefault="002E5EAB" w:rsidP="002E5EAB">
      <w:pPr>
        <w:pStyle w:val="BTNoInd"/>
      </w:pPr>
      <w:r w:rsidRPr="009723EB">
        <w:t>This endorsement modifies insurance provided under the following:</w:t>
      </w:r>
    </w:p>
    <w:p w14:paraId="02C8543E" w14:textId="77777777" w:rsidR="002E5EAB" w:rsidRPr="009723EB" w:rsidRDefault="002E5EAB" w:rsidP="002E5EAB">
      <w:pPr>
        <w:pStyle w:val="BTNoInd"/>
        <w:ind w:left="720"/>
      </w:pPr>
      <w:r w:rsidRPr="009723EB">
        <w:t>BUSINESS AUTO COVERAGE FORM</w:t>
      </w:r>
    </w:p>
    <w:p w14:paraId="3478408B" w14:textId="55365FD6" w:rsidR="00E027FF" w:rsidRDefault="002E5EAB" w:rsidP="009C1FC8">
      <w:pPr>
        <w:pStyle w:val="NoSpacing"/>
      </w:pPr>
      <w:r w:rsidRPr="009723EB">
        <w:t>This insurance does not apply to</w:t>
      </w:r>
      <w:r w:rsidR="009A787F" w:rsidRPr="009723EB">
        <w:t>:</w:t>
      </w:r>
      <w:r w:rsidR="000741A7" w:rsidRPr="009723EB">
        <w:t xml:space="preserve"> </w:t>
      </w:r>
    </w:p>
    <w:p w14:paraId="0B92DD75" w14:textId="174E02AE" w:rsidR="00DC593C" w:rsidRPr="009723EB" w:rsidRDefault="009A787F" w:rsidP="009C1FC8">
      <w:pPr>
        <w:pStyle w:val="NoSpacing"/>
        <w:jc w:val="both"/>
      </w:pPr>
      <w:r w:rsidRPr="009723EB">
        <w:t>“</w:t>
      </w:r>
      <w:r w:rsidR="002E5EAB" w:rsidRPr="009723EB">
        <w:t>Bodily injury</w:t>
      </w:r>
      <w:r w:rsidRPr="009723EB">
        <w:t>”</w:t>
      </w:r>
      <w:r w:rsidR="002E5EAB" w:rsidRPr="009723EB">
        <w:t xml:space="preserve"> or </w:t>
      </w:r>
      <w:r w:rsidRPr="009723EB">
        <w:t>“</w:t>
      </w:r>
      <w:r w:rsidR="002E5EAB" w:rsidRPr="009723EB">
        <w:t>property damage</w:t>
      </w:r>
      <w:r w:rsidRPr="009723EB">
        <w:t>”</w:t>
      </w:r>
      <w:r w:rsidR="002E5EAB" w:rsidRPr="009723EB">
        <w:t xml:space="preserve"> of whatsoever nature directly or indirectly caused by</w:t>
      </w:r>
      <w:r w:rsidRPr="009723EB">
        <w:t>,</w:t>
      </w:r>
      <w:r w:rsidR="002E5EAB" w:rsidRPr="009723EB">
        <w:t xml:space="preserve"> resulting from or in connection with any of the following regardless of any other cause or event contributing concurrently or in any other sequence to the loss: (a) war</w:t>
      </w:r>
      <w:r w:rsidRPr="009723EB">
        <w:t>,</w:t>
      </w:r>
      <w:r w:rsidR="002E5EAB" w:rsidRPr="009723EB">
        <w:t xml:space="preserve"> invasion</w:t>
      </w:r>
      <w:r w:rsidRPr="009723EB">
        <w:t>,</w:t>
      </w:r>
      <w:r w:rsidR="002E5EAB" w:rsidRPr="009723EB">
        <w:t xml:space="preserve"> acts of foreign enemies</w:t>
      </w:r>
      <w:r w:rsidRPr="009723EB">
        <w:t>,</w:t>
      </w:r>
      <w:r w:rsidR="002E5EAB" w:rsidRPr="009723EB">
        <w:t xml:space="preserve"> hostilities or warlike operations (whether war be declared or not)</w:t>
      </w:r>
      <w:r w:rsidRPr="009723EB">
        <w:t>,</w:t>
      </w:r>
      <w:r w:rsidR="002E5EAB" w:rsidRPr="009723EB">
        <w:t xml:space="preserve"> civil war</w:t>
      </w:r>
      <w:r w:rsidRPr="009723EB">
        <w:t>,</w:t>
      </w:r>
      <w:r w:rsidR="002E5EAB" w:rsidRPr="009723EB">
        <w:t xml:space="preserve"> rebellion</w:t>
      </w:r>
      <w:r w:rsidRPr="009723EB">
        <w:t>,</w:t>
      </w:r>
      <w:r w:rsidR="002E5EAB" w:rsidRPr="009723EB">
        <w:t xml:space="preserve"> revolution</w:t>
      </w:r>
      <w:r w:rsidRPr="009723EB">
        <w:t>,</w:t>
      </w:r>
      <w:r w:rsidR="002E5EAB" w:rsidRPr="009723EB">
        <w:t xml:space="preserve"> insurrection</w:t>
      </w:r>
      <w:r w:rsidRPr="009723EB">
        <w:t>,</w:t>
      </w:r>
      <w:r w:rsidR="002E5EAB" w:rsidRPr="009723EB">
        <w:t xml:space="preserve"> civil commotion assuming the proportions of or amounting to an uprising</w:t>
      </w:r>
      <w:r w:rsidRPr="009723EB">
        <w:t>,</w:t>
      </w:r>
      <w:r w:rsidR="002E5EAB" w:rsidRPr="009723EB">
        <w:t xml:space="preserve"> military </w:t>
      </w:r>
      <w:r w:rsidR="0006391A" w:rsidRPr="009723EB">
        <w:t>or usurped</w:t>
      </w:r>
      <w:r w:rsidR="002E5EAB" w:rsidRPr="009723EB">
        <w:t xml:space="preserve"> power; or (b) any act of terrorism</w:t>
      </w:r>
      <w:r w:rsidRPr="009723EB">
        <w:t>,</w:t>
      </w:r>
      <w:r w:rsidR="002E5EAB" w:rsidRPr="009723EB">
        <w:t xml:space="preserve"> which for the purposes of this policy an act of terrorism means an act</w:t>
      </w:r>
      <w:r w:rsidRPr="009723EB">
        <w:t>,</w:t>
      </w:r>
      <w:r w:rsidR="002E5EAB" w:rsidRPr="009723EB">
        <w:t xml:space="preserve"> including but not limited to the use of force or violence and/or the threat thereof</w:t>
      </w:r>
      <w:r w:rsidRPr="009723EB">
        <w:t>,</w:t>
      </w:r>
      <w:r w:rsidR="002E5EAB" w:rsidRPr="009723EB">
        <w:t xml:space="preserve"> of any person or groups of persons</w:t>
      </w:r>
      <w:r w:rsidRPr="009723EB">
        <w:t>,</w:t>
      </w:r>
      <w:r w:rsidR="002E5EAB" w:rsidRPr="009723EB">
        <w:t xml:space="preserve"> whether acting alone or on behalf of or in connection with any organization or government</w:t>
      </w:r>
      <w:r w:rsidRPr="009723EB">
        <w:t>,</w:t>
      </w:r>
      <w:r w:rsidR="002E5EAB" w:rsidRPr="009723EB">
        <w:t xml:space="preserve"> committed for political</w:t>
      </w:r>
      <w:r w:rsidRPr="009723EB">
        <w:t>,</w:t>
      </w:r>
      <w:r w:rsidR="002E5EAB" w:rsidRPr="009723EB">
        <w:t xml:space="preserve"> religious</w:t>
      </w:r>
      <w:r w:rsidRPr="009723EB">
        <w:t>,</w:t>
      </w:r>
      <w:r w:rsidR="002E5EAB" w:rsidRPr="009723EB">
        <w:t xml:space="preserve"> ideological or similar purposes including the intention to influence any government and/or to put the public</w:t>
      </w:r>
      <w:r w:rsidRPr="009723EB">
        <w:t>,</w:t>
      </w:r>
      <w:r w:rsidR="002E5EAB" w:rsidRPr="009723EB">
        <w:t xml:space="preserve"> or any section of the public</w:t>
      </w:r>
      <w:r w:rsidRPr="009723EB">
        <w:t>,</w:t>
      </w:r>
      <w:r w:rsidR="002E5EAB" w:rsidRPr="009723EB">
        <w:t xml:space="preserve"> in fear.</w:t>
      </w:r>
      <w:r w:rsidR="0006391A" w:rsidRPr="009723EB">
        <w:t xml:space="preserve"> </w:t>
      </w:r>
      <w:r w:rsidR="002E5EAB" w:rsidRPr="009723EB">
        <w:t>This policy also excludes loss</w:t>
      </w:r>
      <w:r w:rsidRPr="009723EB">
        <w:t>,</w:t>
      </w:r>
      <w:r w:rsidR="002E5EAB" w:rsidRPr="009723EB">
        <w:t xml:space="preserve"> damage</w:t>
      </w:r>
      <w:r w:rsidRPr="009723EB">
        <w:t>,</w:t>
      </w:r>
      <w:r w:rsidR="002E5EAB" w:rsidRPr="009723EB">
        <w:t xml:space="preserve"> </w:t>
      </w:r>
      <w:proofErr w:type="gramStart"/>
      <w:r w:rsidR="002E5EAB" w:rsidRPr="009723EB">
        <w:t>cost</w:t>
      </w:r>
      <w:proofErr w:type="gramEnd"/>
      <w:r w:rsidR="002E5EAB" w:rsidRPr="009723EB">
        <w:t xml:space="preserve"> or expense of whatsoever nature directly or indirectly caused by</w:t>
      </w:r>
      <w:r w:rsidRPr="009723EB">
        <w:t>,</w:t>
      </w:r>
      <w:r w:rsidR="002E5EAB" w:rsidRPr="009723EB">
        <w:t xml:space="preserve"> resulting from or in connection with any action taken in controlling</w:t>
      </w:r>
      <w:r w:rsidRPr="009723EB">
        <w:t>,</w:t>
      </w:r>
      <w:r w:rsidR="002E5EAB" w:rsidRPr="009723EB">
        <w:t xml:space="preserve"> preventing</w:t>
      </w:r>
      <w:r w:rsidRPr="009723EB">
        <w:t>,</w:t>
      </w:r>
      <w:r w:rsidR="002E5EAB" w:rsidRPr="009723EB">
        <w:t xml:space="preserve"> suppressing or in any way relating to (a) and/or (b) above. If the Company alleges that by reason of this exclusion</w:t>
      </w:r>
      <w:r w:rsidRPr="009723EB">
        <w:t>,</w:t>
      </w:r>
      <w:r w:rsidR="002E5EAB" w:rsidRPr="009723EB">
        <w:t xml:space="preserve"> any loss</w:t>
      </w:r>
      <w:r w:rsidRPr="009723EB">
        <w:t>,</w:t>
      </w:r>
      <w:r w:rsidR="002E5EAB" w:rsidRPr="009723EB">
        <w:t xml:space="preserve"> damage</w:t>
      </w:r>
      <w:r w:rsidRPr="009723EB">
        <w:t>,</w:t>
      </w:r>
      <w:r w:rsidR="002E5EAB" w:rsidRPr="009723EB">
        <w:t xml:space="preserve"> </w:t>
      </w:r>
      <w:del w:id="19" w:author="Asllie Ann Sablan" w:date="2021-07-29T13:57:00Z">
        <w:r w:rsidR="002E5EAB" w:rsidRPr="009723EB" w:rsidDel="002A6529">
          <w:delText>cost</w:delText>
        </w:r>
      </w:del>
      <w:ins w:id="20" w:author="Asllie Ann Sablan" w:date="2021-07-29T13:57:00Z">
        <w:r w:rsidR="002A6529" w:rsidRPr="009723EB">
          <w:t>cost,</w:t>
        </w:r>
      </w:ins>
      <w:r w:rsidR="002E5EAB" w:rsidRPr="009723EB">
        <w:t xml:space="preserve"> or expense is not covered by this insurance the burden of proving the contrary shall be upon the </w:t>
      </w:r>
      <w:r w:rsidRPr="009723EB">
        <w:t>“</w:t>
      </w:r>
      <w:r w:rsidR="002E5EAB" w:rsidRPr="009723EB">
        <w:t>insured.</w:t>
      </w:r>
      <w:r w:rsidRPr="009723EB">
        <w:t>”</w:t>
      </w:r>
      <w:bookmarkStart w:id="21" w:name="_Hlk75872018"/>
    </w:p>
    <w:p w14:paraId="0FB3C5C6" w14:textId="77777777" w:rsidR="00762843" w:rsidRDefault="00762843" w:rsidP="00DC593C">
      <w:pPr>
        <w:spacing w:line="200" w:lineRule="exact"/>
      </w:pPr>
    </w:p>
    <w:p w14:paraId="09D9DA54" w14:textId="77777777" w:rsidR="00A96413" w:rsidRDefault="00A96413" w:rsidP="00DC593C">
      <w:pPr>
        <w:spacing w:line="200" w:lineRule="exact"/>
      </w:pPr>
    </w:p>
    <w:p w14:paraId="2F1DEC27" w14:textId="77777777" w:rsidR="009C1FC8" w:rsidRDefault="009C1FC8" w:rsidP="00DC593C">
      <w:pPr>
        <w:spacing w:line="200" w:lineRule="exact"/>
      </w:pPr>
    </w:p>
    <w:p w14:paraId="398DA11D" w14:textId="77777777" w:rsidR="009C1FC8" w:rsidRDefault="009C1FC8" w:rsidP="00DC593C">
      <w:pPr>
        <w:spacing w:line="200" w:lineRule="exact"/>
      </w:pPr>
    </w:p>
    <w:p w14:paraId="5E4C76BC" w14:textId="77777777" w:rsidR="009C1FC8" w:rsidRDefault="009C1FC8" w:rsidP="00DC593C">
      <w:pPr>
        <w:spacing w:line="200" w:lineRule="exact"/>
      </w:pPr>
    </w:p>
    <w:p w14:paraId="172662D6" w14:textId="77777777" w:rsidR="009C1FC8" w:rsidRDefault="009C1FC8" w:rsidP="00DC593C">
      <w:pPr>
        <w:spacing w:line="200" w:lineRule="exact"/>
      </w:pPr>
    </w:p>
    <w:p w14:paraId="4518CAB8" w14:textId="77777777" w:rsidR="009C1FC8" w:rsidRDefault="009C1FC8" w:rsidP="00DC593C">
      <w:pPr>
        <w:spacing w:line="200" w:lineRule="exact"/>
      </w:pPr>
    </w:p>
    <w:p w14:paraId="39C50049" w14:textId="77777777" w:rsidR="009C1FC8" w:rsidRDefault="009C1FC8" w:rsidP="00DC593C">
      <w:pPr>
        <w:spacing w:line="200" w:lineRule="exact"/>
      </w:pPr>
    </w:p>
    <w:p w14:paraId="4614CC5B" w14:textId="77777777" w:rsidR="009C1FC8" w:rsidRDefault="009C1FC8" w:rsidP="00DC593C">
      <w:pPr>
        <w:spacing w:line="200" w:lineRule="exact"/>
      </w:pPr>
    </w:p>
    <w:p w14:paraId="75381778" w14:textId="77777777" w:rsidR="009C1FC8" w:rsidRDefault="009C1FC8" w:rsidP="00DC593C">
      <w:pPr>
        <w:spacing w:line="200" w:lineRule="exact"/>
      </w:pPr>
    </w:p>
    <w:p w14:paraId="26A0054B" w14:textId="77777777" w:rsidR="009C1FC8" w:rsidRDefault="009C1FC8" w:rsidP="00DC593C">
      <w:pPr>
        <w:spacing w:line="200" w:lineRule="exact"/>
      </w:pPr>
    </w:p>
    <w:p w14:paraId="3647DFEB" w14:textId="77777777" w:rsidR="009C1FC8" w:rsidRDefault="009C1FC8" w:rsidP="00DC593C">
      <w:pPr>
        <w:spacing w:line="200" w:lineRule="exact"/>
      </w:pPr>
    </w:p>
    <w:p w14:paraId="2BF45ADF" w14:textId="77777777" w:rsidR="009C1FC8" w:rsidRDefault="009C1FC8" w:rsidP="00DC593C">
      <w:pPr>
        <w:spacing w:line="200" w:lineRule="exact"/>
      </w:pPr>
    </w:p>
    <w:p w14:paraId="642DCB3C" w14:textId="77777777" w:rsidR="009C1FC8" w:rsidRDefault="009C1FC8" w:rsidP="00DC593C">
      <w:pPr>
        <w:spacing w:line="200" w:lineRule="exact"/>
      </w:pPr>
    </w:p>
    <w:p w14:paraId="1CC33207" w14:textId="77777777" w:rsidR="009C1FC8" w:rsidRDefault="009C1FC8" w:rsidP="00DC593C">
      <w:pPr>
        <w:spacing w:line="200" w:lineRule="exact"/>
      </w:pPr>
    </w:p>
    <w:p w14:paraId="7884D5D0" w14:textId="77777777" w:rsidR="009C1FC8" w:rsidRDefault="009C1FC8" w:rsidP="00DC593C">
      <w:pPr>
        <w:spacing w:line="200" w:lineRule="exact"/>
      </w:pPr>
    </w:p>
    <w:p w14:paraId="24B11220" w14:textId="77777777" w:rsidR="009C1FC8" w:rsidRDefault="009C1FC8" w:rsidP="00DC593C">
      <w:pPr>
        <w:spacing w:line="200" w:lineRule="exact"/>
      </w:pPr>
    </w:p>
    <w:p w14:paraId="0A4B9993" w14:textId="77777777" w:rsidR="009C1FC8" w:rsidRDefault="009C1FC8" w:rsidP="00DC593C">
      <w:pPr>
        <w:spacing w:line="200" w:lineRule="exact"/>
      </w:pPr>
    </w:p>
    <w:p w14:paraId="67D8523C" w14:textId="77777777" w:rsidR="00A96413" w:rsidRDefault="00A96413" w:rsidP="00DC593C">
      <w:pPr>
        <w:spacing w:line="200" w:lineRule="exact"/>
      </w:pPr>
    </w:p>
    <w:p w14:paraId="4BB8B160" w14:textId="77777777" w:rsidR="00762843" w:rsidRDefault="00762843" w:rsidP="00DC593C">
      <w:pPr>
        <w:spacing w:line="200" w:lineRule="exact"/>
      </w:pPr>
    </w:p>
    <w:p w14:paraId="1C46801D" w14:textId="7EB6F3EC" w:rsidR="00DC593C" w:rsidRPr="009723EB" w:rsidRDefault="00DC593C" w:rsidP="00DC593C">
      <w:pPr>
        <w:spacing w:line="200" w:lineRule="exact"/>
      </w:pPr>
      <w:r w:rsidRPr="009723EB">
        <w:rPr>
          <w:noProof/>
        </w:rPr>
        <w:drawing>
          <wp:anchor distT="0" distB="0" distL="114300" distR="114300" simplePos="0" relativeHeight="251659264" behindDoc="0" locked="0" layoutInCell="1" allowOverlap="1" wp14:anchorId="3C8F20C1" wp14:editId="0239AD15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D96C3" w14:textId="77777777" w:rsidR="00DC593C" w:rsidRPr="009723EB" w:rsidRDefault="00DC593C" w:rsidP="00DC593C">
      <w:pPr>
        <w:spacing w:line="200" w:lineRule="exact"/>
      </w:pPr>
    </w:p>
    <w:p w14:paraId="397D9E34" w14:textId="77777777" w:rsidR="00DC593C" w:rsidRPr="009723EB" w:rsidRDefault="00DC593C" w:rsidP="00DC593C"/>
    <w:p w14:paraId="232B0D81" w14:textId="77777777" w:rsidR="00DC593C" w:rsidRPr="009723EB" w:rsidRDefault="00DC593C" w:rsidP="00DC593C"/>
    <w:p w14:paraId="45B1D4D2" w14:textId="77777777" w:rsidR="00DC593C" w:rsidRPr="009723EB" w:rsidRDefault="00DC593C" w:rsidP="00DC593C">
      <w:pPr>
        <w:pStyle w:val="BTNoDS"/>
        <w:tabs>
          <w:tab w:val="right" w:pos="2880"/>
        </w:tabs>
      </w:pPr>
      <w:r w:rsidRPr="009723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7E3AA" wp14:editId="6EDE2850">
                <wp:simplePos x="0" y="0"/>
                <wp:positionH relativeFrom="column">
                  <wp:posOffset>4248150</wp:posOffset>
                </wp:positionH>
                <wp:positionV relativeFrom="paragraph">
                  <wp:posOffset>266700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F253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pt,21pt" to="467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</w:p>
    <w:p w14:paraId="27444186" w14:textId="2BC49F89" w:rsidR="00DC593C" w:rsidRPr="009723EB" w:rsidRDefault="00DC593C" w:rsidP="00762843">
      <w:pPr>
        <w:pStyle w:val="BTNoDS"/>
        <w:tabs>
          <w:tab w:val="right" w:pos="2880"/>
        </w:tabs>
        <w:jc w:val="right"/>
      </w:pPr>
      <w:r w:rsidRPr="009723EB">
        <w:t>Jeffrey A. Silver</w:t>
      </w:r>
      <w:r w:rsidRPr="009723EB">
        <w:br/>
        <w:t>(Authorized Representative)</w:t>
      </w:r>
      <w:r w:rsidRPr="009723EB">
        <w:br/>
        <w:t xml:space="preserve">Date: </w:t>
      </w:r>
      <w:bookmarkStart w:id="22" w:name="IssuanceDate"/>
      <w:bookmarkEnd w:id="22"/>
      <w:r w:rsidRPr="009723EB">
        <w:t xml:space="preserve"> </w:t>
      </w:r>
      <w:bookmarkEnd w:id="21"/>
    </w:p>
    <w:sectPr w:rsidR="00DC593C" w:rsidRPr="009723EB" w:rsidSect="00EF156E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4D88D" w14:textId="77777777" w:rsidR="00CC06D9" w:rsidRDefault="00CC06D9" w:rsidP="00BF571A">
      <w:r>
        <w:separator/>
      </w:r>
    </w:p>
  </w:endnote>
  <w:endnote w:type="continuationSeparator" w:id="0">
    <w:p w14:paraId="1A3797F3" w14:textId="77777777" w:rsidR="00CC06D9" w:rsidRDefault="00CC06D9" w:rsidP="00BF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Garamond">
    <w:charset w:val="00"/>
    <w:pitch w:val="variable"/>
    <w:family w:val="roman"/>
    <w:panose1 w:val="02020603050405020304"/>
  </w:font>
  <w:font w:name="Arial Narrow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A493" w14:textId="24B274D7" w:rsidR="009276AC" w:rsidRPr="007557B5" w:rsidRDefault="009276AC" w:rsidP="00755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AFDD1" w14:textId="77777777" w:rsidR="00CC06D9" w:rsidRDefault="00CC06D9" w:rsidP="00BF571A">
      <w:r>
        <w:separator/>
      </w:r>
    </w:p>
  </w:footnote>
  <w:footnote w:type="continuationSeparator" w:id="0">
    <w:p w14:paraId="2C4292FE" w14:textId="77777777" w:rsidR="00CC06D9" w:rsidRDefault="00CC06D9" w:rsidP="00BF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F351" w14:textId="28471DE5" w:rsidR="00263AF4" w:rsidRDefault="00263AF4" w:rsidP="00263AF4">
    <w:pPr>
      <w:pStyle w:val="Header"/>
      <w:jc w:val="right"/>
    </w:pPr>
    <w:r>
      <w:ptab w:relativeTo="margin" w:alignment="right" w:leader="none"/>
    </w:r>
    <w:bookmarkStart w:id="23" w:name="_Hlk75871998"/>
    <w:r w:rsidR="00DC593C" w:rsidRPr="00DC593C">
      <w:rPr>
        <w:b/>
        <w:bCs/>
      </w:rPr>
      <w:t xml:space="preserve"> </w:t>
    </w:r>
    <w:r w:rsidR="00DC593C" w:rsidRPr="00850631">
      <w:rPr>
        <w:b/>
        <w:bCs/>
      </w:rPr>
      <w:t>Texas Insurance Company Auto Policy</w:t>
    </w:r>
    <w:bookmarkEnd w:id="23"/>
    <w:r w:rsidRPr="00A16C87">
      <w:rPr>
        <w:b/>
      </w:rPr>
      <w:br/>
      <w:t xml:space="preserve">FORM </w:t>
    </w:r>
    <w:r>
      <w:rPr>
        <w:b/>
      </w:rPr>
      <w:t xml:space="preserve">RPCA014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CCACE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E5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64C4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4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E0F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E44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A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029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8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A76"/>
    <w:multiLevelType w:val="multilevel"/>
    <w:tmpl w:val="1EBC9A86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FA6DB7"/>
    <w:multiLevelType w:val="multilevel"/>
    <w:tmpl w:val="9D9AC6B4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3C5269"/>
    <w:multiLevelType w:val="multilevel"/>
    <w:tmpl w:val="BB3A57E2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13A8F"/>
    <w:multiLevelType w:val="multilevel"/>
    <w:tmpl w:val="94A02848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E6290B"/>
    <w:multiLevelType w:val="multilevel"/>
    <w:tmpl w:val="8BA6058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8B26A3"/>
    <w:multiLevelType w:val="multilevel"/>
    <w:tmpl w:val="CFB05268"/>
    <w:lvl w:ilvl="0">
      <w:start w:val="2"/>
      <w:numFmt w:val="upp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1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E7B9E"/>
    <w:multiLevelType w:val="multilevel"/>
    <w:tmpl w:val="8220A248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C52E6"/>
    <w:multiLevelType w:val="multilevel"/>
    <w:tmpl w:val="2A2AF60E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5A7D58"/>
    <w:multiLevelType w:val="multilevel"/>
    <w:tmpl w:val="D66EB47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EA310C"/>
    <w:multiLevelType w:val="multilevel"/>
    <w:tmpl w:val="90A0B4EC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A21F1A"/>
    <w:multiLevelType w:val="multilevel"/>
    <w:tmpl w:val="A22AC2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Verdana" w:eastAsia="Verdana" w:hAnsi="Verdana"/>
        <w:strike w:val="0"/>
        <w:color w:val="000000"/>
        <w:spacing w:val="-4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F004BA"/>
    <w:multiLevelType w:val="multilevel"/>
    <w:tmpl w:val="E2EAEDE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0F1C7F"/>
    <w:multiLevelType w:val="multilevel"/>
    <w:tmpl w:val="EB5EF65C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445DDD"/>
    <w:multiLevelType w:val="multilevel"/>
    <w:tmpl w:val="76B686A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0E7FB3"/>
    <w:multiLevelType w:val="multilevel"/>
    <w:tmpl w:val="A4B6500A"/>
    <w:lvl w:ilvl="0">
      <w:start w:val="1"/>
      <w:numFmt w:val="decimal"/>
      <w:lvlText w:val="%1)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D40178"/>
    <w:multiLevelType w:val="hybridMultilevel"/>
    <w:tmpl w:val="C48CE9A0"/>
    <w:lvl w:ilvl="0" w:tplc="963617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3106B"/>
    <w:multiLevelType w:val="multilevel"/>
    <w:tmpl w:val="3656C81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0330A"/>
    <w:multiLevelType w:val="multilevel"/>
    <w:tmpl w:val="27CE71EE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1B5563"/>
    <w:multiLevelType w:val="multilevel"/>
    <w:tmpl w:val="106432E2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CC5B44"/>
    <w:multiLevelType w:val="multilevel"/>
    <w:tmpl w:val="1BE2FC40"/>
    <w:lvl w:ilvl="0">
      <w:start w:val="1"/>
      <w:numFmt w:val="low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10F2C"/>
    <w:multiLevelType w:val="multilevel"/>
    <w:tmpl w:val="6ABE8C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-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0A7443"/>
    <w:multiLevelType w:val="multilevel"/>
    <w:tmpl w:val="18222ACA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DB2896"/>
    <w:multiLevelType w:val="multilevel"/>
    <w:tmpl w:val="595450A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4506DA"/>
    <w:multiLevelType w:val="multilevel"/>
    <w:tmpl w:val="01D6B01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752BDA"/>
    <w:multiLevelType w:val="multilevel"/>
    <w:tmpl w:val="0798C4A8"/>
    <w:lvl w:ilvl="0">
      <w:start w:val="1"/>
      <w:numFmt w:val="bullet"/>
      <w:lvlText w:val="·"/>
      <w:lvlJc w:val="left"/>
      <w:pPr>
        <w:tabs>
          <w:tab w:val="left" w:pos="72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15"/>
  </w:num>
  <w:num w:numId="3">
    <w:abstractNumId w:val="29"/>
  </w:num>
  <w:num w:numId="4">
    <w:abstractNumId w:val="27"/>
  </w:num>
  <w:num w:numId="5">
    <w:abstractNumId w:val="19"/>
  </w:num>
  <w:num w:numId="6">
    <w:abstractNumId w:val="18"/>
  </w:num>
  <w:num w:numId="7">
    <w:abstractNumId w:val="16"/>
  </w:num>
  <w:num w:numId="8">
    <w:abstractNumId w:val="17"/>
  </w:num>
  <w:num w:numId="9">
    <w:abstractNumId w:val="11"/>
  </w:num>
  <w:num w:numId="10">
    <w:abstractNumId w:val="22"/>
  </w:num>
  <w:num w:numId="11">
    <w:abstractNumId w:val="33"/>
  </w:num>
  <w:num w:numId="12">
    <w:abstractNumId w:val="32"/>
  </w:num>
  <w:num w:numId="13">
    <w:abstractNumId w:val="23"/>
  </w:num>
  <w:num w:numId="14">
    <w:abstractNumId w:val="24"/>
  </w:num>
  <w:num w:numId="15">
    <w:abstractNumId w:val="14"/>
  </w:num>
  <w:num w:numId="16">
    <w:abstractNumId w:val="21"/>
  </w:num>
  <w:num w:numId="17">
    <w:abstractNumId w:val="13"/>
  </w:num>
  <w:num w:numId="18">
    <w:abstractNumId w:val="30"/>
  </w:num>
  <w:num w:numId="19">
    <w:abstractNumId w:val="12"/>
  </w:num>
  <w:num w:numId="20">
    <w:abstractNumId w:val="31"/>
  </w:num>
  <w:num w:numId="21">
    <w:abstractNumId w:val="10"/>
  </w:num>
  <w:num w:numId="22">
    <w:abstractNumId w:val="26"/>
  </w:num>
  <w:num w:numId="23">
    <w:abstractNumId w:val="28"/>
  </w:num>
  <w:num w:numId="24">
    <w:abstractNumId w:val="20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sllie Ann Sablan">
    <w15:presenceInfo w15:providerId="AD" w15:userId="S::asllie.sablan@rivtechglobal.com::69c61853-3fc0-4bad-aca3-42916db56d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Layout" w:val="2"/>
    <w:docVar w:name="SWDocIDLocation" w:val="1"/>
  </w:docVars>
  <w:rsids>
    <w:rsidRoot w:val="004E55DF"/>
    <w:rsid w:val="00001DD5"/>
    <w:rsid w:val="000139AF"/>
    <w:rsid w:val="0003117A"/>
    <w:rsid w:val="00044BBC"/>
    <w:rsid w:val="0006391A"/>
    <w:rsid w:val="000741A7"/>
    <w:rsid w:val="00076B2F"/>
    <w:rsid w:val="000A3A83"/>
    <w:rsid w:val="000B7938"/>
    <w:rsid w:val="000C7C7D"/>
    <w:rsid w:val="000E127E"/>
    <w:rsid w:val="000E1F1D"/>
    <w:rsid w:val="00103098"/>
    <w:rsid w:val="001175B9"/>
    <w:rsid w:val="001458A9"/>
    <w:rsid w:val="0015756E"/>
    <w:rsid w:val="00171814"/>
    <w:rsid w:val="001E63A1"/>
    <w:rsid w:val="00201A2F"/>
    <w:rsid w:val="0020538E"/>
    <w:rsid w:val="00223E14"/>
    <w:rsid w:val="00263AF4"/>
    <w:rsid w:val="0029052A"/>
    <w:rsid w:val="002A6529"/>
    <w:rsid w:val="002D1653"/>
    <w:rsid w:val="002E5EAB"/>
    <w:rsid w:val="002F1EA7"/>
    <w:rsid w:val="00332FDB"/>
    <w:rsid w:val="00334245"/>
    <w:rsid w:val="003619A2"/>
    <w:rsid w:val="00367C6D"/>
    <w:rsid w:val="00371814"/>
    <w:rsid w:val="00373516"/>
    <w:rsid w:val="003B667F"/>
    <w:rsid w:val="003B69ED"/>
    <w:rsid w:val="003D122A"/>
    <w:rsid w:val="00412076"/>
    <w:rsid w:val="00487D1B"/>
    <w:rsid w:val="004A0549"/>
    <w:rsid w:val="004D31E0"/>
    <w:rsid w:val="004D39D1"/>
    <w:rsid w:val="004E55DF"/>
    <w:rsid w:val="00554AEC"/>
    <w:rsid w:val="00557E78"/>
    <w:rsid w:val="005650F9"/>
    <w:rsid w:val="005707C6"/>
    <w:rsid w:val="00571D39"/>
    <w:rsid w:val="005850FB"/>
    <w:rsid w:val="00590FA3"/>
    <w:rsid w:val="00596F2C"/>
    <w:rsid w:val="005A7380"/>
    <w:rsid w:val="005B59F4"/>
    <w:rsid w:val="005C04B5"/>
    <w:rsid w:val="00615B76"/>
    <w:rsid w:val="0062191C"/>
    <w:rsid w:val="00675C81"/>
    <w:rsid w:val="006A1E56"/>
    <w:rsid w:val="006A7F5D"/>
    <w:rsid w:val="006B5E31"/>
    <w:rsid w:val="006D03CC"/>
    <w:rsid w:val="00720F76"/>
    <w:rsid w:val="00730432"/>
    <w:rsid w:val="007557B5"/>
    <w:rsid w:val="00762843"/>
    <w:rsid w:val="007C38F8"/>
    <w:rsid w:val="00800E06"/>
    <w:rsid w:val="00801C2B"/>
    <w:rsid w:val="0081759C"/>
    <w:rsid w:val="008439D0"/>
    <w:rsid w:val="00860B9A"/>
    <w:rsid w:val="00863449"/>
    <w:rsid w:val="00873D17"/>
    <w:rsid w:val="008A3D9F"/>
    <w:rsid w:val="008B4518"/>
    <w:rsid w:val="008E4692"/>
    <w:rsid w:val="00913686"/>
    <w:rsid w:val="00915FE8"/>
    <w:rsid w:val="009276AC"/>
    <w:rsid w:val="00933761"/>
    <w:rsid w:val="009517C7"/>
    <w:rsid w:val="009723EB"/>
    <w:rsid w:val="009A6335"/>
    <w:rsid w:val="009A787F"/>
    <w:rsid w:val="009C1FC8"/>
    <w:rsid w:val="009E620D"/>
    <w:rsid w:val="009F1C43"/>
    <w:rsid w:val="00A16214"/>
    <w:rsid w:val="00A16C87"/>
    <w:rsid w:val="00A33865"/>
    <w:rsid w:val="00A62166"/>
    <w:rsid w:val="00A96413"/>
    <w:rsid w:val="00AA1F34"/>
    <w:rsid w:val="00AA59BB"/>
    <w:rsid w:val="00B00650"/>
    <w:rsid w:val="00B048F3"/>
    <w:rsid w:val="00B26EB3"/>
    <w:rsid w:val="00B33E8C"/>
    <w:rsid w:val="00B6684B"/>
    <w:rsid w:val="00BA10D8"/>
    <w:rsid w:val="00BD036A"/>
    <w:rsid w:val="00BD396A"/>
    <w:rsid w:val="00BE3F65"/>
    <w:rsid w:val="00BF571A"/>
    <w:rsid w:val="00C17A97"/>
    <w:rsid w:val="00C26C66"/>
    <w:rsid w:val="00C47C3A"/>
    <w:rsid w:val="00CC06D9"/>
    <w:rsid w:val="00CE5214"/>
    <w:rsid w:val="00CF3DE8"/>
    <w:rsid w:val="00D4376C"/>
    <w:rsid w:val="00DC52CE"/>
    <w:rsid w:val="00DC593C"/>
    <w:rsid w:val="00E027FF"/>
    <w:rsid w:val="00E04578"/>
    <w:rsid w:val="00E1365B"/>
    <w:rsid w:val="00E34023"/>
    <w:rsid w:val="00EE2261"/>
    <w:rsid w:val="00EF156E"/>
    <w:rsid w:val="00EF15FF"/>
    <w:rsid w:val="00F10D77"/>
    <w:rsid w:val="00F10FE1"/>
    <w:rsid w:val="00FA427B"/>
    <w:rsid w:val="00FC654B"/>
    <w:rsid w:val="00FD25D9"/>
    <w:rsid w:val="00FE59E8"/>
    <w:rsid w:val="00F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AFC9FA"/>
  <w15:docId w15:val="{3787C7C8-3A41-4996-BFE9-1DC25E05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56E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C66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6"/>
    <w:rPr>
      <w:rFonts w:eastAsiaTheme="majorEastAsia" w:cstheme="majorBidi"/>
      <w:b/>
      <w:spacing w:val="-10"/>
      <w:kern w:val="28"/>
      <w:sz w:val="24"/>
      <w:szCs w:val="56"/>
    </w:rPr>
  </w:style>
  <w:style w:type="table" w:styleId="TableGrid">
    <w:name w:val="Table Grid"/>
    <w:basedOn w:val="TableNormal"/>
    <w:uiPriority w:val="39"/>
    <w:rsid w:val="00C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NoDS">
    <w:name w:val="BT No DS"/>
    <w:basedOn w:val="Normal"/>
    <w:rsid w:val="00863449"/>
    <w:pPr>
      <w:spacing w:after="240"/>
    </w:pPr>
  </w:style>
  <w:style w:type="paragraph" w:customStyle="1" w:styleId="BTNoInd">
    <w:name w:val="BT No Ind"/>
    <w:basedOn w:val="Normal"/>
    <w:rsid w:val="000E1F1D"/>
    <w:pPr>
      <w:spacing w:line="480" w:lineRule="auto"/>
      <w:textAlignment w:val="baseline"/>
    </w:pPr>
    <w:rPr>
      <w:rFonts w:eastAsia="Tahoma"/>
      <w:szCs w:val="20"/>
    </w:rPr>
  </w:style>
  <w:style w:type="paragraph" w:customStyle="1" w:styleId="BT25">
    <w:name w:val="BT .25"/>
    <w:basedOn w:val="Normal"/>
    <w:rsid w:val="009517C7"/>
    <w:pPr>
      <w:tabs>
        <w:tab w:val="left" w:pos="720"/>
      </w:tabs>
      <w:spacing w:line="480" w:lineRule="auto"/>
      <w:ind w:left="1080" w:hanging="720"/>
      <w:textAlignment w:val="baseline"/>
    </w:pPr>
    <w:rPr>
      <w:rFonts w:eastAsia="Arial"/>
      <w:b/>
      <w:spacing w:val="7"/>
      <w:szCs w:val="20"/>
    </w:rPr>
  </w:style>
  <w:style w:type="paragraph" w:customStyle="1" w:styleId="BT5">
    <w:name w:val="BT .5"/>
    <w:basedOn w:val="Normal"/>
    <w:rsid w:val="00A16214"/>
    <w:pPr>
      <w:tabs>
        <w:tab w:val="left" w:pos="1080"/>
      </w:tabs>
      <w:spacing w:line="480" w:lineRule="auto"/>
      <w:ind w:left="1080" w:hanging="360"/>
      <w:textAlignment w:val="baseline"/>
    </w:pPr>
    <w:rPr>
      <w:rFonts w:eastAsia="Arial"/>
      <w:szCs w:val="20"/>
    </w:rPr>
  </w:style>
  <w:style w:type="paragraph" w:customStyle="1" w:styleId="BT10">
    <w:name w:val="BT 1.0"/>
    <w:basedOn w:val="Normal"/>
    <w:rsid w:val="00BD396A"/>
    <w:pPr>
      <w:tabs>
        <w:tab w:val="left" w:pos="1800"/>
      </w:tabs>
      <w:spacing w:line="480" w:lineRule="auto"/>
      <w:ind w:left="1800" w:hanging="360"/>
      <w:textAlignment w:val="baseline"/>
    </w:pPr>
    <w:rPr>
      <w:rFonts w:eastAsia="Arial"/>
      <w:color w:val="000000"/>
      <w:szCs w:val="20"/>
    </w:rPr>
  </w:style>
  <w:style w:type="paragraph" w:customStyle="1" w:styleId="BT15">
    <w:name w:val="BT 1.5"/>
    <w:basedOn w:val="Normal"/>
    <w:rsid w:val="00EF15FF"/>
    <w:pPr>
      <w:tabs>
        <w:tab w:val="left" w:pos="2520"/>
      </w:tabs>
      <w:spacing w:line="480" w:lineRule="auto"/>
      <w:ind w:left="2520" w:hanging="360"/>
      <w:textAlignment w:val="baseline"/>
    </w:pPr>
    <w:rPr>
      <w:rFonts w:eastAsia="Arial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3098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71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71A"/>
    <w:rPr>
      <w:sz w:val="20"/>
    </w:rPr>
  </w:style>
  <w:style w:type="paragraph" w:styleId="NoSpacing">
    <w:name w:val="No Spacing"/>
    <w:uiPriority w:val="1"/>
    <w:qFormat/>
    <w:rsid w:val="00E027FF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904FAD-5A75-4E42-9D98-FA34CDE63329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2041F20D-077E-4D30-ADB8-B6ACAB462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A55C6E-7FB4-44BA-80C4-9DB14080D0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Elser Moskowitz Edelman and Dicker LLP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Carla Marie G. Bersales</cp:lastModifiedBy>
  <cp:revision>28</cp:revision>
  <dcterms:created xsi:type="dcterms:W3CDTF">2018-10-10T01:17:00Z</dcterms:created>
  <dcterms:modified xsi:type="dcterms:W3CDTF">2022-03-04T04:07:00Z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1270394v.1</vt:lpwstr>
  </property>
  <property fmtid="{D5CDD505-2E9C-101B-9397-08002B2CF9AE}" pid="3" name="ContentTypeId">
    <vt:lpwstr>0x010100CFB8E4E7B8EE964CA6E3F892321D241C</vt:lpwstr>
  </property>
</Properties>
</file>