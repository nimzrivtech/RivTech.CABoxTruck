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B237E" w14:textId="77777777" w:rsidR="005A07A5" w:rsidRPr="0083359A" w:rsidRDefault="005A07A5" w:rsidP="005A07A5">
      <w:pPr>
        <w:rPr>
          <w:rFonts w:eastAsia="Arial"/>
          <w:b/>
          <w:color w:val="363435"/>
          <w:spacing w:val="-7"/>
          <w:rPrChange w:id="0" w:author="Carla Marie G. Bersales" w:date="2022-03-03T16:40:00Z">
            <w:rPr>
              <w:rFonts w:ascii="Arial" w:eastAsia="Arial" w:hAnsi="Arial" w:cs="Arial"/>
              <w:b/>
              <w:color w:val="363435"/>
              <w:spacing w:val="-7"/>
            </w:rPr>
          </w:rPrChange>
        </w:rPr>
      </w:pPr>
      <w:bookmarkStart w:id="1" w:name="_Hlk75872121"/>
      <w:r w:rsidRPr="0083359A">
        <w:rPr>
          <w:rFonts w:eastAsia="Arial"/>
          <w:b/>
          <w:color w:val="363435"/>
          <w:spacing w:val="-7"/>
          <w:rPrChange w:id="2" w:author="Carla Marie G. Bersales" w:date="2022-03-03T16:40:00Z">
            <w:rPr>
              <w:rFonts w:ascii="Arial" w:eastAsia="Arial" w:hAnsi="Arial" w:cs="Arial"/>
              <w:b/>
              <w:color w:val="363435"/>
              <w:spacing w:val="-7"/>
            </w:rPr>
          </w:rPrChange>
        </w:rPr>
        <w:t>Insured Name</w:t>
      </w:r>
      <w:r w:rsidRPr="0083359A">
        <w:rPr>
          <w:rFonts w:eastAsia="Arial"/>
          <w:b/>
          <w:color w:val="363435"/>
          <w:spacing w:val="-7"/>
          <w:rPrChange w:id="3" w:author="Carla Marie G. Bersales" w:date="2022-03-03T16:40:00Z">
            <w:rPr>
              <w:rFonts w:ascii="Arial" w:eastAsia="Arial" w:hAnsi="Arial" w:cs="Arial"/>
              <w:b/>
              <w:color w:val="363435"/>
              <w:spacing w:val="-7"/>
            </w:rPr>
          </w:rPrChange>
        </w:rPr>
        <w:tab/>
        <w:t xml:space="preserve">: </w:t>
      </w:r>
      <w:bookmarkStart w:id="4" w:name="InsuredName"/>
      <w:bookmarkEnd w:id="4"/>
      <w:r w:rsidRPr="0083359A">
        <w:rPr>
          <w:rFonts w:eastAsia="Arial"/>
          <w:b/>
          <w:color w:val="363435"/>
          <w:spacing w:val="-7"/>
          <w:rPrChange w:id="5" w:author="Carla Marie G. Bersales" w:date="2022-03-03T16:40:00Z">
            <w:rPr>
              <w:rFonts w:ascii="Arial" w:eastAsia="Arial" w:hAnsi="Arial" w:cs="Arial"/>
              <w:b/>
              <w:color w:val="363435"/>
              <w:spacing w:val="-7"/>
            </w:rPr>
          </w:rPrChange>
        </w:rPr>
        <w:t xml:space="preserve"> </w:t>
      </w:r>
    </w:p>
    <w:p w14:paraId="2E4D67E6" w14:textId="77777777" w:rsidR="005A07A5" w:rsidRPr="0083359A" w:rsidRDefault="005A07A5" w:rsidP="005A07A5">
      <w:pPr>
        <w:rPr>
          <w:rFonts w:eastAsia="Arial"/>
          <w:b/>
          <w:color w:val="363435"/>
          <w:spacing w:val="-7"/>
          <w:rPrChange w:id="6" w:author="Carla Marie G. Bersales" w:date="2022-03-03T16:40:00Z">
            <w:rPr>
              <w:rFonts w:ascii="Arial" w:eastAsia="Arial" w:hAnsi="Arial" w:cs="Arial"/>
              <w:b/>
              <w:color w:val="363435"/>
              <w:spacing w:val="-7"/>
            </w:rPr>
          </w:rPrChange>
        </w:rPr>
      </w:pPr>
      <w:r w:rsidRPr="0083359A">
        <w:rPr>
          <w:rFonts w:eastAsia="Arial"/>
          <w:b/>
          <w:color w:val="363435"/>
          <w:spacing w:val="-7"/>
          <w:rPrChange w:id="7" w:author="Carla Marie G. Bersales" w:date="2022-03-03T16:40:00Z">
            <w:rPr>
              <w:rFonts w:ascii="Arial" w:eastAsia="Arial" w:hAnsi="Arial" w:cs="Arial"/>
              <w:b/>
              <w:color w:val="363435"/>
              <w:spacing w:val="-7"/>
            </w:rPr>
          </w:rPrChange>
        </w:rPr>
        <w:t>Effective Date</w:t>
      </w:r>
      <w:r w:rsidRPr="0083359A">
        <w:rPr>
          <w:rFonts w:eastAsia="Arial"/>
          <w:b/>
          <w:color w:val="363435"/>
          <w:spacing w:val="-7"/>
          <w:rPrChange w:id="8" w:author="Carla Marie G. Bersales" w:date="2022-03-03T16:40:00Z">
            <w:rPr>
              <w:rFonts w:ascii="Arial" w:eastAsia="Arial" w:hAnsi="Arial" w:cs="Arial"/>
              <w:b/>
              <w:color w:val="363435"/>
              <w:spacing w:val="-7"/>
            </w:rPr>
          </w:rPrChange>
        </w:rPr>
        <w:tab/>
        <w:t xml:space="preserve">: </w:t>
      </w:r>
      <w:bookmarkStart w:id="9" w:name="EffectiveDate"/>
      <w:bookmarkEnd w:id="9"/>
    </w:p>
    <w:p w14:paraId="6A97B533" w14:textId="77777777" w:rsidR="005A07A5" w:rsidRPr="0083359A" w:rsidRDefault="005A07A5" w:rsidP="005A07A5">
      <w:pPr>
        <w:rPr>
          <w:rFonts w:eastAsia="Arial"/>
          <w:b/>
          <w:color w:val="363435"/>
          <w:spacing w:val="-7"/>
          <w:rPrChange w:id="10" w:author="Carla Marie G. Bersales" w:date="2022-03-03T16:40:00Z">
            <w:rPr>
              <w:rFonts w:ascii="Arial" w:eastAsia="Arial" w:hAnsi="Arial" w:cs="Arial"/>
              <w:b/>
              <w:color w:val="363435"/>
              <w:spacing w:val="-7"/>
            </w:rPr>
          </w:rPrChange>
        </w:rPr>
      </w:pPr>
      <w:r w:rsidRPr="0083359A">
        <w:rPr>
          <w:rFonts w:eastAsia="Arial"/>
          <w:b/>
          <w:color w:val="363435"/>
          <w:spacing w:val="-7"/>
          <w:rPrChange w:id="11" w:author="Carla Marie G. Bersales" w:date="2022-03-03T16:40:00Z">
            <w:rPr>
              <w:rFonts w:ascii="Arial" w:eastAsia="Arial" w:hAnsi="Arial" w:cs="Arial"/>
              <w:b/>
              <w:color w:val="363435"/>
              <w:spacing w:val="-7"/>
            </w:rPr>
          </w:rPrChange>
        </w:rPr>
        <w:t>Policy Period</w:t>
      </w:r>
      <w:r w:rsidRPr="0083359A">
        <w:rPr>
          <w:rFonts w:eastAsia="Arial"/>
          <w:b/>
          <w:color w:val="363435"/>
          <w:spacing w:val="-7"/>
          <w:rPrChange w:id="12" w:author="Carla Marie G. Bersales" w:date="2022-03-03T16:40:00Z">
            <w:rPr>
              <w:rFonts w:ascii="Arial" w:eastAsia="Arial" w:hAnsi="Arial" w:cs="Arial"/>
              <w:b/>
              <w:color w:val="363435"/>
              <w:spacing w:val="-7"/>
            </w:rPr>
          </w:rPrChange>
        </w:rPr>
        <w:tab/>
        <w:t xml:space="preserve">: </w:t>
      </w:r>
      <w:bookmarkStart w:id="13" w:name="PolicyPeriod"/>
      <w:bookmarkEnd w:id="13"/>
    </w:p>
    <w:p w14:paraId="590F4CC7" w14:textId="6DD0FCBB" w:rsidR="005A07A5" w:rsidRPr="0083359A" w:rsidRDefault="005A07A5" w:rsidP="005A07A5">
      <w:pPr>
        <w:rPr>
          <w:rFonts w:eastAsia="Arial"/>
          <w:b/>
          <w:color w:val="363435"/>
          <w:spacing w:val="-7"/>
          <w:rPrChange w:id="14" w:author="Carla Marie G. Bersales" w:date="2022-03-03T16:40:00Z">
            <w:rPr>
              <w:rFonts w:ascii="Arial" w:eastAsia="Arial" w:hAnsi="Arial" w:cs="Arial"/>
              <w:b/>
              <w:color w:val="363435"/>
              <w:spacing w:val="-7"/>
            </w:rPr>
          </w:rPrChange>
        </w:rPr>
      </w:pPr>
      <w:r w:rsidRPr="0083359A">
        <w:rPr>
          <w:rFonts w:eastAsia="Arial"/>
          <w:b/>
          <w:color w:val="363435"/>
          <w:spacing w:val="-7"/>
          <w:rPrChange w:id="15" w:author="Carla Marie G. Bersales" w:date="2022-03-03T16:40:00Z">
            <w:rPr>
              <w:rFonts w:ascii="Arial" w:eastAsia="Arial" w:hAnsi="Arial" w:cs="Arial"/>
              <w:b/>
              <w:color w:val="363435"/>
              <w:spacing w:val="-7"/>
            </w:rPr>
          </w:rPrChange>
        </w:rPr>
        <w:t>Policy Number</w:t>
      </w:r>
      <w:r w:rsidRPr="0083359A">
        <w:rPr>
          <w:rFonts w:eastAsia="Arial"/>
          <w:b/>
          <w:color w:val="363435"/>
          <w:spacing w:val="-7"/>
          <w:rPrChange w:id="16" w:author="Carla Marie G. Bersales" w:date="2022-03-03T16:40:00Z">
            <w:rPr>
              <w:rFonts w:ascii="Arial" w:eastAsia="Arial" w:hAnsi="Arial" w:cs="Arial"/>
              <w:b/>
              <w:color w:val="363435"/>
              <w:spacing w:val="-7"/>
            </w:rPr>
          </w:rPrChange>
        </w:rPr>
        <w:tab/>
        <w:t xml:space="preserve">: </w:t>
      </w:r>
      <w:bookmarkStart w:id="17" w:name="PolicyNumber"/>
      <w:bookmarkEnd w:id="17"/>
      <w:r w:rsidRPr="0083359A">
        <w:rPr>
          <w:rFonts w:eastAsia="Arial"/>
          <w:b/>
          <w:color w:val="363435"/>
          <w:spacing w:val="-7"/>
          <w:rPrChange w:id="18" w:author="Carla Marie G. Bersales" w:date="2022-03-03T16:40:00Z">
            <w:rPr>
              <w:rFonts w:ascii="Arial" w:eastAsia="Arial" w:hAnsi="Arial" w:cs="Arial"/>
              <w:b/>
              <w:color w:val="363435"/>
              <w:spacing w:val="-7"/>
            </w:rPr>
          </w:rPrChange>
        </w:rPr>
        <w:t xml:space="preserve">  </w:t>
      </w:r>
    </w:p>
    <w:p w14:paraId="057C737F" w14:textId="47543CC2" w:rsidR="005A07A5" w:rsidRPr="0083359A" w:rsidRDefault="005A07A5" w:rsidP="005A07A5">
      <w:pPr>
        <w:rPr>
          <w:rFonts w:eastAsia="Arial"/>
          <w:b/>
          <w:color w:val="363435"/>
          <w:spacing w:val="-7"/>
          <w:rPrChange w:id="19" w:author="Carla Marie G. Bersales" w:date="2022-03-03T16:40:00Z">
            <w:rPr>
              <w:rFonts w:ascii="Arial" w:eastAsia="Arial" w:hAnsi="Arial" w:cs="Arial"/>
              <w:b/>
              <w:color w:val="363435"/>
              <w:spacing w:val="-7"/>
            </w:rPr>
          </w:rPrChange>
        </w:rPr>
      </w:pPr>
    </w:p>
    <w:p w14:paraId="05ABBD6A" w14:textId="77777777" w:rsidR="005A07A5" w:rsidRPr="0083359A" w:rsidRDefault="005A07A5" w:rsidP="005A07A5">
      <w:pPr>
        <w:rPr>
          <w:rFonts w:eastAsia="Arial"/>
          <w:b/>
          <w:color w:val="363435"/>
          <w:spacing w:val="-7"/>
          <w:rPrChange w:id="20" w:author="Carla Marie G. Bersales" w:date="2022-03-03T16:40:00Z">
            <w:rPr>
              <w:rFonts w:ascii="Arial" w:eastAsia="Arial" w:hAnsi="Arial" w:cs="Arial"/>
              <w:b/>
              <w:color w:val="363435"/>
              <w:spacing w:val="-7"/>
            </w:rPr>
          </w:rPrChange>
        </w:rPr>
      </w:pPr>
    </w:p>
    <w:bookmarkEnd w:id="1"/>
    <w:p w14:paraId="480A33F2" w14:textId="541A2390" w:rsidR="009A787F" w:rsidRPr="0083359A" w:rsidRDefault="009A787F" w:rsidP="009A787F">
      <w:pPr>
        <w:pStyle w:val="Title"/>
        <w:rPr>
          <w:rFonts w:cs="Times New Roman"/>
          <w:spacing w:val="0"/>
          <w:sz w:val="20"/>
        </w:rPr>
      </w:pPr>
      <w:r w:rsidRPr="0083359A">
        <w:rPr>
          <w:rFonts w:eastAsia="Tahoma" w:cs="Times New Roman"/>
          <w:spacing w:val="0"/>
          <w:sz w:val="20"/>
        </w:rPr>
        <w:t xml:space="preserve">THIS ENDORSEMENT CHANGES THE POLICY. </w:t>
      </w:r>
      <w:ins w:id="21" w:author="Carla Marie G. Bersales" w:date="2022-03-03T16:40:00Z">
        <w:r w:rsidR="0083359A">
          <w:rPr>
            <w:rFonts w:eastAsia="Tahoma" w:cs="Times New Roman"/>
            <w:spacing w:val="0"/>
            <w:sz w:val="20"/>
          </w:rPr>
          <w:t xml:space="preserve"> </w:t>
        </w:r>
      </w:ins>
      <w:r w:rsidRPr="0083359A">
        <w:rPr>
          <w:rFonts w:eastAsia="Tahoma" w:cs="Times New Roman"/>
          <w:spacing w:val="0"/>
          <w:sz w:val="20"/>
        </w:rPr>
        <w:t>PLEASE READ IT CAREFULLY</w:t>
      </w:r>
      <w:ins w:id="22" w:author="Carla Marie G. Bersales" w:date="2022-03-03T16:40:00Z">
        <w:r w:rsidR="0083359A">
          <w:rPr>
            <w:rFonts w:eastAsia="Tahoma" w:cs="Times New Roman"/>
            <w:spacing w:val="0"/>
            <w:sz w:val="20"/>
          </w:rPr>
          <w:t>.</w:t>
        </w:r>
      </w:ins>
    </w:p>
    <w:p w14:paraId="4A77AB92" w14:textId="77777777" w:rsidR="009A787F" w:rsidRPr="0083359A" w:rsidRDefault="009A787F" w:rsidP="009A787F">
      <w:pPr>
        <w:pStyle w:val="Title"/>
        <w:rPr>
          <w:rFonts w:eastAsia="Tahoma" w:cs="Times New Roman"/>
          <w:spacing w:val="0"/>
          <w:sz w:val="32"/>
          <w:szCs w:val="32"/>
          <w:rPrChange w:id="23" w:author="Carla Marie G. Bersales" w:date="2022-03-03T16:41:00Z">
            <w:rPr>
              <w:rFonts w:eastAsia="Tahoma" w:cs="Times New Roman"/>
              <w:spacing w:val="0"/>
            </w:rPr>
          </w:rPrChange>
        </w:rPr>
      </w:pPr>
      <w:r w:rsidRPr="0083359A">
        <w:rPr>
          <w:rFonts w:eastAsia="Tahoma" w:cs="Times New Roman"/>
          <w:spacing w:val="0"/>
          <w:sz w:val="32"/>
          <w:szCs w:val="32"/>
          <w:rPrChange w:id="24" w:author="Carla Marie G. Bersales" w:date="2022-03-03T16:41:00Z">
            <w:rPr>
              <w:rFonts w:eastAsia="Tahoma" w:cs="Times New Roman"/>
              <w:spacing w:val="0"/>
            </w:rPr>
          </w:rPrChange>
        </w:rPr>
        <w:t>ELECTRONIC DATA AND CYBER RISK EXCLUSION</w:t>
      </w:r>
    </w:p>
    <w:p w14:paraId="6BFDE604" w14:textId="77777777" w:rsidR="009A787F" w:rsidRPr="0083359A" w:rsidRDefault="009A787F" w:rsidP="009A787F">
      <w:pPr>
        <w:pStyle w:val="BTNoInd"/>
      </w:pPr>
      <w:r w:rsidRPr="0083359A">
        <w:t>This endorsement modifies insurance provided under the following:</w:t>
      </w:r>
    </w:p>
    <w:p w14:paraId="066E0977" w14:textId="77777777" w:rsidR="009A787F" w:rsidRPr="0083359A" w:rsidRDefault="009A787F">
      <w:pPr>
        <w:pStyle w:val="BTNoInd"/>
        <w:ind w:left="567"/>
        <w:pPrChange w:id="25" w:author="Carla Marie G. Bersales" w:date="2022-03-03T16:41:00Z">
          <w:pPr>
            <w:pStyle w:val="BTNoInd"/>
            <w:ind w:left="720"/>
          </w:pPr>
        </w:pPrChange>
      </w:pPr>
      <w:r w:rsidRPr="0083359A">
        <w:t>BUSINESS AUTO COVERAGE FORM</w:t>
      </w:r>
    </w:p>
    <w:p w14:paraId="466DBDD2" w14:textId="3B9E2A7F" w:rsidR="009A787F" w:rsidRPr="0083359A" w:rsidRDefault="009A787F">
      <w:pPr>
        <w:pStyle w:val="BTNoInd"/>
        <w:jc w:val="both"/>
        <w:pPrChange w:id="26" w:author="Carla Marie G. Bersales" w:date="2022-03-04T11:51:00Z">
          <w:pPr>
            <w:pStyle w:val="BTNoInd"/>
          </w:pPr>
        </w:pPrChange>
      </w:pPr>
      <w:r w:rsidRPr="0083359A">
        <w:t>This insurance does not apply to:</w:t>
      </w:r>
    </w:p>
    <w:p w14:paraId="6FAF0B4A" w14:textId="553513B9" w:rsidR="005A07A5" w:rsidRPr="0083359A" w:rsidRDefault="00B05E16" w:rsidP="002C39A8">
      <w:pPr>
        <w:jc w:val="both"/>
        <w:pPrChange w:id="27" w:author="Carla Marie G. Bersales" w:date="2022-03-04T12:05:00Z">
          <w:pPr>
            <w:spacing w:line="200" w:lineRule="exact"/>
          </w:pPr>
        </w:pPrChange>
      </w:pPr>
      <w:r w:rsidRPr="0083359A">
        <w:t xml:space="preserve"> </w:t>
      </w:r>
      <w:r w:rsidR="009A787F" w:rsidRPr="0083359A">
        <w:t>“Bodily injury” or “property damage,” directly or indirectly arising out of, caused by, contributed to or resulting from any: (a) functioning, nonfunctioning, improperly functioning, availability or unavailability of: (1) the internet or similar facility; or (2) any intranet or private network or similar facility; or (3) any website, bulletin board, chat room, search engine, portal or similar third party application service; (b) alteration, corruption, destruction, distortion, erasure, theft or other loss of or damage to data, software, information repository, microchip, integrated system or similar device in any computer equipment or non-computer equipment or any kind of programming or instruction set; or (c) loss of use or functionality, whether partial or entire, of data, coding, program, software, any computer or computer system or other device dependent upon any microchip or embedded logic and any ensuing inability or failure of any insured to conduct business.</w:t>
      </w:r>
      <w:bookmarkStart w:id="28" w:name="_Hlk75872018"/>
    </w:p>
    <w:p w14:paraId="2951035B" w14:textId="13A4E67A" w:rsidR="005A07A5" w:rsidRPr="0083359A" w:rsidRDefault="005A07A5" w:rsidP="005A07A5">
      <w:pPr>
        <w:spacing w:line="200" w:lineRule="exact"/>
      </w:pPr>
    </w:p>
    <w:p w14:paraId="23FA7C13" w14:textId="77777777" w:rsidR="005A07A5" w:rsidRPr="0083359A" w:rsidRDefault="005A07A5" w:rsidP="005A07A5">
      <w:pPr>
        <w:spacing w:line="200" w:lineRule="exact"/>
      </w:pPr>
    </w:p>
    <w:p w14:paraId="5B76995A" w14:textId="704276E5" w:rsidR="005A07A5" w:rsidRPr="0083359A" w:rsidRDefault="005A07A5" w:rsidP="005A07A5"/>
    <w:p w14:paraId="40D83577" w14:textId="3CBA9D62" w:rsidR="005A07A5" w:rsidRPr="0083359A" w:rsidRDefault="005A07A5" w:rsidP="005A07A5"/>
    <w:p w14:paraId="3BE8C80B" w14:textId="28BAD001" w:rsidR="005A07A5" w:rsidRPr="0083359A" w:rsidRDefault="005A07A5" w:rsidP="005A07A5"/>
    <w:p w14:paraId="347B859F" w14:textId="286B7FD8" w:rsidR="005A07A5" w:rsidRPr="0083359A" w:rsidDel="008C0D66" w:rsidRDefault="005A07A5" w:rsidP="005A07A5">
      <w:pPr>
        <w:rPr>
          <w:del w:id="29" w:author="Carla Marie G. Bersales" w:date="2022-03-04T11:51:00Z"/>
        </w:rPr>
      </w:pPr>
    </w:p>
    <w:p w14:paraId="08854050" w14:textId="0E2F0E73" w:rsidR="005A07A5" w:rsidRPr="0083359A" w:rsidDel="008C0D66" w:rsidRDefault="005A07A5" w:rsidP="005A07A5">
      <w:pPr>
        <w:rPr>
          <w:del w:id="30" w:author="Carla Marie G. Bersales" w:date="2022-03-04T11:52:00Z"/>
        </w:rPr>
      </w:pPr>
    </w:p>
    <w:p w14:paraId="103289BA" w14:textId="1D78518A" w:rsidR="005A07A5" w:rsidRPr="0083359A" w:rsidDel="008C0D66" w:rsidRDefault="005A07A5" w:rsidP="005A07A5">
      <w:pPr>
        <w:rPr>
          <w:del w:id="31" w:author="Carla Marie G. Bersales" w:date="2022-03-04T11:52:00Z"/>
        </w:rPr>
      </w:pPr>
    </w:p>
    <w:p w14:paraId="3C4E1795" w14:textId="47894DB4" w:rsidR="005A07A5" w:rsidRPr="0083359A" w:rsidDel="008C0D66" w:rsidRDefault="005A07A5" w:rsidP="005A07A5">
      <w:pPr>
        <w:rPr>
          <w:del w:id="32" w:author="Carla Marie G. Bersales" w:date="2022-03-04T11:52:00Z"/>
        </w:rPr>
      </w:pPr>
    </w:p>
    <w:p w14:paraId="5A905124" w14:textId="4908B326" w:rsidR="005A07A5" w:rsidRPr="0083359A" w:rsidDel="008C0D66" w:rsidRDefault="005A07A5" w:rsidP="005A07A5">
      <w:pPr>
        <w:rPr>
          <w:del w:id="33" w:author="Carla Marie G. Bersales" w:date="2022-03-04T11:52:00Z"/>
        </w:rPr>
      </w:pPr>
    </w:p>
    <w:p w14:paraId="3F1DC5A5" w14:textId="74340E4D" w:rsidR="005A07A5" w:rsidRPr="0083359A" w:rsidRDefault="005A07A5" w:rsidP="005A07A5"/>
    <w:p w14:paraId="0C158521" w14:textId="30A0FEDB" w:rsidR="005A07A5" w:rsidRPr="0083359A" w:rsidRDefault="005A07A5" w:rsidP="005A07A5"/>
    <w:p w14:paraId="2B5DF66B" w14:textId="4EC33F10" w:rsidR="005A07A5" w:rsidRDefault="005A07A5" w:rsidP="005A07A5">
      <w:pPr>
        <w:rPr>
          <w:ins w:id="34" w:author="Carla Marie G. Bersales" w:date="2022-03-04T12:05:00Z"/>
        </w:rPr>
      </w:pPr>
    </w:p>
    <w:p w14:paraId="22EED0B6" w14:textId="77777777" w:rsidR="002C39A8" w:rsidRDefault="002C39A8" w:rsidP="005A07A5">
      <w:pPr>
        <w:rPr>
          <w:ins w:id="35" w:author="Carla Marie G. Bersales" w:date="2022-03-04T12:05:00Z"/>
        </w:rPr>
      </w:pPr>
    </w:p>
    <w:p w14:paraId="109AB478" w14:textId="77777777" w:rsidR="002C39A8" w:rsidRDefault="002C39A8" w:rsidP="005A07A5">
      <w:pPr>
        <w:rPr>
          <w:ins w:id="36" w:author="Carla Marie G. Bersales" w:date="2022-03-04T12:05:00Z"/>
        </w:rPr>
      </w:pPr>
    </w:p>
    <w:p w14:paraId="782AE136" w14:textId="77777777" w:rsidR="002C39A8" w:rsidRDefault="002C39A8" w:rsidP="005A07A5">
      <w:pPr>
        <w:rPr>
          <w:ins w:id="37" w:author="Carla Marie G. Bersales" w:date="2022-03-04T12:05:00Z"/>
        </w:rPr>
      </w:pPr>
    </w:p>
    <w:p w14:paraId="0CC0E6BA" w14:textId="77777777" w:rsidR="002C39A8" w:rsidRDefault="002C39A8" w:rsidP="005A07A5">
      <w:pPr>
        <w:rPr>
          <w:ins w:id="38" w:author="Carla Marie G. Bersales" w:date="2022-03-04T12:05:00Z"/>
        </w:rPr>
      </w:pPr>
    </w:p>
    <w:p w14:paraId="76D67E34" w14:textId="77777777" w:rsidR="002C39A8" w:rsidRDefault="002C39A8" w:rsidP="005A07A5">
      <w:pPr>
        <w:rPr>
          <w:ins w:id="39" w:author="Carla Marie G. Bersales" w:date="2022-03-04T12:05:00Z"/>
        </w:rPr>
      </w:pPr>
    </w:p>
    <w:p w14:paraId="11A84993" w14:textId="77777777" w:rsidR="002C39A8" w:rsidRDefault="002C39A8" w:rsidP="005A07A5">
      <w:pPr>
        <w:rPr>
          <w:ins w:id="40" w:author="Carla Marie G. Bersales" w:date="2022-03-04T12:05:00Z"/>
        </w:rPr>
      </w:pPr>
    </w:p>
    <w:p w14:paraId="53EE5A18" w14:textId="77777777" w:rsidR="002C39A8" w:rsidRDefault="002C39A8" w:rsidP="005A07A5">
      <w:pPr>
        <w:rPr>
          <w:ins w:id="41" w:author="Carla Marie G. Bersales" w:date="2022-03-04T12:05:00Z"/>
        </w:rPr>
      </w:pPr>
    </w:p>
    <w:p w14:paraId="3D00ED18" w14:textId="77777777" w:rsidR="002C39A8" w:rsidRDefault="002C39A8" w:rsidP="005A07A5">
      <w:pPr>
        <w:rPr>
          <w:ins w:id="42" w:author="Carla Marie G. Bersales" w:date="2022-03-04T12:05:00Z"/>
        </w:rPr>
      </w:pPr>
    </w:p>
    <w:p w14:paraId="4D17346A" w14:textId="77777777" w:rsidR="00A16676" w:rsidRDefault="00A16676" w:rsidP="005A07A5">
      <w:pPr>
        <w:rPr>
          <w:ins w:id="43" w:author="Carla Marie G. Bersales" w:date="2022-03-04T12:05:00Z"/>
        </w:rPr>
      </w:pPr>
    </w:p>
    <w:p w14:paraId="04742200" w14:textId="77777777" w:rsidR="00A16676" w:rsidRDefault="00A16676" w:rsidP="005A07A5">
      <w:pPr>
        <w:rPr>
          <w:ins w:id="44" w:author="Carla Marie G. Bersales" w:date="2022-03-04T12:05:00Z"/>
        </w:rPr>
      </w:pPr>
    </w:p>
    <w:p w14:paraId="597561D7" w14:textId="77777777" w:rsidR="00A16676" w:rsidRPr="0083359A" w:rsidRDefault="00A16676" w:rsidP="005A07A5"/>
    <w:p w14:paraId="33571AA3" w14:textId="77777777" w:rsidR="005A07A5" w:rsidRPr="0083359A" w:rsidRDefault="005A07A5" w:rsidP="005A07A5"/>
    <w:p w14:paraId="6F1B7B28" w14:textId="3B0EB70A" w:rsidR="005A07A5" w:rsidRPr="0083359A" w:rsidRDefault="005A07A5" w:rsidP="005A07A5"/>
    <w:p w14:paraId="0C59EBBD" w14:textId="7C882124" w:rsidR="005A07A5" w:rsidRPr="0083359A" w:rsidRDefault="005A07A5" w:rsidP="005A07A5"/>
    <w:p w14:paraId="7C03C9B7" w14:textId="0D6C5ADE" w:rsidR="005A07A5" w:rsidRPr="0083359A" w:rsidRDefault="005A07A5" w:rsidP="005A07A5">
      <w:r w:rsidRPr="0083359A">
        <w:rPr>
          <w:noProof/>
        </w:rPr>
        <w:drawing>
          <wp:anchor distT="0" distB="0" distL="114300" distR="114300" simplePos="0" relativeHeight="251661312" behindDoc="0" locked="0" layoutInCell="1" allowOverlap="1" wp14:anchorId="5EBA7C5E" wp14:editId="24842055">
            <wp:simplePos x="0" y="0"/>
            <wp:positionH relativeFrom="margin">
              <wp:posOffset>4283710</wp:posOffset>
            </wp:positionH>
            <wp:positionV relativeFrom="paragraph">
              <wp:posOffset>19050</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1C24C257" w14:textId="77777777" w:rsidR="005A07A5" w:rsidRPr="0083359A" w:rsidRDefault="005A07A5" w:rsidP="005A07A5"/>
    <w:p w14:paraId="6FE5F13A" w14:textId="77777777" w:rsidR="005A07A5" w:rsidRPr="0083359A" w:rsidRDefault="005A07A5" w:rsidP="005A07A5"/>
    <w:p w14:paraId="63642E9C" w14:textId="77777777" w:rsidR="005A07A5" w:rsidRPr="0083359A" w:rsidRDefault="005A07A5" w:rsidP="005A07A5">
      <w:pPr>
        <w:pStyle w:val="BTNoDS"/>
        <w:tabs>
          <w:tab w:val="right" w:pos="2880"/>
        </w:tabs>
      </w:pPr>
      <w:r w:rsidRPr="0083359A">
        <w:rPr>
          <w:noProof/>
        </w:rPr>
        <mc:AlternateContent>
          <mc:Choice Requires="wps">
            <w:drawing>
              <wp:anchor distT="0" distB="0" distL="114300" distR="114300" simplePos="0" relativeHeight="251662336" behindDoc="0" locked="0" layoutInCell="1" allowOverlap="1" wp14:anchorId="0A3E131B" wp14:editId="56F889C9">
                <wp:simplePos x="0" y="0"/>
                <wp:positionH relativeFrom="column">
                  <wp:posOffset>4248150</wp:posOffset>
                </wp:positionH>
                <wp:positionV relativeFrom="paragraph">
                  <wp:posOffset>247650</wp:posOffset>
                </wp:positionV>
                <wp:extent cx="16891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6D2C6B"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19.5pt" to="46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" strokecolor="black [3213]" strokeweight="1.5pt">
                <v:stroke joinstyle="miter"/>
              </v:line>
            </w:pict>
          </mc:Fallback>
        </mc:AlternateContent>
      </w:r>
    </w:p>
    <w:p w14:paraId="155D1049" w14:textId="53FD72D4" w:rsidR="005A07A5" w:rsidRPr="0083359A" w:rsidDel="002C39A8" w:rsidRDefault="005A07A5" w:rsidP="005A07A5">
      <w:pPr>
        <w:pStyle w:val="BTNoDS"/>
        <w:tabs>
          <w:tab w:val="right" w:pos="2880"/>
        </w:tabs>
        <w:jc w:val="right"/>
        <w:rPr>
          <w:del w:id="45" w:author="Carla Marie G. Bersales" w:date="2022-03-04T12:05:00Z"/>
        </w:rPr>
      </w:pPr>
      <w:r w:rsidRPr="0083359A">
        <w:t>Jeffrey A. Silver</w:t>
      </w:r>
      <w:r w:rsidRPr="0083359A">
        <w:br/>
        <w:t>(Authorized Representative)</w:t>
      </w:r>
      <w:r w:rsidRPr="0083359A">
        <w:br/>
        <w:t xml:space="preserve">Date: </w:t>
      </w:r>
      <w:bookmarkStart w:id="46" w:name="IssuanceDate"/>
      <w:bookmarkEnd w:id="46"/>
      <w:del w:id="47" w:author="Krist Iann M. Tablan" w:date="2021-09-22T16:36:00Z">
        <w:r w:rsidRPr="00563F57" w:rsidDel="006C0AC8">
          <w:delText xml:space="preserve">[date of issuance] </w:delText>
        </w:r>
      </w:del>
    </w:p>
    <w:bookmarkEnd w:id="28"/>
    <w:p w14:paraId="4C043D39" w14:textId="2E466C6E" w:rsidR="003B667F" w:rsidRPr="0083359A" w:rsidRDefault="003B667F" w:rsidP="002C39A8">
      <w:pPr>
        <w:pStyle w:val="BTNoDS"/>
        <w:tabs>
          <w:tab w:val="right" w:pos="2880"/>
        </w:tabs>
        <w:jc w:val="right"/>
        <w:pPrChange w:id="48" w:author="Carla Marie G. Bersales" w:date="2022-03-04T12:05:00Z">
          <w:pPr>
            <w:pStyle w:val="BTNoInd"/>
            <w:spacing w:after="1920" w:line="240" w:lineRule="auto"/>
          </w:pPr>
        </w:pPrChange>
      </w:pPr>
    </w:p>
    <w:sectPr w:rsidR="003B667F" w:rsidRPr="0083359A" w:rsidSect="00EF156E">
      <w:headerReference w:type="default" r:id="rId11"/>
      <w:footerReference w:type="default" r:id="rId12"/>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C90BC" w14:textId="77777777" w:rsidR="002E3F6E" w:rsidRDefault="002E3F6E" w:rsidP="00BF571A">
      <w:r>
        <w:separator/>
      </w:r>
    </w:p>
  </w:endnote>
  <w:endnote w:type="continuationSeparator" w:id="0">
    <w:p w14:paraId="37E80C01" w14:textId="77777777" w:rsidR="002E3F6E" w:rsidRDefault="002E3F6E"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AF448" w14:textId="3C406BF1" w:rsidR="009276AC" w:rsidRDefault="009276AC" w:rsidP="00284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E33BF" w14:textId="77777777" w:rsidR="002E3F6E" w:rsidRDefault="002E3F6E" w:rsidP="00BF571A">
      <w:r>
        <w:separator/>
      </w:r>
    </w:p>
  </w:footnote>
  <w:footnote w:type="continuationSeparator" w:id="0">
    <w:p w14:paraId="4309BECE" w14:textId="77777777" w:rsidR="002E3F6E" w:rsidRDefault="002E3F6E" w:rsidP="00BF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4D5E9" w14:textId="180F6111" w:rsidR="0044341F" w:rsidRDefault="0044341F" w:rsidP="0044341F">
    <w:pPr>
      <w:pStyle w:val="Header"/>
      <w:jc w:val="right"/>
    </w:pPr>
    <w:r>
      <w:ptab w:relativeTo="margin" w:alignment="right" w:leader="none"/>
    </w:r>
    <w:bookmarkStart w:id="49" w:name="_Hlk75871998"/>
    <w:r w:rsidR="005A07A5" w:rsidRPr="005A07A5">
      <w:rPr>
        <w:b/>
        <w:bCs/>
      </w:rPr>
      <w:t xml:space="preserve"> </w:t>
    </w:r>
    <w:r w:rsidR="005A07A5" w:rsidRPr="00850631">
      <w:rPr>
        <w:b/>
        <w:bCs/>
      </w:rPr>
      <w:t>Texas Insurance Company Auto Policy</w:t>
    </w:r>
    <w:bookmarkEnd w:id="49"/>
    <w:r w:rsidR="005A07A5" w:rsidRPr="00A16C87">
      <w:rPr>
        <w:b/>
      </w:rPr>
      <w:t xml:space="preserve"> </w:t>
    </w:r>
    <w:r w:rsidRPr="00A16C87">
      <w:rPr>
        <w:b/>
      </w:rPr>
      <w:br/>
      <w:t xml:space="preserve">FORM </w:t>
    </w:r>
    <w:r>
      <w:rPr>
        <w:b/>
      </w:rPr>
      <w:t xml:space="preserve">RPCA012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4"/>
  </w:num>
  <w:num w:numId="2">
    <w:abstractNumId w:val="15"/>
  </w:num>
  <w:num w:numId="3">
    <w:abstractNumId w:val="29"/>
  </w:num>
  <w:num w:numId="4">
    <w:abstractNumId w:val="27"/>
  </w:num>
  <w:num w:numId="5">
    <w:abstractNumId w:val="19"/>
  </w:num>
  <w:num w:numId="6">
    <w:abstractNumId w:val="18"/>
  </w:num>
  <w:num w:numId="7">
    <w:abstractNumId w:val="16"/>
  </w:num>
  <w:num w:numId="8">
    <w:abstractNumId w:val="17"/>
  </w:num>
  <w:num w:numId="9">
    <w:abstractNumId w:val="11"/>
  </w:num>
  <w:num w:numId="10">
    <w:abstractNumId w:val="22"/>
  </w:num>
  <w:num w:numId="11">
    <w:abstractNumId w:val="33"/>
  </w:num>
  <w:num w:numId="12">
    <w:abstractNumId w:val="32"/>
  </w:num>
  <w:num w:numId="13">
    <w:abstractNumId w:val="23"/>
  </w:num>
  <w:num w:numId="14">
    <w:abstractNumId w:val="24"/>
  </w:num>
  <w:num w:numId="15">
    <w:abstractNumId w:val="14"/>
  </w:num>
  <w:num w:numId="16">
    <w:abstractNumId w:val="21"/>
  </w:num>
  <w:num w:numId="17">
    <w:abstractNumId w:val="13"/>
  </w:num>
  <w:num w:numId="18">
    <w:abstractNumId w:val="30"/>
  </w:num>
  <w:num w:numId="19">
    <w:abstractNumId w:val="12"/>
  </w:num>
  <w:num w:numId="20">
    <w:abstractNumId w:val="31"/>
  </w:num>
  <w:num w:numId="21">
    <w:abstractNumId w:val="10"/>
  </w:num>
  <w:num w:numId="22">
    <w:abstractNumId w:val="26"/>
  </w:num>
  <w:num w:numId="23">
    <w:abstractNumId w:val="28"/>
  </w:num>
  <w:num w:numId="24">
    <w:abstractNumId w:val="20"/>
  </w:num>
  <w:num w:numId="25">
    <w:abstractNumId w:val="9"/>
  </w:num>
  <w:num w:numId="26">
    <w:abstractNumId w:val="7"/>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la Marie G. Bersales">
    <w15:presenceInfo w15:providerId="AD" w15:userId="S::carlamarie.bersales@rivtechglobal.com::45963e67-b83e-43c8-b3d8-b14feb73d99a"/>
  </w15:person>
  <w15:person w15:author="Krist Iann M. Tablan">
    <w15:presenceInfo w15:providerId="AD" w15:userId="S::krist.tablan@rivtechglobal.com::de7cc426-2783-4b88-a876-09dae25ef9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1DD5"/>
    <w:rsid w:val="0003117A"/>
    <w:rsid w:val="00044BBC"/>
    <w:rsid w:val="0005148A"/>
    <w:rsid w:val="0006391A"/>
    <w:rsid w:val="00076B2F"/>
    <w:rsid w:val="00084209"/>
    <w:rsid w:val="000B7938"/>
    <w:rsid w:val="000C7C7D"/>
    <w:rsid w:val="000E127E"/>
    <w:rsid w:val="000E1F1D"/>
    <w:rsid w:val="00103098"/>
    <w:rsid w:val="001458A9"/>
    <w:rsid w:val="0015756E"/>
    <w:rsid w:val="001B7D1E"/>
    <w:rsid w:val="001D04E5"/>
    <w:rsid w:val="00201A2F"/>
    <w:rsid w:val="0020538E"/>
    <w:rsid w:val="00223E14"/>
    <w:rsid w:val="00266616"/>
    <w:rsid w:val="00284DC7"/>
    <w:rsid w:val="002C39A8"/>
    <w:rsid w:val="002E1972"/>
    <w:rsid w:val="002E3F6E"/>
    <w:rsid w:val="002E5EAB"/>
    <w:rsid w:val="002F1EA7"/>
    <w:rsid w:val="003619A2"/>
    <w:rsid w:val="00367C6D"/>
    <w:rsid w:val="003715E3"/>
    <w:rsid w:val="00371814"/>
    <w:rsid w:val="00373516"/>
    <w:rsid w:val="003A37D6"/>
    <w:rsid w:val="003B667F"/>
    <w:rsid w:val="003B69ED"/>
    <w:rsid w:val="003D02EB"/>
    <w:rsid w:val="003D122A"/>
    <w:rsid w:val="00407367"/>
    <w:rsid w:val="00412076"/>
    <w:rsid w:val="00435855"/>
    <w:rsid w:val="0044341F"/>
    <w:rsid w:val="00486798"/>
    <w:rsid w:val="00487D1B"/>
    <w:rsid w:val="004A0549"/>
    <w:rsid w:val="004A2FA3"/>
    <w:rsid w:val="004D31E0"/>
    <w:rsid w:val="004D39D1"/>
    <w:rsid w:val="004E55DF"/>
    <w:rsid w:val="00554AEC"/>
    <w:rsid w:val="005650F9"/>
    <w:rsid w:val="005707C6"/>
    <w:rsid w:val="00571D39"/>
    <w:rsid w:val="00596F2C"/>
    <w:rsid w:val="005A07A5"/>
    <w:rsid w:val="005A1331"/>
    <w:rsid w:val="005A7380"/>
    <w:rsid w:val="005C04B5"/>
    <w:rsid w:val="005C3721"/>
    <w:rsid w:val="0060346C"/>
    <w:rsid w:val="00615B76"/>
    <w:rsid w:val="006335ED"/>
    <w:rsid w:val="00675C81"/>
    <w:rsid w:val="006A1E56"/>
    <w:rsid w:val="006A7F5D"/>
    <w:rsid w:val="006C0AC8"/>
    <w:rsid w:val="006C60F6"/>
    <w:rsid w:val="006D03CC"/>
    <w:rsid w:val="007C38F8"/>
    <w:rsid w:val="00815934"/>
    <w:rsid w:val="0081759C"/>
    <w:rsid w:val="0083359A"/>
    <w:rsid w:val="008439D0"/>
    <w:rsid w:val="00860B9A"/>
    <w:rsid w:val="00863449"/>
    <w:rsid w:val="00873D17"/>
    <w:rsid w:val="008C0D66"/>
    <w:rsid w:val="008E4692"/>
    <w:rsid w:val="00913686"/>
    <w:rsid w:val="009276AC"/>
    <w:rsid w:val="00933761"/>
    <w:rsid w:val="009517C7"/>
    <w:rsid w:val="00951C44"/>
    <w:rsid w:val="009A787F"/>
    <w:rsid w:val="009E620D"/>
    <w:rsid w:val="009F1C43"/>
    <w:rsid w:val="00A16214"/>
    <w:rsid w:val="00A16676"/>
    <w:rsid w:val="00A16C87"/>
    <w:rsid w:val="00A33865"/>
    <w:rsid w:val="00A53740"/>
    <w:rsid w:val="00A62166"/>
    <w:rsid w:val="00AA1F34"/>
    <w:rsid w:val="00AA2C83"/>
    <w:rsid w:val="00AA59BB"/>
    <w:rsid w:val="00B00650"/>
    <w:rsid w:val="00B048F3"/>
    <w:rsid w:val="00B05E16"/>
    <w:rsid w:val="00B255BF"/>
    <w:rsid w:val="00B33E8C"/>
    <w:rsid w:val="00B443BC"/>
    <w:rsid w:val="00BA10D8"/>
    <w:rsid w:val="00BD036A"/>
    <w:rsid w:val="00BD396A"/>
    <w:rsid w:val="00BE3F65"/>
    <w:rsid w:val="00BF0DED"/>
    <w:rsid w:val="00BF571A"/>
    <w:rsid w:val="00C26C66"/>
    <w:rsid w:val="00C47C3A"/>
    <w:rsid w:val="00CE5214"/>
    <w:rsid w:val="00D21BDC"/>
    <w:rsid w:val="00D4376C"/>
    <w:rsid w:val="00DB21A6"/>
    <w:rsid w:val="00DC52CE"/>
    <w:rsid w:val="00E04578"/>
    <w:rsid w:val="00E1365B"/>
    <w:rsid w:val="00E13C3C"/>
    <w:rsid w:val="00E34023"/>
    <w:rsid w:val="00EE2261"/>
    <w:rsid w:val="00EF156E"/>
    <w:rsid w:val="00EF15FF"/>
    <w:rsid w:val="00F10D77"/>
    <w:rsid w:val="00F10FE1"/>
    <w:rsid w:val="00FA4DD0"/>
    <w:rsid w:val="00FD25D9"/>
    <w:rsid w:val="00FE59E8"/>
    <w:rsid w:val="00FF095C"/>
    <w:rsid w:val="00FF2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C3F0F"/>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Revision">
    <w:name w:val="Revision"/>
    <w:hidden/>
    <w:uiPriority w:val="99"/>
    <w:semiHidden/>
    <w:rsid w:val="0083359A"/>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4650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0022AC-ABDF-4276-A4B5-E5244299E421}">
  <ds:schemaRefs>
    <ds:schemaRef ds:uri="http://purl.org/dc/terms/"/>
    <ds:schemaRef ds:uri="d473919b-ebf4-4f0d-8e45-3095723b31a9"/>
    <ds:schemaRef ds:uri="http://schemas.microsoft.com/office/infopath/2007/PartnerControls"/>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24965e87-5ece-45cc-a601-74006cb3a4e0"/>
    <ds:schemaRef ds:uri="http://www.w3.org/XML/1998/namespace"/>
    <ds:schemaRef ds:uri="http://purl.org/dc/dcmitype/"/>
  </ds:schemaRefs>
</ds:datastoreItem>
</file>

<file path=customXml/itemProps2.xml><?xml version="1.0" encoding="utf-8"?>
<ds:datastoreItem xmlns:ds="http://schemas.openxmlformats.org/officeDocument/2006/customXml" ds:itemID="{2B34B94E-4DF1-403C-A40B-C63DFFF46461}">
  <ds:schemaRefs>
    <ds:schemaRef ds:uri="http://schemas.microsoft.com/sharepoint/v3/contenttype/forms"/>
  </ds:schemaRefs>
</ds:datastoreItem>
</file>

<file path=customXml/itemProps3.xml><?xml version="1.0" encoding="utf-8"?>
<ds:datastoreItem xmlns:ds="http://schemas.openxmlformats.org/officeDocument/2006/customXml" ds:itemID="{A9B360A7-95B2-46FA-9541-E1AFA7F192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Carla Marie G. Bersales</cp:lastModifiedBy>
  <cp:revision>22</cp:revision>
  <dcterms:created xsi:type="dcterms:W3CDTF">2018-10-10T15:09:00Z</dcterms:created>
  <dcterms:modified xsi:type="dcterms:W3CDTF">2022-03-04T04:06:00Z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