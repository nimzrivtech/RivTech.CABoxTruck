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7EE78" w14:textId="77777777" w:rsidR="00E81BC0" w:rsidRDefault="00E81BC0">
      <w:pPr>
        <w:pStyle w:val="BodyText"/>
        <w:spacing w:before="7" w:after="1"/>
        <w:rPr>
          <w:rFonts w:ascii="Times New Roman"/>
          <w:sz w:val="10"/>
        </w:rPr>
      </w:pPr>
    </w:p>
    <w:p w14:paraId="04E44E5C" w14:textId="77777777" w:rsidR="00E81BC0" w:rsidRDefault="00000000">
      <w:pPr>
        <w:pStyle w:val="BodyText"/>
        <w:ind w:left="6460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3A0C9DF5">
          <v:shapetype id="_x0000_t202" coordsize="21600,21600" o:spt="202" path="m,l,21600r21600,l21600,xe">
            <v:stroke joinstyle="miter"/>
            <v:path gradientshapeok="t" o:connecttype="rect"/>
          </v:shapetype>
          <v:shape id="docshape5" o:spid="_x0000_s2081" type="#_x0000_t202" style="width:257.25pt;height:17.5pt;mso-left-percent:-10001;mso-top-percent:-10001;mso-position-horizontal:absolute;mso-position-horizontal-relative:char;mso-position-vertical:absolute;mso-position-vertical-relative:line;mso-left-percent:-10001;mso-top-percent:-10001" filled="f" strokecolor="#d2232a" strokeweight=".5pt">
            <v:textbox inset="0,0,0,0">
              <w:txbxContent>
                <w:p w14:paraId="65E3D0D3" w14:textId="7C810406" w:rsidR="00E81BC0" w:rsidRPr="000831F2" w:rsidRDefault="00527F4A">
                  <w:pPr>
                    <w:pStyle w:val="BodyText"/>
                    <w:tabs>
                      <w:tab w:val="left" w:pos="2449"/>
                      <w:tab w:val="left" w:pos="5074"/>
                    </w:tabs>
                    <w:spacing w:before="68"/>
                    <w:ind w:left="50"/>
                    <w:rPr>
                      <w:rFonts w:ascii="Franklin Gothic Demi"/>
                      <w:u w:val="single"/>
                    </w:rPr>
                  </w:pPr>
                  <w:r w:rsidRPr="000831F2">
                    <w:rPr>
                      <w:rFonts w:ascii="Franklin Gothic Demi"/>
                    </w:rPr>
                    <w:t>USDOT</w:t>
                  </w:r>
                  <w:r w:rsidRPr="000831F2">
                    <w:rPr>
                      <w:rFonts w:ascii="Franklin Gothic Demi"/>
                      <w:spacing w:val="8"/>
                    </w:rPr>
                    <w:t xml:space="preserve"> </w:t>
                  </w:r>
                  <w:r w:rsidRPr="000831F2">
                    <w:rPr>
                      <w:rFonts w:ascii="Franklin Gothic Demi"/>
                    </w:rPr>
                    <w:t>Number:</w:t>
                  </w:r>
                  <w:r w:rsidR="00B837F1" w:rsidRPr="000831F2">
                    <w:rPr>
                      <w:rFonts w:ascii="Franklin Gothic Demi"/>
                    </w:rPr>
                    <w:t xml:space="preserve"> </w:t>
                  </w:r>
                  <w:bookmarkStart w:id="0" w:name="USDOTNumber"/>
                  <w:bookmarkEnd w:id="0"/>
                  <w:r w:rsidRPr="000831F2">
                    <w:rPr>
                      <w:rFonts w:ascii="Franklin Gothic Demi"/>
                      <w:u w:val="single"/>
                    </w:rPr>
                    <w:tab/>
                  </w:r>
                  <w:r w:rsidRPr="000831F2">
                    <w:rPr>
                      <w:rFonts w:ascii="Franklin Gothic Demi"/>
                    </w:rPr>
                    <w:t>Date</w:t>
                  </w:r>
                  <w:r w:rsidRPr="000831F2">
                    <w:rPr>
                      <w:rFonts w:ascii="Franklin Gothic Demi"/>
                      <w:spacing w:val="2"/>
                    </w:rPr>
                    <w:t xml:space="preserve"> </w:t>
                  </w:r>
                  <w:r w:rsidRPr="000831F2">
                    <w:rPr>
                      <w:rFonts w:ascii="Franklin Gothic Demi"/>
                    </w:rPr>
                    <w:t>Received:</w:t>
                  </w:r>
                  <w:r w:rsidR="000418E9" w:rsidRPr="000831F2">
                    <w:rPr>
                      <w:rFonts w:ascii="Franklin Gothic Demi"/>
                    </w:rPr>
                    <w:t xml:space="preserve"> </w:t>
                  </w:r>
                  <w:bookmarkStart w:id="1" w:name="DateReceived"/>
                  <w:bookmarkEnd w:id="1"/>
                  <w:r w:rsidRPr="000831F2">
                    <w:rPr>
                      <w:rFonts w:ascii="Franklin Gothic Demi"/>
                      <w:spacing w:val="-26"/>
                      <w:u w:val="single"/>
                    </w:rPr>
                    <w:t xml:space="preserve"> </w:t>
                  </w:r>
                  <w:r w:rsidRPr="000831F2">
                    <w:rPr>
                      <w:rFonts w:ascii="Franklin Gothic Demi"/>
                      <w:u w:val="single"/>
                    </w:rPr>
                    <w:t xml:space="preserve"> </w:t>
                  </w:r>
                  <w:r w:rsidRPr="000831F2">
                    <w:rPr>
                      <w:rFonts w:ascii="Franklin Gothic Demi"/>
                      <w:u w:val="single"/>
                    </w:rPr>
                    <w:tab/>
                  </w:r>
                </w:p>
              </w:txbxContent>
            </v:textbox>
            <w10:anchorlock/>
          </v:shape>
        </w:pict>
      </w:r>
    </w:p>
    <w:p w14:paraId="459EE4F5" w14:textId="77777777" w:rsidR="00E81BC0" w:rsidRDefault="00000000">
      <w:pPr>
        <w:pStyle w:val="BodyText"/>
        <w:spacing w:before="9"/>
        <w:rPr>
          <w:rFonts w:ascii="Times New Roman"/>
          <w:sz w:val="8"/>
        </w:rPr>
      </w:pPr>
      <w:r>
        <w:pict w14:anchorId="111482D8">
          <v:shape id="docshape6" o:spid="_x0000_s2078" style="position:absolute;margin-left:18pt;margin-top:6.25pt;width:8in;height:.1pt;z-index:-15728128;mso-wrap-distance-left:0;mso-wrap-distance-right:0;mso-position-horizontal-relative:page" coordorigin="360,125" coordsize="11520,0" path="m360,125r11520,e" filled="f" strokecolor="#3155a4" strokeweight="1pt">
            <v:path arrowok="t"/>
            <w10:wrap type="topAndBottom" anchorx="page"/>
          </v:shape>
        </w:pict>
      </w:r>
    </w:p>
    <w:p w14:paraId="7BC2540E" w14:textId="77777777" w:rsidR="00E81BC0" w:rsidRDefault="00E81BC0">
      <w:pPr>
        <w:pStyle w:val="BodyText"/>
        <w:spacing w:before="4"/>
        <w:rPr>
          <w:rFonts w:ascii="Times New Roman"/>
          <w:sz w:val="6"/>
        </w:rPr>
      </w:pPr>
    </w:p>
    <w:p w14:paraId="691FA11B" w14:textId="77777777" w:rsidR="00E81BC0" w:rsidRPr="00C72753" w:rsidRDefault="00527F4A">
      <w:pPr>
        <w:pStyle w:val="BodyText"/>
        <w:spacing w:before="135" w:line="194" w:lineRule="auto"/>
        <w:ind w:left="1420" w:right="591"/>
        <w:jc w:val="both"/>
        <w:rPr>
          <w:rFonts w:ascii="Minion Pro SmBd"/>
          <w:bCs/>
        </w:rPr>
      </w:pPr>
      <w:r w:rsidRPr="00C72753">
        <w:rPr>
          <w:rFonts w:ascii="Minion Pro SmBd"/>
          <w:bCs/>
        </w:rPr>
        <w:t>Please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note,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the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expiration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date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as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stated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on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this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form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relates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to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the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process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for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renewing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the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Information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Collection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Request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for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this</w:t>
      </w:r>
      <w:r w:rsidRPr="00C72753">
        <w:rPr>
          <w:rFonts w:ascii="Minion Pro SmBd"/>
          <w:bCs/>
          <w:spacing w:val="-38"/>
        </w:rPr>
        <w:t xml:space="preserve"> </w:t>
      </w:r>
      <w:r w:rsidRPr="00C72753">
        <w:rPr>
          <w:rFonts w:ascii="Minion Pro SmBd"/>
          <w:bCs/>
        </w:rPr>
        <w:t>form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with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the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Office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of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Management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and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Budget.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This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requirement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to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collect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information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as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requested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on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this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form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does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not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expire.</w:t>
      </w:r>
      <w:r w:rsidRPr="00C72753">
        <w:rPr>
          <w:rFonts w:ascii="Minion Pro SmBd"/>
          <w:bCs/>
          <w:spacing w:val="-37"/>
        </w:rPr>
        <w:t xml:space="preserve"> </w:t>
      </w:r>
      <w:r w:rsidRPr="00C72753">
        <w:rPr>
          <w:rFonts w:ascii="Minion Pro SmBd"/>
          <w:bCs/>
        </w:rPr>
        <w:t>For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questions,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please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contact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the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Office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of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Registration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and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Safety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Information,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Registration,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Licensing,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and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Insurance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Division.</w:t>
      </w:r>
    </w:p>
    <w:p w14:paraId="7D748B1B" w14:textId="77777777" w:rsidR="00E81BC0" w:rsidRDefault="00E81BC0">
      <w:pPr>
        <w:pStyle w:val="BodyText"/>
        <w:spacing w:before="13"/>
        <w:rPr>
          <w:rFonts w:ascii="Minion Pro SmBd"/>
          <w:b/>
          <w:sz w:val="15"/>
        </w:rPr>
      </w:pPr>
    </w:p>
    <w:p w14:paraId="7B098623" w14:textId="77777777" w:rsidR="00E81BC0" w:rsidRDefault="00527F4A">
      <w:pPr>
        <w:spacing w:line="199" w:lineRule="auto"/>
        <w:ind w:left="1420" w:right="585"/>
        <w:rPr>
          <w:rFonts w:ascii="Minion Pro"/>
          <w:sz w:val="16"/>
        </w:rPr>
      </w:pPr>
      <w:r>
        <w:rPr>
          <w:rFonts w:ascii="Minion Pro"/>
          <w:sz w:val="16"/>
        </w:rPr>
        <w:t>A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Federal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Agency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may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not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conduct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or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sponsor,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and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a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person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is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not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required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to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respond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to,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nor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shall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a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person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be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subject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to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a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penalty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for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failure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to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comply</w:t>
      </w:r>
      <w:r>
        <w:rPr>
          <w:rFonts w:ascii="Minion Pro"/>
          <w:spacing w:val="1"/>
          <w:sz w:val="16"/>
        </w:rPr>
        <w:t xml:space="preserve"> </w:t>
      </w:r>
      <w:r>
        <w:rPr>
          <w:rFonts w:ascii="Minion Pro"/>
          <w:sz w:val="16"/>
        </w:rPr>
        <w:t>with a collection of information subject to the requirements of the Paperwork Reduction Act unless that collection of information displays a current</w:t>
      </w:r>
      <w:r>
        <w:rPr>
          <w:rFonts w:ascii="Minion Pro"/>
          <w:spacing w:val="1"/>
          <w:sz w:val="16"/>
        </w:rPr>
        <w:t xml:space="preserve"> </w:t>
      </w:r>
      <w:r>
        <w:rPr>
          <w:rFonts w:ascii="Minion Pro"/>
          <w:sz w:val="16"/>
        </w:rPr>
        <w:t>valid</w:t>
      </w:r>
      <w:r>
        <w:rPr>
          <w:rFonts w:ascii="Minion Pro"/>
          <w:spacing w:val="-6"/>
          <w:sz w:val="16"/>
        </w:rPr>
        <w:t xml:space="preserve"> </w:t>
      </w:r>
      <w:r>
        <w:rPr>
          <w:rFonts w:ascii="Minion Pro"/>
          <w:sz w:val="16"/>
        </w:rPr>
        <w:t>OMB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Control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Number.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The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OMB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Control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Number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for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this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information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collection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is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2126-0008.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Public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reporting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for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this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collection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of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information</w:t>
      </w:r>
      <w:r>
        <w:rPr>
          <w:rFonts w:ascii="Minion Pro"/>
          <w:spacing w:val="1"/>
          <w:sz w:val="16"/>
        </w:rPr>
        <w:t xml:space="preserve"> </w:t>
      </w:r>
      <w:r>
        <w:rPr>
          <w:rFonts w:ascii="Minion Pro"/>
          <w:sz w:val="16"/>
        </w:rPr>
        <w:t>is estimated to be approximately 2 minutes per response, including the time for reviewing instructions, gathering the data needed, and completing and</w:t>
      </w:r>
      <w:r>
        <w:rPr>
          <w:rFonts w:ascii="Minion Pro"/>
          <w:spacing w:val="1"/>
          <w:sz w:val="16"/>
        </w:rPr>
        <w:t xml:space="preserve"> </w:t>
      </w:r>
      <w:r>
        <w:rPr>
          <w:rFonts w:ascii="Minion Pro"/>
          <w:sz w:val="16"/>
        </w:rPr>
        <w:t>reviewing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the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collection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of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information.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All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responses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to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this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collection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of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information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are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mandatory.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Send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comments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regarding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this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burden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estimate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or</w:t>
      </w:r>
      <w:r>
        <w:rPr>
          <w:rFonts w:ascii="Minion Pro"/>
          <w:spacing w:val="1"/>
          <w:sz w:val="16"/>
        </w:rPr>
        <w:t xml:space="preserve"> </w:t>
      </w:r>
      <w:r>
        <w:rPr>
          <w:rFonts w:ascii="Minion Pro"/>
          <w:sz w:val="16"/>
        </w:rPr>
        <w:t>any other aspect of this collection of information, including suggestions for reducing this burden to: Information Collection Clearance Officer, Federal</w:t>
      </w:r>
      <w:r>
        <w:rPr>
          <w:rFonts w:ascii="Minion Pro"/>
          <w:spacing w:val="1"/>
          <w:sz w:val="16"/>
        </w:rPr>
        <w:t xml:space="preserve"> </w:t>
      </w:r>
      <w:r>
        <w:rPr>
          <w:rFonts w:ascii="Minion Pro"/>
          <w:sz w:val="16"/>
        </w:rPr>
        <w:t>Motor</w:t>
      </w:r>
      <w:r>
        <w:rPr>
          <w:rFonts w:ascii="Minion Pro"/>
          <w:spacing w:val="-1"/>
          <w:sz w:val="16"/>
        </w:rPr>
        <w:t xml:space="preserve"> </w:t>
      </w:r>
      <w:r>
        <w:rPr>
          <w:rFonts w:ascii="Minion Pro"/>
          <w:sz w:val="16"/>
        </w:rPr>
        <w:t>Carrier Safety</w:t>
      </w:r>
      <w:r>
        <w:rPr>
          <w:rFonts w:ascii="Minion Pro"/>
          <w:spacing w:val="-1"/>
          <w:sz w:val="16"/>
        </w:rPr>
        <w:t xml:space="preserve"> </w:t>
      </w:r>
      <w:r>
        <w:rPr>
          <w:rFonts w:ascii="Minion Pro"/>
          <w:sz w:val="16"/>
        </w:rPr>
        <w:t>Administration, MC-RRA,</w:t>
      </w:r>
      <w:r>
        <w:rPr>
          <w:rFonts w:ascii="Minion Pro"/>
          <w:spacing w:val="-1"/>
          <w:sz w:val="16"/>
        </w:rPr>
        <w:t xml:space="preserve"> </w:t>
      </w:r>
      <w:r>
        <w:rPr>
          <w:rFonts w:ascii="Minion Pro"/>
          <w:sz w:val="16"/>
        </w:rPr>
        <w:t>Washington, D.C. 20590.</w:t>
      </w:r>
    </w:p>
    <w:p w14:paraId="376BEC52" w14:textId="77777777" w:rsidR="00E81BC0" w:rsidRDefault="00000000">
      <w:pPr>
        <w:pStyle w:val="BodyText"/>
        <w:spacing w:before="13"/>
        <w:rPr>
          <w:rFonts w:ascii="Minion Pro"/>
          <w:sz w:val="15"/>
        </w:rPr>
      </w:pPr>
      <w:r>
        <w:pict w14:anchorId="5AEC4CD8">
          <v:group id="docshapegroup7" o:spid="_x0000_s2075" style="position:absolute;margin-left:17pt;margin-top:12pt;width:219pt;height:32pt;z-index:-15727616;mso-wrap-distance-left:0;mso-wrap-distance-right:0;mso-position-horizontal-relative:page" coordorigin="340,240" coordsize="4380,64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8" o:spid="_x0000_s2077" type="#_x0000_t75" style="position:absolute;left:484;top:384;width:356;height:356">
              <v:imagedata r:id="rId10" o:title=""/>
            </v:shape>
            <v:shape id="docshape9" o:spid="_x0000_s2076" type="#_x0000_t202" style="position:absolute;left:360;top:259;width:4340;height:600" filled="f" strokecolor="#3155a4" strokeweight="2pt">
              <v:textbox inset="0,0,0,0">
                <w:txbxContent>
                  <w:p w14:paraId="7A0EBBAF" w14:textId="77777777" w:rsidR="00E81BC0" w:rsidRDefault="00527F4A">
                    <w:pPr>
                      <w:spacing w:before="89" w:line="203" w:lineRule="exact"/>
                      <w:ind w:left="580"/>
                      <w:rPr>
                        <w:rFonts w:ascii="Franklin Gothic Book"/>
                        <w:sz w:val="17"/>
                      </w:rPr>
                    </w:pPr>
                    <w:r>
                      <w:rPr>
                        <w:rFonts w:ascii="Franklin Gothic Book"/>
                        <w:sz w:val="17"/>
                      </w:rPr>
                      <w:t>United States Depa</w:t>
                    </w:r>
                    <w:r>
                      <w:rPr>
                        <w:rFonts w:ascii="Franklin Gothic Book"/>
                        <w:spacing w:val="15"/>
                        <w:sz w:val="17"/>
                      </w:rPr>
                      <w:t>r</w:t>
                    </w:r>
                    <w:r>
                      <w:rPr>
                        <w:rFonts w:ascii="Franklin Gothic Book"/>
                        <w:sz w:val="17"/>
                      </w:rPr>
                      <w:t xml:space="preserve">tment of </w:t>
                    </w:r>
                    <w:r>
                      <w:rPr>
                        <w:rFonts w:ascii="Franklin Gothic Book"/>
                        <w:spacing w:val="-8"/>
                        <w:sz w:val="17"/>
                      </w:rPr>
                      <w:t>T</w:t>
                    </w:r>
                    <w:r>
                      <w:rPr>
                        <w:rFonts w:ascii="Franklin Gothic Book"/>
                        <w:sz w:val="17"/>
                      </w:rPr>
                      <w:t>ranspo</w:t>
                    </w:r>
                    <w:r>
                      <w:rPr>
                        <w:rFonts w:ascii="Franklin Gothic Book"/>
                        <w:spacing w:val="15"/>
                        <w:sz w:val="17"/>
                      </w:rPr>
                      <w:t>r</w:t>
                    </w:r>
                    <w:r>
                      <w:rPr>
                        <w:rFonts w:ascii="Franklin Gothic Book"/>
                        <w:sz w:val="17"/>
                      </w:rPr>
                      <w:t>tation</w:t>
                    </w:r>
                  </w:p>
                  <w:p w14:paraId="224329FA" w14:textId="77777777" w:rsidR="00E81BC0" w:rsidRDefault="00527F4A">
                    <w:pPr>
                      <w:spacing w:line="203" w:lineRule="exact"/>
                      <w:ind w:left="580"/>
                      <w:rPr>
                        <w:rFonts w:ascii="Franklin Gothic Heavy"/>
                        <w:sz w:val="17"/>
                      </w:rPr>
                    </w:pPr>
                    <w:r>
                      <w:rPr>
                        <w:rFonts w:ascii="Franklin Gothic Heavy"/>
                        <w:sz w:val="17"/>
                      </w:rPr>
                      <w:t>Federal Motor</w:t>
                    </w:r>
                    <w:r>
                      <w:rPr>
                        <w:rFonts w:ascii="Franklin Gothic Heavy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Franklin Gothic Heavy"/>
                        <w:sz w:val="17"/>
                      </w:rPr>
                      <w:t>Carrier Safety</w:t>
                    </w:r>
                    <w:r>
                      <w:rPr>
                        <w:rFonts w:ascii="Franklin Gothic Heavy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Franklin Gothic Heavy"/>
                        <w:sz w:val="17"/>
                      </w:rPr>
                      <w:t>Administration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040F1B9" w14:textId="77777777" w:rsidR="00C72753" w:rsidRDefault="00C72753" w:rsidP="00C72753">
      <w:pPr>
        <w:spacing w:line="295" w:lineRule="auto"/>
        <w:ind w:left="1420" w:right="3131"/>
        <w:rPr>
          <w:rFonts w:ascii="Segoe UI" w:hAnsi="Segoe UI" w:cs="Segoe UI"/>
          <w:b/>
          <w:sz w:val="8"/>
          <w:szCs w:val="8"/>
        </w:rPr>
      </w:pPr>
    </w:p>
    <w:p w14:paraId="1385E91A" w14:textId="017E95AE" w:rsidR="00C72753" w:rsidRDefault="00527F4A" w:rsidP="00C72753">
      <w:pPr>
        <w:spacing w:line="295" w:lineRule="auto"/>
        <w:ind w:left="1420" w:right="3131"/>
        <w:rPr>
          <w:rFonts w:ascii="Segoe UI" w:hAnsi="Segoe UI" w:cs="Segoe UI"/>
          <w:b/>
          <w:spacing w:val="-47"/>
          <w:sz w:val="20"/>
          <w:szCs w:val="20"/>
        </w:rPr>
      </w:pPr>
      <w:r w:rsidRPr="00C72753">
        <w:rPr>
          <w:rFonts w:ascii="Segoe UI" w:hAnsi="Segoe UI" w:cs="Segoe UI"/>
          <w:b/>
          <w:sz w:val="20"/>
          <w:szCs w:val="20"/>
        </w:rPr>
        <w:t>Endorsement</w:t>
      </w:r>
      <w:r w:rsidRPr="00C72753">
        <w:rPr>
          <w:rFonts w:ascii="Segoe UI" w:hAnsi="Segoe UI" w:cs="Segoe UI"/>
          <w:b/>
          <w:spacing w:val="-11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for</w:t>
      </w:r>
      <w:r w:rsidRPr="00C72753">
        <w:rPr>
          <w:rFonts w:ascii="Segoe UI" w:hAnsi="Segoe UI" w:cs="Segoe UI"/>
          <w:b/>
          <w:spacing w:val="-10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Motor</w:t>
      </w:r>
      <w:r w:rsidRPr="00C72753">
        <w:rPr>
          <w:rFonts w:ascii="Segoe UI" w:hAnsi="Segoe UI" w:cs="Segoe UI"/>
          <w:b/>
          <w:spacing w:val="-11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Carrier</w:t>
      </w:r>
      <w:r w:rsidRPr="00C72753">
        <w:rPr>
          <w:rFonts w:ascii="Segoe UI" w:hAnsi="Segoe UI" w:cs="Segoe UI"/>
          <w:b/>
          <w:spacing w:val="-10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Policies</w:t>
      </w:r>
      <w:r w:rsidRPr="00C72753">
        <w:rPr>
          <w:rFonts w:ascii="Segoe UI" w:hAnsi="Segoe UI" w:cs="Segoe UI"/>
          <w:b/>
          <w:spacing w:val="-11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of</w:t>
      </w:r>
      <w:r w:rsidRPr="00C72753">
        <w:rPr>
          <w:rFonts w:ascii="Segoe UI" w:hAnsi="Segoe UI" w:cs="Segoe UI"/>
          <w:b/>
          <w:spacing w:val="-10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Insurance</w:t>
      </w:r>
      <w:r w:rsidRPr="00C72753">
        <w:rPr>
          <w:rFonts w:ascii="Segoe UI" w:hAnsi="Segoe UI" w:cs="Segoe UI"/>
          <w:b/>
          <w:spacing w:val="-11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for</w:t>
      </w:r>
      <w:r w:rsidRPr="00C72753">
        <w:rPr>
          <w:rFonts w:ascii="Segoe UI" w:hAnsi="Segoe UI" w:cs="Segoe UI"/>
          <w:b/>
          <w:spacing w:val="-10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Public</w:t>
      </w:r>
      <w:r w:rsidRPr="00C72753">
        <w:rPr>
          <w:rFonts w:ascii="Segoe UI" w:hAnsi="Segoe UI" w:cs="Segoe UI"/>
          <w:b/>
          <w:spacing w:val="-11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Liability</w:t>
      </w:r>
      <w:r w:rsidRPr="00C72753">
        <w:rPr>
          <w:rFonts w:ascii="Segoe UI" w:hAnsi="Segoe UI" w:cs="Segoe UI"/>
          <w:b/>
          <w:spacing w:val="-47"/>
          <w:sz w:val="20"/>
          <w:szCs w:val="20"/>
        </w:rPr>
        <w:t xml:space="preserve"> </w:t>
      </w:r>
    </w:p>
    <w:p w14:paraId="4255C627" w14:textId="6CF1CE58" w:rsidR="00E81BC0" w:rsidRPr="00C72753" w:rsidRDefault="00527F4A" w:rsidP="00C72753">
      <w:pPr>
        <w:spacing w:line="295" w:lineRule="auto"/>
        <w:ind w:left="1420" w:right="3131"/>
        <w:rPr>
          <w:rFonts w:ascii="Segoe UI" w:hAnsi="Segoe UI" w:cs="Segoe UI"/>
          <w:b/>
          <w:sz w:val="20"/>
          <w:szCs w:val="20"/>
        </w:rPr>
      </w:pPr>
      <w:r w:rsidRPr="00C72753">
        <w:rPr>
          <w:rFonts w:ascii="Segoe UI" w:hAnsi="Segoe UI" w:cs="Segoe UI"/>
          <w:b/>
          <w:sz w:val="20"/>
          <w:szCs w:val="20"/>
        </w:rPr>
        <w:t>under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Sections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29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and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30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of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the</w:t>
      </w:r>
      <w:r w:rsidRPr="00C72753">
        <w:rPr>
          <w:rFonts w:ascii="Segoe UI" w:hAnsi="Segoe UI" w:cs="Segoe UI"/>
          <w:b/>
          <w:spacing w:val="-1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Motor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Carrier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Act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of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1980</w:t>
      </w:r>
    </w:p>
    <w:p w14:paraId="6F9FA121" w14:textId="77777777" w:rsidR="00E81BC0" w:rsidRDefault="00527F4A">
      <w:pPr>
        <w:pStyle w:val="Title"/>
      </w:pPr>
      <w:r>
        <w:t>FORM</w:t>
      </w:r>
      <w:r>
        <w:rPr>
          <w:spacing w:val="-11"/>
        </w:rPr>
        <w:t xml:space="preserve"> </w:t>
      </w:r>
      <w:r>
        <w:t>MCS-90</w:t>
      </w:r>
    </w:p>
    <w:p w14:paraId="59F55C75" w14:textId="77777777" w:rsidR="00E81BC0" w:rsidRDefault="00E81BC0">
      <w:pPr>
        <w:pStyle w:val="BodyText"/>
        <w:spacing w:before="2"/>
        <w:rPr>
          <w:b/>
          <w:sz w:val="25"/>
        </w:rPr>
      </w:pPr>
    </w:p>
    <w:p w14:paraId="34E8DCE1" w14:textId="61EDD7FE" w:rsidR="00E81BC0" w:rsidRPr="001F5672" w:rsidRDefault="00564142">
      <w:pPr>
        <w:tabs>
          <w:tab w:val="left" w:pos="5639"/>
          <w:tab w:val="left" w:pos="8639"/>
        </w:tabs>
        <w:spacing w:before="101" w:line="222" w:lineRule="exact"/>
        <w:ind w:right="258"/>
        <w:jc w:val="center"/>
        <w:rPr>
          <w:bCs/>
          <w:sz w:val="18"/>
          <w:u w:val="single"/>
        </w:rPr>
      </w:pPr>
      <w:r w:rsidRPr="001F5672">
        <w:rPr>
          <w:bCs/>
          <w:sz w:val="18"/>
        </w:rPr>
        <w:t xml:space="preserve">   </w:t>
      </w:r>
      <w:r w:rsidR="00527F4A" w:rsidRPr="00393555">
        <w:rPr>
          <w:b/>
          <w:sz w:val="18"/>
        </w:rPr>
        <w:t>Issued</w:t>
      </w:r>
      <w:r w:rsidR="00527F4A" w:rsidRPr="00393555">
        <w:rPr>
          <w:b/>
          <w:spacing w:val="-1"/>
          <w:sz w:val="18"/>
        </w:rPr>
        <w:t xml:space="preserve"> </w:t>
      </w:r>
      <w:r w:rsidR="00527F4A" w:rsidRPr="00393555">
        <w:rPr>
          <w:b/>
          <w:sz w:val="18"/>
        </w:rPr>
        <w:t>to</w:t>
      </w:r>
      <w:r w:rsidRPr="001F5672">
        <w:rPr>
          <w:bCs/>
          <w:sz w:val="18"/>
          <w:u w:val="single"/>
        </w:rPr>
        <w:t xml:space="preserve"> </w:t>
      </w:r>
      <w:bookmarkStart w:id="2" w:name="IssuedTo"/>
      <w:bookmarkEnd w:id="2"/>
      <w:r w:rsidR="00527F4A" w:rsidRPr="001F5672">
        <w:rPr>
          <w:bCs/>
          <w:sz w:val="18"/>
          <w:u w:val="single"/>
        </w:rPr>
        <w:tab/>
      </w:r>
      <w:r w:rsidR="00527F4A" w:rsidRPr="00393555">
        <w:rPr>
          <w:b/>
          <w:sz w:val="18"/>
        </w:rPr>
        <w:t>of</w:t>
      </w:r>
      <w:r w:rsidR="00527F4A" w:rsidRPr="001F5672">
        <w:rPr>
          <w:bCs/>
          <w:sz w:val="18"/>
          <w:u w:val="single"/>
        </w:rPr>
        <w:t xml:space="preserve"> </w:t>
      </w:r>
      <w:r w:rsidR="00527F4A" w:rsidRPr="001F5672">
        <w:rPr>
          <w:bCs/>
          <w:spacing w:val="1"/>
          <w:sz w:val="18"/>
          <w:u w:val="single"/>
        </w:rPr>
        <w:t xml:space="preserve"> </w:t>
      </w:r>
      <w:bookmarkStart w:id="3" w:name="IssuingState"/>
      <w:bookmarkEnd w:id="3"/>
      <w:r w:rsidR="00527F4A" w:rsidRPr="001F5672">
        <w:rPr>
          <w:bCs/>
          <w:sz w:val="18"/>
          <w:u w:val="single"/>
        </w:rPr>
        <w:t xml:space="preserve"> </w:t>
      </w:r>
      <w:r w:rsidR="00527F4A" w:rsidRPr="001F5672">
        <w:rPr>
          <w:bCs/>
          <w:sz w:val="18"/>
          <w:u w:val="single"/>
        </w:rPr>
        <w:tab/>
      </w:r>
    </w:p>
    <w:p w14:paraId="646E7E8D" w14:textId="2826573F" w:rsidR="00E81BC0" w:rsidRPr="001F5672" w:rsidRDefault="00564142">
      <w:pPr>
        <w:tabs>
          <w:tab w:val="left" w:pos="5219"/>
        </w:tabs>
        <w:ind w:right="65"/>
        <w:jc w:val="center"/>
        <w:rPr>
          <w:rFonts w:ascii="Minion Pro"/>
          <w:bCs/>
          <w:i/>
          <w:sz w:val="16"/>
        </w:rPr>
      </w:pPr>
      <w:r w:rsidRPr="001F5672">
        <w:rPr>
          <w:rFonts w:ascii="Minion Pro"/>
          <w:bCs/>
          <w:i/>
          <w:sz w:val="16"/>
        </w:rPr>
        <w:t xml:space="preserve">      </w:t>
      </w:r>
      <w:r w:rsidR="00527F4A" w:rsidRPr="001F5672">
        <w:rPr>
          <w:rFonts w:ascii="Minion Pro"/>
          <w:bCs/>
          <w:i/>
          <w:sz w:val="16"/>
        </w:rPr>
        <w:t>(Motor</w:t>
      </w:r>
      <w:r w:rsidR="00527F4A" w:rsidRPr="001F5672">
        <w:rPr>
          <w:rFonts w:ascii="Minion Pro"/>
          <w:bCs/>
          <w:i/>
          <w:spacing w:val="-5"/>
          <w:sz w:val="16"/>
        </w:rPr>
        <w:t xml:space="preserve"> </w:t>
      </w:r>
      <w:r w:rsidR="00527F4A" w:rsidRPr="001F5672">
        <w:rPr>
          <w:rFonts w:ascii="Minion Pro"/>
          <w:bCs/>
          <w:i/>
          <w:sz w:val="16"/>
        </w:rPr>
        <w:t>Carrier</w:t>
      </w:r>
      <w:r w:rsidR="00527F4A" w:rsidRPr="001F5672">
        <w:rPr>
          <w:rFonts w:ascii="Minion Pro"/>
          <w:bCs/>
          <w:i/>
          <w:spacing w:val="-4"/>
          <w:sz w:val="16"/>
        </w:rPr>
        <w:t xml:space="preserve"> </w:t>
      </w:r>
      <w:r w:rsidR="00527F4A" w:rsidRPr="001F5672">
        <w:rPr>
          <w:rFonts w:ascii="Minion Pro"/>
          <w:bCs/>
          <w:i/>
          <w:sz w:val="16"/>
        </w:rPr>
        <w:t>name)</w:t>
      </w:r>
      <w:r w:rsidR="00527F4A" w:rsidRPr="001F5672">
        <w:rPr>
          <w:rFonts w:ascii="Minion Pro"/>
          <w:bCs/>
          <w:i/>
          <w:sz w:val="16"/>
        </w:rPr>
        <w:tab/>
        <w:t>(Motor</w:t>
      </w:r>
      <w:r w:rsidR="00527F4A" w:rsidRPr="001F5672">
        <w:rPr>
          <w:rFonts w:ascii="Minion Pro"/>
          <w:bCs/>
          <w:i/>
          <w:spacing w:val="-7"/>
          <w:sz w:val="16"/>
        </w:rPr>
        <w:t xml:space="preserve"> </w:t>
      </w:r>
      <w:r w:rsidR="00527F4A" w:rsidRPr="001F5672">
        <w:rPr>
          <w:rFonts w:ascii="Minion Pro"/>
          <w:bCs/>
          <w:i/>
          <w:sz w:val="16"/>
        </w:rPr>
        <w:t>Carrier</w:t>
      </w:r>
      <w:r w:rsidR="00527F4A" w:rsidRPr="001F5672">
        <w:rPr>
          <w:rFonts w:ascii="Minion Pro"/>
          <w:bCs/>
          <w:i/>
          <w:spacing w:val="-7"/>
          <w:sz w:val="16"/>
        </w:rPr>
        <w:t xml:space="preserve"> </w:t>
      </w:r>
      <w:r w:rsidR="00527F4A" w:rsidRPr="001F5672">
        <w:rPr>
          <w:rFonts w:ascii="Minion Pro"/>
          <w:bCs/>
          <w:i/>
          <w:sz w:val="16"/>
        </w:rPr>
        <w:t>state</w:t>
      </w:r>
      <w:r w:rsidR="00527F4A" w:rsidRPr="001F5672">
        <w:rPr>
          <w:rFonts w:ascii="Minion Pro"/>
          <w:bCs/>
          <w:i/>
          <w:spacing w:val="-7"/>
          <w:sz w:val="16"/>
        </w:rPr>
        <w:t xml:space="preserve"> </w:t>
      </w:r>
      <w:r w:rsidR="00527F4A" w:rsidRPr="001F5672">
        <w:rPr>
          <w:rFonts w:ascii="Minion Pro"/>
          <w:bCs/>
          <w:i/>
          <w:sz w:val="16"/>
        </w:rPr>
        <w:t>or</w:t>
      </w:r>
      <w:r w:rsidR="00527F4A" w:rsidRPr="001F5672">
        <w:rPr>
          <w:rFonts w:ascii="Minion Pro"/>
          <w:bCs/>
          <w:i/>
          <w:spacing w:val="-8"/>
          <w:sz w:val="16"/>
        </w:rPr>
        <w:t xml:space="preserve"> </w:t>
      </w:r>
      <w:r w:rsidR="00527F4A" w:rsidRPr="001F5672">
        <w:rPr>
          <w:rFonts w:ascii="Minion Pro"/>
          <w:bCs/>
          <w:i/>
          <w:sz w:val="16"/>
        </w:rPr>
        <w:t>province)</w:t>
      </w:r>
    </w:p>
    <w:p w14:paraId="7DF9C6C1" w14:textId="2352059A" w:rsidR="00E81BC0" w:rsidRPr="001F5672" w:rsidRDefault="00527F4A">
      <w:pPr>
        <w:tabs>
          <w:tab w:val="left" w:pos="3458"/>
          <w:tab w:val="left" w:pos="4859"/>
          <w:tab w:val="left" w:pos="6918"/>
          <w:tab w:val="left" w:pos="7779"/>
        </w:tabs>
        <w:spacing w:before="99"/>
        <w:ind w:left="1420"/>
        <w:rPr>
          <w:bCs/>
          <w:sz w:val="18"/>
          <w:u w:val="single"/>
        </w:rPr>
      </w:pPr>
      <w:r w:rsidRPr="00393555">
        <w:rPr>
          <w:b/>
          <w:sz w:val="18"/>
        </w:rPr>
        <w:t>Dated</w:t>
      </w:r>
      <w:r w:rsidRPr="00393555">
        <w:rPr>
          <w:b/>
          <w:spacing w:val="-2"/>
          <w:sz w:val="18"/>
        </w:rPr>
        <w:t xml:space="preserve"> </w:t>
      </w:r>
      <w:r w:rsidRPr="00393555">
        <w:rPr>
          <w:b/>
          <w:sz w:val="18"/>
        </w:rPr>
        <w:t>at</w:t>
      </w:r>
      <w:r w:rsidR="00193107" w:rsidRPr="001F5672">
        <w:rPr>
          <w:bCs/>
          <w:sz w:val="18"/>
          <w:u w:val="single"/>
        </w:rPr>
        <w:t xml:space="preserve"> </w:t>
      </w:r>
      <w:bookmarkStart w:id="4" w:name="DatedAt"/>
      <w:bookmarkEnd w:id="4"/>
      <w:r w:rsidRPr="001F5672">
        <w:rPr>
          <w:bCs/>
          <w:sz w:val="18"/>
          <w:u w:val="single"/>
        </w:rPr>
        <w:tab/>
      </w:r>
      <w:r w:rsidRPr="00393555">
        <w:rPr>
          <w:b/>
          <w:sz w:val="18"/>
        </w:rPr>
        <w:t>on this</w:t>
      </w:r>
      <w:r w:rsidR="00193107" w:rsidRPr="001F5672">
        <w:rPr>
          <w:bCs/>
          <w:sz w:val="18"/>
          <w:u w:val="single"/>
        </w:rPr>
        <w:t xml:space="preserve"> </w:t>
      </w:r>
      <w:bookmarkStart w:id="5" w:name="DateThis"/>
      <w:bookmarkStart w:id="6" w:name="DatedThis"/>
      <w:bookmarkEnd w:id="5"/>
      <w:bookmarkEnd w:id="6"/>
      <w:r w:rsidRPr="001F5672">
        <w:rPr>
          <w:bCs/>
          <w:sz w:val="18"/>
          <w:u w:val="single"/>
        </w:rPr>
        <w:tab/>
      </w:r>
      <w:r w:rsidRPr="00393555">
        <w:rPr>
          <w:b/>
          <w:sz w:val="18"/>
        </w:rPr>
        <w:t>day of</w:t>
      </w:r>
      <w:r w:rsidR="00193107" w:rsidRPr="001F5672">
        <w:rPr>
          <w:bCs/>
          <w:sz w:val="18"/>
          <w:u w:val="single"/>
        </w:rPr>
        <w:t xml:space="preserve"> </w:t>
      </w:r>
      <w:bookmarkStart w:id="7" w:name="DatedOf"/>
      <w:bookmarkEnd w:id="7"/>
      <w:r w:rsidRPr="001F5672">
        <w:rPr>
          <w:bCs/>
          <w:sz w:val="18"/>
          <w:u w:val="single"/>
        </w:rPr>
        <w:tab/>
      </w:r>
      <w:r w:rsidRPr="00393555">
        <w:rPr>
          <w:b/>
          <w:sz w:val="18"/>
        </w:rPr>
        <w:t>,</w:t>
      </w:r>
      <w:r w:rsidRPr="001F5672">
        <w:rPr>
          <w:bCs/>
          <w:sz w:val="18"/>
        </w:rPr>
        <w:t xml:space="preserve"> </w:t>
      </w:r>
      <w:r w:rsidRPr="001F5672">
        <w:rPr>
          <w:bCs/>
          <w:sz w:val="18"/>
          <w:u w:val="single"/>
        </w:rPr>
        <w:t xml:space="preserve"> </w:t>
      </w:r>
      <w:bookmarkStart w:id="8" w:name="DateYear"/>
      <w:bookmarkStart w:id="9" w:name="DatedYear"/>
      <w:bookmarkEnd w:id="8"/>
      <w:bookmarkEnd w:id="9"/>
      <w:r w:rsidRPr="001F5672">
        <w:rPr>
          <w:bCs/>
          <w:sz w:val="18"/>
          <w:u w:val="single"/>
        </w:rPr>
        <w:t xml:space="preserve"> </w:t>
      </w:r>
      <w:r w:rsidRPr="001F5672">
        <w:rPr>
          <w:bCs/>
          <w:sz w:val="18"/>
          <w:u w:val="single"/>
        </w:rPr>
        <w:tab/>
      </w:r>
    </w:p>
    <w:p w14:paraId="724ACAA7" w14:textId="77777777" w:rsidR="00E81BC0" w:rsidRPr="001F5672" w:rsidRDefault="00E81BC0">
      <w:pPr>
        <w:pStyle w:val="BodyText"/>
        <w:spacing w:before="11"/>
        <w:rPr>
          <w:bCs/>
          <w:sz w:val="15"/>
        </w:rPr>
      </w:pPr>
    </w:p>
    <w:p w14:paraId="3A4D6247" w14:textId="7C8421F5" w:rsidR="00E81BC0" w:rsidRPr="001F5672" w:rsidRDefault="00527F4A" w:rsidP="00FA7819">
      <w:pPr>
        <w:tabs>
          <w:tab w:val="left" w:pos="6660"/>
          <w:tab w:val="left" w:pos="9399"/>
        </w:tabs>
        <w:spacing w:before="100"/>
        <w:ind w:left="1420"/>
        <w:rPr>
          <w:bCs/>
          <w:sz w:val="18"/>
          <w:u w:val="single"/>
        </w:rPr>
      </w:pPr>
      <w:r w:rsidRPr="00393555">
        <w:rPr>
          <w:b/>
          <w:sz w:val="18"/>
        </w:rPr>
        <w:t>Amending</w:t>
      </w:r>
      <w:r w:rsidRPr="00393555">
        <w:rPr>
          <w:b/>
          <w:spacing w:val="-2"/>
          <w:sz w:val="18"/>
        </w:rPr>
        <w:t xml:space="preserve"> </w:t>
      </w:r>
      <w:r w:rsidRPr="00393555">
        <w:rPr>
          <w:b/>
          <w:sz w:val="18"/>
        </w:rPr>
        <w:t>Policy</w:t>
      </w:r>
      <w:r w:rsidRPr="00393555">
        <w:rPr>
          <w:b/>
          <w:spacing w:val="-1"/>
          <w:sz w:val="18"/>
        </w:rPr>
        <w:t xml:space="preserve"> </w:t>
      </w:r>
      <w:r w:rsidRPr="00393555">
        <w:rPr>
          <w:b/>
          <w:sz w:val="18"/>
        </w:rPr>
        <w:t>Number:</w:t>
      </w:r>
      <w:r w:rsidR="00564142" w:rsidRPr="001F5672">
        <w:rPr>
          <w:bCs/>
          <w:sz w:val="18"/>
          <w:u w:val="single"/>
        </w:rPr>
        <w:t xml:space="preserve"> </w:t>
      </w:r>
      <w:bookmarkStart w:id="10" w:name="PolicyNumber"/>
      <w:bookmarkEnd w:id="10"/>
      <w:r w:rsidRPr="001F5672">
        <w:rPr>
          <w:bCs/>
          <w:sz w:val="18"/>
          <w:u w:val="single"/>
        </w:rPr>
        <w:tab/>
      </w:r>
      <w:r w:rsidRPr="00393555">
        <w:rPr>
          <w:b/>
          <w:spacing w:val="-1"/>
          <w:sz w:val="18"/>
        </w:rPr>
        <w:t>Effective</w:t>
      </w:r>
      <w:r w:rsidRPr="00393555">
        <w:rPr>
          <w:b/>
          <w:spacing w:val="-4"/>
          <w:sz w:val="18"/>
        </w:rPr>
        <w:t xml:space="preserve"> </w:t>
      </w:r>
      <w:r w:rsidRPr="00393555">
        <w:rPr>
          <w:b/>
          <w:sz w:val="18"/>
        </w:rPr>
        <w:t>Date:</w:t>
      </w:r>
      <w:r w:rsidRPr="001F5672">
        <w:rPr>
          <w:bCs/>
          <w:sz w:val="18"/>
          <w:u w:val="single"/>
        </w:rPr>
        <w:t xml:space="preserve"> </w:t>
      </w:r>
      <w:r w:rsidRPr="001F5672">
        <w:rPr>
          <w:bCs/>
          <w:spacing w:val="-8"/>
          <w:sz w:val="18"/>
          <w:u w:val="single"/>
        </w:rPr>
        <w:t xml:space="preserve"> </w:t>
      </w:r>
      <w:bookmarkStart w:id="11" w:name="EffectiveDate"/>
      <w:bookmarkEnd w:id="11"/>
      <w:r w:rsidRPr="001F5672">
        <w:rPr>
          <w:bCs/>
          <w:sz w:val="18"/>
          <w:u w:val="single"/>
        </w:rPr>
        <w:t xml:space="preserve"> </w:t>
      </w:r>
      <w:r w:rsidRPr="001F5672">
        <w:rPr>
          <w:bCs/>
          <w:sz w:val="18"/>
          <w:u w:val="single"/>
        </w:rPr>
        <w:tab/>
      </w:r>
    </w:p>
    <w:p w14:paraId="45C01024" w14:textId="77777777" w:rsidR="00E81BC0" w:rsidRPr="001F5672" w:rsidRDefault="00E81BC0">
      <w:pPr>
        <w:pStyle w:val="BodyText"/>
        <w:spacing w:before="11"/>
        <w:rPr>
          <w:bCs/>
          <w:sz w:val="15"/>
        </w:rPr>
      </w:pPr>
    </w:p>
    <w:p w14:paraId="74380074" w14:textId="77777777" w:rsidR="00E81BC0" w:rsidRPr="00931DBD" w:rsidRDefault="00527F4A">
      <w:pPr>
        <w:tabs>
          <w:tab w:val="left" w:pos="9399"/>
        </w:tabs>
        <w:spacing w:before="101"/>
        <w:ind w:left="1420"/>
        <w:rPr>
          <w:bCs/>
          <w:sz w:val="18"/>
          <w:u w:val="single"/>
        </w:rPr>
      </w:pPr>
      <w:r w:rsidRPr="00047CC5">
        <w:rPr>
          <w:b/>
          <w:sz w:val="18"/>
        </w:rPr>
        <w:t>Name</w:t>
      </w:r>
      <w:r w:rsidRPr="00047CC5">
        <w:rPr>
          <w:b/>
          <w:spacing w:val="-4"/>
          <w:sz w:val="18"/>
        </w:rPr>
        <w:t xml:space="preserve"> </w:t>
      </w:r>
      <w:r w:rsidRPr="00047CC5">
        <w:rPr>
          <w:b/>
          <w:sz w:val="18"/>
        </w:rPr>
        <w:t>of</w:t>
      </w:r>
      <w:r w:rsidRPr="00047CC5">
        <w:rPr>
          <w:b/>
          <w:spacing w:val="-4"/>
          <w:sz w:val="18"/>
        </w:rPr>
        <w:t xml:space="preserve"> </w:t>
      </w:r>
      <w:r w:rsidRPr="00047CC5">
        <w:rPr>
          <w:b/>
          <w:sz w:val="18"/>
        </w:rPr>
        <w:t>Insurance</w:t>
      </w:r>
      <w:r w:rsidRPr="00047CC5">
        <w:rPr>
          <w:b/>
          <w:spacing w:val="-4"/>
          <w:sz w:val="18"/>
        </w:rPr>
        <w:t xml:space="preserve"> </w:t>
      </w:r>
      <w:r w:rsidRPr="00047CC5">
        <w:rPr>
          <w:b/>
          <w:sz w:val="18"/>
        </w:rPr>
        <w:t>Company</w:t>
      </w:r>
      <w:r w:rsidRPr="00931DBD">
        <w:rPr>
          <w:bCs/>
          <w:sz w:val="18"/>
        </w:rPr>
        <w:t>:</w:t>
      </w:r>
      <w:r w:rsidRPr="00931DBD">
        <w:rPr>
          <w:bCs/>
          <w:sz w:val="18"/>
          <w:u w:val="single"/>
        </w:rPr>
        <w:t xml:space="preserve"> </w:t>
      </w:r>
      <w:bookmarkStart w:id="12" w:name="InsuranceCompany"/>
      <w:bookmarkEnd w:id="12"/>
      <w:r w:rsidRPr="00931DBD">
        <w:rPr>
          <w:bCs/>
          <w:spacing w:val="13"/>
          <w:sz w:val="18"/>
          <w:u w:val="single"/>
        </w:rPr>
        <w:t xml:space="preserve"> </w:t>
      </w:r>
      <w:r w:rsidRPr="00931DBD">
        <w:rPr>
          <w:bCs/>
          <w:sz w:val="18"/>
          <w:u w:val="single"/>
        </w:rPr>
        <w:t xml:space="preserve"> </w:t>
      </w:r>
      <w:r w:rsidRPr="00931DBD">
        <w:rPr>
          <w:bCs/>
          <w:sz w:val="18"/>
          <w:u w:val="single"/>
        </w:rPr>
        <w:tab/>
      </w:r>
    </w:p>
    <w:p w14:paraId="23765801" w14:textId="77777777" w:rsidR="00E81BC0" w:rsidRDefault="00E81BC0">
      <w:pPr>
        <w:pStyle w:val="BodyText"/>
        <w:spacing w:before="4"/>
        <w:rPr>
          <w:b/>
          <w:sz w:val="22"/>
        </w:rPr>
      </w:pPr>
    </w:p>
    <w:p w14:paraId="0E1AED91" w14:textId="312EA525" w:rsidR="00E81BC0" w:rsidRPr="00D1457C" w:rsidRDefault="00762985" w:rsidP="00596FE5">
      <w:pPr>
        <w:spacing w:after="3" w:line="190" w:lineRule="exact"/>
        <w:ind w:left="4590" w:right="707"/>
        <w:rPr>
          <w:bCs/>
          <w:sz w:val="18"/>
        </w:rPr>
      </w:pPr>
      <w:r>
        <w:rPr>
          <w:b/>
          <w:sz w:val="18"/>
        </w:rPr>
        <w:t xml:space="preserve">   </w:t>
      </w:r>
      <w:r w:rsidR="00527F4A">
        <w:rPr>
          <w:b/>
          <w:sz w:val="18"/>
        </w:rPr>
        <w:t>Countersigned</w:t>
      </w:r>
      <w:r w:rsidR="00527F4A">
        <w:rPr>
          <w:b/>
          <w:spacing w:val="-4"/>
          <w:sz w:val="18"/>
        </w:rPr>
        <w:t xml:space="preserve"> </w:t>
      </w:r>
      <w:r w:rsidR="00527F4A">
        <w:rPr>
          <w:b/>
          <w:sz w:val="18"/>
        </w:rPr>
        <w:t>by:</w:t>
      </w:r>
      <w:r w:rsidR="00A53ABD">
        <w:rPr>
          <w:b/>
          <w:sz w:val="18"/>
        </w:rPr>
        <w:t xml:space="preserve">  </w:t>
      </w:r>
      <w:bookmarkStart w:id="13" w:name="CountersignedBy"/>
      <w:bookmarkEnd w:id="13"/>
    </w:p>
    <w:p w14:paraId="3A1886ED" w14:textId="4561053D" w:rsidR="00E81BC0" w:rsidRDefault="00000000">
      <w:pPr>
        <w:pStyle w:val="BodyText"/>
        <w:spacing w:line="20" w:lineRule="exact"/>
        <w:ind w:left="6340"/>
        <w:rPr>
          <w:sz w:val="2"/>
        </w:rPr>
      </w:pPr>
      <w:r>
        <w:rPr>
          <w:sz w:val="2"/>
        </w:rPr>
      </w:r>
      <w:r>
        <w:rPr>
          <w:sz w:val="2"/>
        </w:rPr>
        <w:pict w14:anchorId="3C48CE92">
          <v:group id="docshapegroup10" o:spid="_x0000_s2073" style="width:243.65pt;height:3.55pt;flip:y;mso-position-horizontal-relative:char;mso-position-vertical-relative:line" coordsize="5280,10">
            <v:line id="_x0000_s2074" style="position:absolute" from="0,5" to="5280,5" strokeweight=".5pt"/>
            <w10:anchorlock/>
          </v:group>
        </w:pict>
      </w:r>
    </w:p>
    <w:p w14:paraId="59FD153A" w14:textId="77777777" w:rsidR="00E81BC0" w:rsidRDefault="00527F4A">
      <w:pPr>
        <w:spacing w:line="162" w:lineRule="exact"/>
        <w:ind w:left="6340"/>
        <w:rPr>
          <w:rFonts w:ascii="Minion Pro"/>
          <w:i/>
          <w:sz w:val="16"/>
        </w:rPr>
      </w:pPr>
      <w:r>
        <w:rPr>
          <w:rFonts w:ascii="Minion Pro"/>
          <w:i/>
          <w:spacing w:val="-1"/>
          <w:sz w:val="16"/>
        </w:rPr>
        <w:t>(authorized</w:t>
      </w:r>
      <w:r>
        <w:rPr>
          <w:rFonts w:ascii="Minion Pro"/>
          <w:i/>
          <w:spacing w:val="-7"/>
          <w:sz w:val="16"/>
        </w:rPr>
        <w:t xml:space="preserve"> </w:t>
      </w:r>
      <w:r>
        <w:rPr>
          <w:rFonts w:ascii="Minion Pro"/>
          <w:i/>
          <w:spacing w:val="-1"/>
          <w:sz w:val="16"/>
        </w:rPr>
        <w:t>company</w:t>
      </w:r>
      <w:r>
        <w:rPr>
          <w:rFonts w:ascii="Minion Pro"/>
          <w:i/>
          <w:spacing w:val="-7"/>
          <w:sz w:val="16"/>
        </w:rPr>
        <w:t xml:space="preserve"> </w:t>
      </w:r>
      <w:r>
        <w:rPr>
          <w:rFonts w:ascii="Minion Pro"/>
          <w:i/>
          <w:spacing w:val="-1"/>
          <w:sz w:val="16"/>
        </w:rPr>
        <w:t>representative)</w:t>
      </w:r>
    </w:p>
    <w:p w14:paraId="5D2437D2" w14:textId="77777777" w:rsidR="00E81BC0" w:rsidRPr="00475E33" w:rsidRDefault="00527F4A">
      <w:pPr>
        <w:pStyle w:val="BodyText"/>
        <w:spacing w:before="86"/>
        <w:ind w:left="1420"/>
        <w:rPr>
          <w:sz w:val="16"/>
          <w:szCs w:val="16"/>
        </w:rPr>
      </w:pPr>
      <w:r w:rsidRPr="00475E33">
        <w:rPr>
          <w:sz w:val="16"/>
          <w:szCs w:val="16"/>
        </w:rPr>
        <w:t>The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policy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to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which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this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endorsement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attached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provides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primary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or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excess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insurance,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as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indicated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for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limits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shown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i/>
          <w:sz w:val="16"/>
          <w:szCs w:val="16"/>
        </w:rPr>
        <w:t>(check</w:t>
      </w:r>
      <w:r w:rsidRPr="00475E33">
        <w:rPr>
          <w:i/>
          <w:spacing w:val="-1"/>
          <w:sz w:val="16"/>
          <w:szCs w:val="16"/>
        </w:rPr>
        <w:t xml:space="preserve"> </w:t>
      </w:r>
      <w:r w:rsidRPr="00475E33">
        <w:rPr>
          <w:i/>
          <w:sz w:val="16"/>
          <w:szCs w:val="16"/>
        </w:rPr>
        <w:t>only</w:t>
      </w:r>
      <w:r w:rsidRPr="00475E33">
        <w:rPr>
          <w:i/>
          <w:spacing w:val="-1"/>
          <w:sz w:val="16"/>
          <w:szCs w:val="16"/>
        </w:rPr>
        <w:t xml:space="preserve"> </w:t>
      </w:r>
      <w:r w:rsidRPr="00475E33">
        <w:rPr>
          <w:i/>
          <w:sz w:val="16"/>
          <w:szCs w:val="16"/>
        </w:rPr>
        <w:t>one)</w:t>
      </w:r>
      <w:r w:rsidRPr="00475E33">
        <w:rPr>
          <w:sz w:val="16"/>
          <w:szCs w:val="16"/>
        </w:rPr>
        <w:t>:</w:t>
      </w:r>
    </w:p>
    <w:p w14:paraId="517E66C1" w14:textId="195D819D" w:rsidR="00E81BC0" w:rsidRPr="008027B7" w:rsidRDefault="00A13C71">
      <w:pPr>
        <w:tabs>
          <w:tab w:val="left" w:pos="9123"/>
        </w:tabs>
        <w:spacing w:before="109"/>
        <w:ind w:left="1660"/>
        <w:rPr>
          <w:rFonts w:ascii="Minion Pro"/>
          <w:i/>
          <w:sz w:val="16"/>
          <w:u w:val="single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1A7ADC92" wp14:editId="049D71F4">
                <wp:simplePos x="0" y="0"/>
                <wp:positionH relativeFrom="column">
                  <wp:posOffset>1069340</wp:posOffset>
                </wp:positionH>
                <wp:positionV relativeFrom="paragraph">
                  <wp:posOffset>87630</wp:posOffset>
                </wp:positionV>
                <wp:extent cx="79375" cy="79375"/>
                <wp:effectExtent l="0" t="0" r="15875" b="15875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793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C4DFF" w14:textId="77777777" w:rsidR="00A13C71" w:rsidRDefault="00A13C71" w:rsidP="00A13C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ADC9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26" type="#_x0000_t120" style="position:absolute;left:0;text-align:left;margin-left:84.2pt;margin-top:6.9pt;width:6.25pt;height:6.25pt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" fillcolor="black [3200]" strokecolor="black [1600]" strokeweight="2pt">
                <v:textbox>
                  <w:txbxContent>
                    <w:p w14:paraId="545C4DFF" w14:textId="77777777" w:rsidR="00A13C71" w:rsidRDefault="00A13C71" w:rsidP="00A13C7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27F4A">
        <w:rPr>
          <w:noProof/>
          <w:position w:val="-2"/>
        </w:rPr>
        <w:drawing>
          <wp:inline distT="0" distB="0" distL="0" distR="0" wp14:anchorId="502989C2" wp14:editId="6496C5B2">
            <wp:extent cx="114300" cy="11430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F4A" w:rsidRPr="00831439">
        <w:rPr>
          <w:rFonts w:ascii="Times New Roman"/>
          <w:spacing w:val="10"/>
          <w:sz w:val="20"/>
        </w:rPr>
        <w:t xml:space="preserve"> </w:t>
      </w:r>
      <w:r w:rsidR="008027B7">
        <w:rPr>
          <w:rFonts w:ascii="Minion Pro"/>
          <w:i/>
          <w:sz w:val="16"/>
        </w:rPr>
        <w:t>This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insurance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is</w:t>
      </w:r>
      <w:r w:rsidR="008027B7">
        <w:rPr>
          <w:rFonts w:ascii="Minion Pro"/>
          <w:i/>
          <w:spacing w:val="-5"/>
          <w:sz w:val="16"/>
        </w:rPr>
        <w:t xml:space="preserve"> </w:t>
      </w:r>
      <w:proofErr w:type="gramStart"/>
      <w:r w:rsidR="008027B7">
        <w:rPr>
          <w:rFonts w:ascii="Minion Pro"/>
          <w:i/>
          <w:sz w:val="16"/>
        </w:rPr>
        <w:t>primary</w:t>
      </w:r>
      <w:proofErr w:type="gramEnd"/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and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the</w:t>
      </w:r>
      <w:r w:rsidR="008027B7">
        <w:rPr>
          <w:rFonts w:ascii="Minion Pro"/>
          <w:i/>
          <w:spacing w:val="-5"/>
          <w:sz w:val="16"/>
        </w:rPr>
        <w:t xml:space="preserve"> </w:t>
      </w:r>
      <w:r w:rsidR="008027B7">
        <w:rPr>
          <w:rFonts w:ascii="Minion Pro"/>
          <w:i/>
          <w:sz w:val="16"/>
        </w:rPr>
        <w:t>company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shall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not</w:t>
      </w:r>
      <w:r w:rsidR="008027B7">
        <w:rPr>
          <w:rFonts w:ascii="Minion Pro"/>
          <w:i/>
          <w:spacing w:val="-5"/>
          <w:sz w:val="16"/>
        </w:rPr>
        <w:t xml:space="preserve"> </w:t>
      </w:r>
      <w:r w:rsidR="008027B7">
        <w:rPr>
          <w:rFonts w:ascii="Minion Pro"/>
          <w:i/>
          <w:sz w:val="16"/>
        </w:rPr>
        <w:t>be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liable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for</w:t>
      </w:r>
      <w:r w:rsidR="008027B7">
        <w:rPr>
          <w:rFonts w:ascii="Minion Pro"/>
          <w:i/>
          <w:spacing w:val="-5"/>
          <w:sz w:val="16"/>
        </w:rPr>
        <w:t xml:space="preserve"> </w:t>
      </w:r>
      <w:r w:rsidR="008027B7">
        <w:rPr>
          <w:rFonts w:ascii="Minion Pro"/>
          <w:i/>
          <w:sz w:val="16"/>
        </w:rPr>
        <w:t>amounts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in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excess</w:t>
      </w:r>
      <w:r w:rsidR="008027B7">
        <w:rPr>
          <w:rFonts w:ascii="Minion Pro"/>
          <w:i/>
          <w:spacing w:val="-5"/>
          <w:sz w:val="16"/>
        </w:rPr>
        <w:t xml:space="preserve"> </w:t>
      </w:r>
      <w:r w:rsidR="008027B7">
        <w:rPr>
          <w:rFonts w:ascii="Minion Pro"/>
          <w:i/>
          <w:sz w:val="16"/>
        </w:rPr>
        <w:t>of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$</w:t>
      </w:r>
      <w:bookmarkStart w:id="14" w:name="AccidentLimit"/>
      <w:bookmarkEnd w:id="14"/>
      <w:r w:rsidR="006669F3">
        <w:rPr>
          <w:rFonts w:ascii="Minion Pro"/>
          <w:i/>
          <w:sz w:val="16"/>
          <w:u w:val="single"/>
        </w:rPr>
        <w:tab/>
      </w:r>
      <w:r w:rsidR="00046164">
        <w:rPr>
          <w:rFonts w:ascii="Minion Pro"/>
          <w:i/>
          <w:sz w:val="16"/>
        </w:rPr>
        <w:t xml:space="preserve"> </w:t>
      </w:r>
      <w:r w:rsidR="00046164">
        <w:rPr>
          <w:rFonts w:ascii="Minion Pro"/>
          <w:i/>
          <w:spacing w:val="-1"/>
          <w:sz w:val="16"/>
        </w:rPr>
        <w:t>for</w:t>
      </w:r>
      <w:r w:rsidR="00046164">
        <w:rPr>
          <w:rFonts w:ascii="Minion Pro"/>
          <w:i/>
          <w:spacing w:val="-6"/>
          <w:sz w:val="16"/>
        </w:rPr>
        <w:t xml:space="preserve"> </w:t>
      </w:r>
      <w:r w:rsidR="00046164">
        <w:rPr>
          <w:rFonts w:ascii="Minion Pro"/>
          <w:i/>
          <w:spacing w:val="-1"/>
          <w:sz w:val="16"/>
        </w:rPr>
        <w:t>each</w:t>
      </w:r>
      <w:r w:rsidR="00046164">
        <w:rPr>
          <w:rFonts w:ascii="Minion Pro"/>
          <w:i/>
          <w:spacing w:val="-7"/>
          <w:sz w:val="16"/>
        </w:rPr>
        <w:t xml:space="preserve"> </w:t>
      </w:r>
      <w:r w:rsidR="00046164">
        <w:rPr>
          <w:rFonts w:ascii="Minion Pro"/>
          <w:i/>
          <w:sz w:val="16"/>
        </w:rPr>
        <w:t>accident.</w:t>
      </w:r>
    </w:p>
    <w:p w14:paraId="7938D06D" w14:textId="5A206331" w:rsidR="00E81BC0" w:rsidRDefault="00527F4A">
      <w:pPr>
        <w:tabs>
          <w:tab w:val="left" w:pos="4961"/>
          <w:tab w:val="left" w:pos="8981"/>
        </w:tabs>
        <w:spacing w:before="62" w:line="242" w:lineRule="auto"/>
        <w:ind w:left="1900" w:right="718" w:hanging="241"/>
        <w:rPr>
          <w:rFonts w:ascii="Minion Pro"/>
          <w:i/>
          <w:sz w:val="16"/>
        </w:rPr>
      </w:pPr>
      <w:r>
        <w:rPr>
          <w:noProof/>
          <w:position w:val="-2"/>
        </w:rPr>
        <w:drawing>
          <wp:inline distT="0" distB="0" distL="0" distR="0" wp14:anchorId="072B1EED" wp14:editId="1C4E14BC">
            <wp:extent cx="114300" cy="1143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  <w:t xml:space="preserve"> </w:t>
      </w:r>
      <w:r>
        <w:rPr>
          <w:rFonts w:ascii="Minion Pro"/>
          <w:i/>
          <w:sz w:val="16"/>
        </w:rPr>
        <w:t>This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insurance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is</w:t>
      </w:r>
      <w:r>
        <w:rPr>
          <w:rFonts w:ascii="Minion Pro"/>
          <w:i/>
          <w:spacing w:val="-5"/>
          <w:sz w:val="16"/>
        </w:rPr>
        <w:t xml:space="preserve"> </w:t>
      </w:r>
      <w:proofErr w:type="gramStart"/>
      <w:r>
        <w:rPr>
          <w:rFonts w:ascii="Minion Pro"/>
          <w:i/>
          <w:sz w:val="16"/>
        </w:rPr>
        <w:t>excess</w:t>
      </w:r>
      <w:proofErr w:type="gramEnd"/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and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the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company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shall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not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be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liable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for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amounts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in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excess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of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$</w:t>
      </w:r>
      <w:r>
        <w:rPr>
          <w:rFonts w:ascii="Minion Pro"/>
          <w:i/>
          <w:sz w:val="16"/>
          <w:u w:val="single"/>
        </w:rPr>
        <w:tab/>
      </w:r>
      <w:r>
        <w:rPr>
          <w:rFonts w:ascii="Minion Pro"/>
          <w:i/>
          <w:sz w:val="16"/>
        </w:rPr>
        <w:t>for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each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accident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in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excess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of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the</w:t>
      </w:r>
      <w:r>
        <w:rPr>
          <w:rFonts w:ascii="Minion Pro"/>
          <w:i/>
          <w:spacing w:val="-33"/>
          <w:sz w:val="16"/>
        </w:rPr>
        <w:t xml:space="preserve"> </w:t>
      </w:r>
      <w:r w:rsidR="00475E33">
        <w:rPr>
          <w:rFonts w:ascii="Minion Pro"/>
          <w:i/>
          <w:spacing w:val="-33"/>
          <w:sz w:val="16"/>
        </w:rPr>
        <w:t xml:space="preserve">   </w:t>
      </w:r>
      <w:r w:rsidR="00475E33">
        <w:rPr>
          <w:rFonts w:ascii="Minion Pro"/>
          <w:i/>
          <w:spacing w:val="-33"/>
          <w:sz w:val="20"/>
          <w:szCs w:val="20"/>
        </w:rPr>
        <w:t xml:space="preserve">  </w:t>
      </w:r>
      <w:r>
        <w:rPr>
          <w:rFonts w:ascii="Minion Pro"/>
          <w:i/>
          <w:sz w:val="16"/>
        </w:rPr>
        <w:t>underlying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limit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of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$</w:t>
      </w:r>
      <w:r>
        <w:rPr>
          <w:rFonts w:ascii="Minion Pro"/>
          <w:i/>
          <w:sz w:val="16"/>
          <w:u w:val="single"/>
        </w:rPr>
        <w:tab/>
      </w:r>
      <w:r>
        <w:rPr>
          <w:rFonts w:ascii="Minion Pro"/>
          <w:i/>
          <w:sz w:val="16"/>
        </w:rPr>
        <w:t>for each accident.</w:t>
      </w:r>
    </w:p>
    <w:p w14:paraId="13A0EF65" w14:textId="440482D4" w:rsidR="00E81BC0" w:rsidRPr="00475E33" w:rsidRDefault="00527F4A">
      <w:pPr>
        <w:pStyle w:val="BodyText"/>
        <w:tabs>
          <w:tab w:val="left" w:pos="9808"/>
        </w:tabs>
        <w:spacing w:before="94" w:line="244" w:lineRule="auto"/>
        <w:ind w:left="1420" w:right="139"/>
        <w:rPr>
          <w:sz w:val="16"/>
          <w:szCs w:val="16"/>
        </w:rPr>
      </w:pPr>
      <w:r w:rsidRPr="00475E33">
        <w:rPr>
          <w:sz w:val="16"/>
          <w:szCs w:val="16"/>
        </w:rPr>
        <w:t>Whenever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required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by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Federal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Motor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Carrier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Safety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Administration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(FMCSA),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company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agrees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to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furnish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FMCSA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a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duplicate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of</w:t>
      </w:r>
      <w:r w:rsidRPr="00475E33">
        <w:rPr>
          <w:spacing w:val="-35"/>
          <w:sz w:val="16"/>
          <w:szCs w:val="16"/>
        </w:rPr>
        <w:t xml:space="preserve"> </w:t>
      </w:r>
      <w:r w:rsidRPr="00475E33">
        <w:rPr>
          <w:sz w:val="16"/>
          <w:szCs w:val="16"/>
        </w:rPr>
        <w:t xml:space="preserve">said policy and all its endorsements. The company also agrees, upon telephone request by an authorized representative of the </w:t>
      </w:r>
      <w:proofErr w:type="gramStart"/>
      <w:r w:rsidRPr="00475E33">
        <w:rPr>
          <w:sz w:val="16"/>
          <w:szCs w:val="16"/>
        </w:rPr>
        <w:t>FMCSA ,</w:t>
      </w:r>
      <w:proofErr w:type="gramEnd"/>
      <w:r w:rsidRPr="00475E33">
        <w:rPr>
          <w:spacing w:val="1"/>
          <w:sz w:val="16"/>
          <w:szCs w:val="16"/>
        </w:rPr>
        <w:t xml:space="preserve"> </w:t>
      </w:r>
      <w:r w:rsidRPr="00475E33">
        <w:rPr>
          <w:sz w:val="16"/>
          <w:szCs w:val="16"/>
        </w:rPr>
        <w:t>to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verify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that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policy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is in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force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as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of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a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particular date.</w:t>
      </w:r>
      <w:r w:rsidRPr="00475E33">
        <w:rPr>
          <w:spacing w:val="-9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telephone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number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to call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is</w:t>
      </w:r>
      <w:r w:rsidR="00A13C71" w:rsidRPr="00475E33">
        <w:rPr>
          <w:sz w:val="16"/>
          <w:szCs w:val="16"/>
        </w:rPr>
        <w:t>:</w:t>
      </w:r>
      <w:r w:rsidR="00A13C71">
        <w:rPr>
          <w:sz w:val="16"/>
          <w:szCs w:val="16"/>
          <w:u w:val="single"/>
        </w:rPr>
        <w:t xml:space="preserve">  </w:t>
      </w:r>
      <w:r w:rsidR="00A13C71" w:rsidRPr="00E30467">
        <w:rPr>
          <w:sz w:val="16"/>
          <w:szCs w:val="16"/>
          <w:u w:val="single"/>
        </w:rPr>
        <w:t>877-234-4420, Express Code 3050</w:t>
      </w:r>
      <w:r w:rsidR="00A13C71">
        <w:rPr>
          <w:sz w:val="16"/>
          <w:szCs w:val="16"/>
          <w:u w:val="single"/>
        </w:rPr>
        <w:t>.</w:t>
      </w:r>
    </w:p>
    <w:p w14:paraId="200CAAAB" w14:textId="77777777" w:rsidR="00E81BC0" w:rsidRPr="00475E33" w:rsidRDefault="00527F4A">
      <w:pPr>
        <w:pStyle w:val="BodyText"/>
        <w:spacing w:before="58" w:line="244" w:lineRule="auto"/>
        <w:ind w:left="1420" w:right="198"/>
        <w:rPr>
          <w:sz w:val="16"/>
          <w:szCs w:val="16"/>
        </w:rPr>
      </w:pPr>
      <w:r w:rsidRPr="00475E33">
        <w:rPr>
          <w:sz w:val="16"/>
          <w:szCs w:val="16"/>
        </w:rPr>
        <w:t xml:space="preserve">Cancellation of this endorsement may be effected by the company or the insured by giving (1) thirty-five (35) </w:t>
      </w:r>
      <w:proofErr w:type="spellStart"/>
      <w:r w:rsidRPr="00475E33">
        <w:rPr>
          <w:sz w:val="16"/>
          <w:szCs w:val="16"/>
        </w:rPr>
        <w:t>days notice</w:t>
      </w:r>
      <w:proofErr w:type="spellEnd"/>
      <w:r w:rsidRPr="00475E33">
        <w:rPr>
          <w:sz w:val="16"/>
          <w:szCs w:val="16"/>
        </w:rPr>
        <w:t xml:space="preserve"> in writing to</w:t>
      </w:r>
      <w:r w:rsidRPr="00475E33">
        <w:rPr>
          <w:spacing w:val="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other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party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(said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35</w:t>
      </w:r>
      <w:r w:rsidRPr="00475E33">
        <w:rPr>
          <w:spacing w:val="-1"/>
          <w:sz w:val="16"/>
          <w:szCs w:val="16"/>
        </w:rPr>
        <w:t xml:space="preserve"> </w:t>
      </w:r>
      <w:proofErr w:type="spellStart"/>
      <w:r w:rsidRPr="00475E33">
        <w:rPr>
          <w:sz w:val="16"/>
          <w:szCs w:val="16"/>
        </w:rPr>
        <w:t>days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notice</w:t>
      </w:r>
      <w:proofErr w:type="spellEnd"/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to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commence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from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date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notice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mailed,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proof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of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mailing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shall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be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sufficient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proof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of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notice),</w:t>
      </w:r>
      <w:r w:rsidRPr="00475E33">
        <w:rPr>
          <w:spacing w:val="-35"/>
          <w:sz w:val="16"/>
          <w:szCs w:val="16"/>
        </w:rPr>
        <w:t xml:space="preserve"> </w:t>
      </w:r>
      <w:r w:rsidRPr="00475E33">
        <w:rPr>
          <w:sz w:val="16"/>
          <w:szCs w:val="16"/>
        </w:rPr>
        <w:t xml:space="preserve">and (2) if the insured is subject to the FMCSA’s registration requirements under </w:t>
      </w:r>
      <w:r w:rsidRPr="00475E33">
        <w:rPr>
          <w:color w:val="0D96D4"/>
          <w:sz w:val="16"/>
          <w:szCs w:val="16"/>
          <w:u w:val="single" w:color="0D96D4"/>
        </w:rPr>
        <w:t>49 U.S.C. 13901</w:t>
      </w:r>
      <w:r w:rsidRPr="00475E33">
        <w:rPr>
          <w:sz w:val="16"/>
          <w:szCs w:val="16"/>
        </w:rPr>
        <w:t xml:space="preserve">, by providing thirty (30) </w:t>
      </w:r>
      <w:proofErr w:type="spellStart"/>
      <w:r w:rsidRPr="00475E33">
        <w:rPr>
          <w:sz w:val="16"/>
          <w:szCs w:val="16"/>
        </w:rPr>
        <w:t>days notice</w:t>
      </w:r>
      <w:proofErr w:type="spellEnd"/>
      <w:r w:rsidRPr="00475E33">
        <w:rPr>
          <w:sz w:val="16"/>
          <w:szCs w:val="16"/>
        </w:rPr>
        <w:t xml:space="preserve"> to</w:t>
      </w:r>
      <w:r w:rsidRPr="00475E33">
        <w:rPr>
          <w:spacing w:val="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FMCSA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(said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30</w:t>
      </w:r>
      <w:r w:rsidRPr="00475E33">
        <w:rPr>
          <w:spacing w:val="-1"/>
          <w:sz w:val="16"/>
          <w:szCs w:val="16"/>
        </w:rPr>
        <w:t xml:space="preserve"> </w:t>
      </w:r>
      <w:proofErr w:type="spellStart"/>
      <w:r w:rsidRPr="00475E33">
        <w:rPr>
          <w:sz w:val="16"/>
          <w:szCs w:val="16"/>
        </w:rPr>
        <w:t>days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notice</w:t>
      </w:r>
      <w:proofErr w:type="spellEnd"/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to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commence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from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date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notice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received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by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FMCSA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at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its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office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in</w:t>
      </w:r>
      <w:r w:rsidRPr="00475E33">
        <w:rPr>
          <w:spacing w:val="-8"/>
          <w:sz w:val="16"/>
          <w:szCs w:val="16"/>
        </w:rPr>
        <w:t xml:space="preserve"> </w:t>
      </w:r>
      <w:r w:rsidRPr="00475E33">
        <w:rPr>
          <w:sz w:val="16"/>
          <w:szCs w:val="16"/>
        </w:rPr>
        <w:t>Washington,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DC).</w:t>
      </w:r>
    </w:p>
    <w:p w14:paraId="2A2B8B2F" w14:textId="35D45347" w:rsidR="00E81BC0" w:rsidRDefault="00000000">
      <w:pPr>
        <w:pStyle w:val="BodyText"/>
        <w:rPr>
          <w:sz w:val="20"/>
        </w:rPr>
      </w:pPr>
      <w:r>
        <w:pict w14:anchorId="7A7E3155">
          <v:shape id="docshape11" o:spid="_x0000_s2072" type="#_x0000_t202" style="position:absolute;margin-left:73pt;margin-top:21.45pt;width:407.5pt;height:32.7pt;z-index:-15726592;mso-wrap-distance-left:0;mso-wrap-distance-right:0;mso-position-horizontal-relative:page" filled="f" strokecolor="#3155a4" strokeweight="2pt">
            <v:textbox style="mso-next-textbox:#docshape11" inset="0,0,0,0">
              <w:txbxContent>
                <w:p w14:paraId="058CFA3F" w14:textId="77777777" w:rsidR="00E81BC0" w:rsidRDefault="00527F4A">
                  <w:pPr>
                    <w:spacing w:before="137"/>
                    <w:ind w:left="240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Filings</w:t>
                  </w:r>
                  <w:r>
                    <w:rPr>
                      <w:b/>
                      <w:spacing w:val="-4"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must</w:t>
                  </w:r>
                  <w:r>
                    <w:rPr>
                      <w:b/>
                      <w:spacing w:val="-3"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be</w:t>
                  </w:r>
                  <w:r>
                    <w:rPr>
                      <w:b/>
                      <w:spacing w:val="-3"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transmitted</w:t>
                  </w:r>
                  <w:r>
                    <w:rPr>
                      <w:b/>
                      <w:spacing w:val="-3"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online</w:t>
                  </w:r>
                  <w:r>
                    <w:rPr>
                      <w:b/>
                      <w:spacing w:val="-3"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via</w:t>
                  </w:r>
                  <w:r>
                    <w:rPr>
                      <w:b/>
                      <w:spacing w:val="-3"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the</w:t>
                  </w:r>
                  <w:r>
                    <w:rPr>
                      <w:b/>
                      <w:spacing w:val="-4"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Internet</w:t>
                  </w:r>
                  <w:r>
                    <w:rPr>
                      <w:b/>
                      <w:spacing w:val="-3"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at</w:t>
                  </w:r>
                  <w:r>
                    <w:rPr>
                      <w:b/>
                      <w:spacing w:val="-2"/>
                      <w:sz w:val="18"/>
                    </w:rPr>
                    <w:t xml:space="preserve"> </w:t>
                  </w:r>
                  <w:hyperlink r:id="rId12">
                    <w:r>
                      <w:rPr>
                        <w:b/>
                        <w:color w:val="0D96D4"/>
                        <w:sz w:val="18"/>
                        <w:u w:val="single" w:color="0D96D4"/>
                      </w:rPr>
                      <w:t>http://www.fmcsa.dot.gov/urs</w:t>
                    </w:r>
                    <w:r>
                      <w:rPr>
                        <w:b/>
                        <w:sz w:val="18"/>
                      </w:rPr>
                      <w:t>.</w:t>
                    </w:r>
                  </w:hyperlink>
                </w:p>
              </w:txbxContent>
            </v:textbox>
            <w10:wrap type="topAndBottom" anchorx="page"/>
          </v:shape>
        </w:pict>
      </w:r>
    </w:p>
    <w:p w14:paraId="63875FF1" w14:textId="77777777" w:rsidR="00E81BC0" w:rsidRDefault="00E81BC0">
      <w:pPr>
        <w:pStyle w:val="BodyText"/>
        <w:rPr>
          <w:sz w:val="20"/>
        </w:rPr>
      </w:pPr>
    </w:p>
    <w:p w14:paraId="5B788088" w14:textId="77777777" w:rsidR="00E81BC0" w:rsidRDefault="00E81BC0">
      <w:pPr>
        <w:pStyle w:val="BodyText"/>
        <w:rPr>
          <w:sz w:val="20"/>
        </w:rPr>
      </w:pPr>
    </w:p>
    <w:p w14:paraId="30F2646D" w14:textId="30CCFBF9" w:rsidR="00E81BC0" w:rsidRDefault="00E81BC0">
      <w:pPr>
        <w:pStyle w:val="BodyText"/>
        <w:rPr>
          <w:sz w:val="20"/>
        </w:rPr>
      </w:pPr>
    </w:p>
    <w:p w14:paraId="42EB3F85" w14:textId="55F0B6C5" w:rsidR="00475E33" w:rsidRDefault="00475E33">
      <w:pPr>
        <w:pStyle w:val="BodyText"/>
        <w:rPr>
          <w:sz w:val="20"/>
        </w:rPr>
      </w:pPr>
    </w:p>
    <w:p w14:paraId="0EA07B29" w14:textId="77777777" w:rsidR="00475E33" w:rsidRDefault="00475E33">
      <w:pPr>
        <w:pStyle w:val="BodyText"/>
        <w:rPr>
          <w:sz w:val="20"/>
        </w:rPr>
      </w:pPr>
    </w:p>
    <w:p w14:paraId="5E03702E" w14:textId="77777777" w:rsidR="00E81BC0" w:rsidRDefault="00E81BC0">
      <w:pPr>
        <w:pStyle w:val="BodyText"/>
        <w:rPr>
          <w:sz w:val="20"/>
        </w:rPr>
      </w:pPr>
    </w:p>
    <w:p w14:paraId="44F37299" w14:textId="77777777" w:rsidR="00E81BC0" w:rsidRDefault="00E81BC0">
      <w:pPr>
        <w:pStyle w:val="BodyText"/>
        <w:spacing w:before="7"/>
        <w:rPr>
          <w:sz w:val="19"/>
        </w:rPr>
      </w:pPr>
    </w:p>
    <w:p w14:paraId="4A8021E9" w14:textId="77777777" w:rsidR="00E81BC0" w:rsidRDefault="00527F4A">
      <w:pPr>
        <w:spacing w:before="100"/>
        <w:ind w:right="117"/>
        <w:jc w:val="right"/>
        <w:rPr>
          <w:i/>
          <w:sz w:val="18"/>
        </w:rPr>
      </w:pPr>
      <w:r>
        <w:rPr>
          <w:i/>
          <w:sz w:val="18"/>
        </w:rPr>
        <w:t>(</w:t>
      </w:r>
      <w:proofErr w:type="gramStart"/>
      <w:r>
        <w:rPr>
          <w:i/>
          <w:sz w:val="18"/>
        </w:rPr>
        <w:t>continued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on</w:t>
      </w:r>
      <w:proofErr w:type="gramEnd"/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next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page)</w:t>
      </w:r>
    </w:p>
    <w:p w14:paraId="30A1C8AE" w14:textId="77777777" w:rsidR="00E81BC0" w:rsidRDefault="00E81BC0">
      <w:pPr>
        <w:jc w:val="right"/>
        <w:rPr>
          <w:sz w:val="18"/>
        </w:rPr>
        <w:sectPr w:rsidR="00E81BC0" w:rsidSect="00BD4C91">
          <w:headerReference w:type="default" r:id="rId13"/>
          <w:footerReference w:type="default" r:id="rId14"/>
          <w:type w:val="continuous"/>
          <w:pgSz w:w="12240" w:h="15840"/>
          <w:pgMar w:top="580" w:right="540" w:bottom="640" w:left="260" w:header="397" w:footer="441" w:gutter="0"/>
          <w:pgNumType w:start="1"/>
          <w:cols w:space="720"/>
        </w:sectPr>
      </w:pPr>
    </w:p>
    <w:p w14:paraId="499C774E" w14:textId="77777777" w:rsidR="00E81BC0" w:rsidRDefault="00E81BC0">
      <w:pPr>
        <w:pStyle w:val="BodyText"/>
        <w:spacing w:before="4" w:after="1"/>
        <w:rPr>
          <w:i/>
        </w:rPr>
      </w:pPr>
    </w:p>
    <w:p w14:paraId="1299B8BD" w14:textId="604DB26D" w:rsidR="00E81BC0" w:rsidRDefault="00000000">
      <w:pPr>
        <w:pStyle w:val="BodyText"/>
        <w:ind w:left="100"/>
        <w:rPr>
          <w:sz w:val="20"/>
        </w:rPr>
      </w:pPr>
      <w:r>
        <w:rPr>
          <w:sz w:val="20"/>
        </w:rPr>
      </w:r>
      <w:r>
        <w:rPr>
          <w:sz w:val="20"/>
        </w:rPr>
        <w:pict w14:anchorId="29CAAF9F">
          <v:shape id="docshape15" o:spid="_x0000_s2080" type="#_x0000_t202" style="width:312.75pt;height:37pt;mso-left-percent:-10001;mso-top-percent:-10001;mso-position-horizontal:absolute;mso-position-horizontal-relative:char;mso-position-vertical:absolute;mso-position-vertical-relative:line;mso-left-percent:-10001;mso-top-percent:-10001" filled="f" strokecolor="#3155a4" strokeweight="2pt">
            <v:textbox inset="0,0,0,0">
              <w:txbxContent>
                <w:p w14:paraId="304A7045" w14:textId="77777777" w:rsidR="00E81BC0" w:rsidRPr="00094324" w:rsidRDefault="00527F4A">
                  <w:pPr>
                    <w:spacing w:before="173"/>
                    <w:ind w:left="242"/>
                    <w:rPr>
                      <w:b/>
                      <w:sz w:val="24"/>
                      <w:szCs w:val="24"/>
                    </w:rPr>
                  </w:pPr>
                  <w:r w:rsidRPr="00094324">
                    <w:rPr>
                      <w:b/>
                      <w:sz w:val="24"/>
                      <w:szCs w:val="24"/>
                    </w:rPr>
                    <w:t>DEFINITIONS</w:t>
                  </w:r>
                  <w:r w:rsidRPr="00094324">
                    <w:rPr>
                      <w:b/>
                      <w:spacing w:val="18"/>
                      <w:sz w:val="24"/>
                      <w:szCs w:val="24"/>
                    </w:rPr>
                    <w:t xml:space="preserve"> </w:t>
                  </w:r>
                  <w:r w:rsidRPr="00094324">
                    <w:rPr>
                      <w:b/>
                      <w:sz w:val="24"/>
                      <w:szCs w:val="24"/>
                    </w:rPr>
                    <w:t>AS</w:t>
                  </w:r>
                  <w:r w:rsidRPr="00094324">
                    <w:rPr>
                      <w:b/>
                      <w:spacing w:val="18"/>
                      <w:sz w:val="24"/>
                      <w:szCs w:val="24"/>
                    </w:rPr>
                    <w:t xml:space="preserve"> </w:t>
                  </w:r>
                  <w:r w:rsidRPr="00094324">
                    <w:rPr>
                      <w:b/>
                      <w:sz w:val="24"/>
                      <w:szCs w:val="24"/>
                    </w:rPr>
                    <w:t>USED</w:t>
                  </w:r>
                  <w:r w:rsidRPr="00094324">
                    <w:rPr>
                      <w:b/>
                      <w:spacing w:val="18"/>
                      <w:sz w:val="24"/>
                      <w:szCs w:val="24"/>
                    </w:rPr>
                    <w:t xml:space="preserve"> </w:t>
                  </w:r>
                  <w:r w:rsidRPr="00094324">
                    <w:rPr>
                      <w:b/>
                      <w:sz w:val="24"/>
                      <w:szCs w:val="24"/>
                    </w:rPr>
                    <w:t>IN</w:t>
                  </w:r>
                  <w:r w:rsidRPr="00094324">
                    <w:rPr>
                      <w:b/>
                      <w:spacing w:val="18"/>
                      <w:sz w:val="24"/>
                      <w:szCs w:val="24"/>
                    </w:rPr>
                    <w:t xml:space="preserve"> </w:t>
                  </w:r>
                  <w:r w:rsidRPr="00094324">
                    <w:rPr>
                      <w:b/>
                      <w:sz w:val="24"/>
                      <w:szCs w:val="24"/>
                    </w:rPr>
                    <w:t>THIS</w:t>
                  </w:r>
                  <w:r w:rsidRPr="00094324">
                    <w:rPr>
                      <w:b/>
                      <w:spacing w:val="18"/>
                      <w:sz w:val="24"/>
                      <w:szCs w:val="24"/>
                    </w:rPr>
                    <w:t xml:space="preserve"> </w:t>
                  </w:r>
                  <w:r w:rsidRPr="00094324">
                    <w:rPr>
                      <w:b/>
                      <w:sz w:val="24"/>
                      <w:szCs w:val="24"/>
                    </w:rPr>
                    <w:t>ENDORSEMENT</w:t>
                  </w:r>
                </w:p>
              </w:txbxContent>
            </v:textbox>
            <w10:anchorlock/>
          </v:shape>
        </w:pict>
      </w:r>
    </w:p>
    <w:p w14:paraId="2E50F67D" w14:textId="77777777" w:rsidR="00E81BC0" w:rsidRDefault="00E81BC0">
      <w:pPr>
        <w:pStyle w:val="BodyText"/>
        <w:spacing w:before="10"/>
        <w:rPr>
          <w:i/>
          <w:sz w:val="11"/>
        </w:rPr>
      </w:pPr>
    </w:p>
    <w:p w14:paraId="730CEC5A" w14:textId="77777777" w:rsidR="00E81BC0" w:rsidRDefault="00E81BC0">
      <w:pPr>
        <w:rPr>
          <w:sz w:val="11"/>
        </w:rPr>
        <w:sectPr w:rsidR="00E81BC0">
          <w:headerReference w:type="default" r:id="rId15"/>
          <w:footerReference w:type="default" r:id="rId16"/>
          <w:pgSz w:w="12240" w:h="15840"/>
          <w:pgMar w:top="720" w:right="240" w:bottom="640" w:left="260" w:header="404" w:footer="441" w:gutter="0"/>
          <w:pgNumType w:start="2"/>
          <w:cols w:space="720"/>
        </w:sectPr>
      </w:pPr>
    </w:p>
    <w:p w14:paraId="51D43BD2" w14:textId="77777777" w:rsidR="00E81BC0" w:rsidRDefault="00527F4A">
      <w:pPr>
        <w:pStyle w:val="BodyText"/>
        <w:spacing w:before="100" w:line="244" w:lineRule="auto"/>
        <w:ind w:left="1420" w:right="-6"/>
      </w:pPr>
      <w:r>
        <w:rPr>
          <w:b/>
          <w:i/>
          <w:spacing w:val="-2"/>
        </w:rPr>
        <w:t>Accident</w:t>
      </w:r>
      <w:r>
        <w:rPr>
          <w:b/>
          <w:i/>
          <w:spacing w:val="-3"/>
        </w:rPr>
        <w:t xml:space="preserve"> </w:t>
      </w:r>
      <w:r>
        <w:rPr>
          <w:spacing w:val="-2"/>
        </w:rPr>
        <w:t>includes</w:t>
      </w:r>
      <w:r>
        <w:rPr>
          <w:spacing w:val="-7"/>
        </w:rPr>
        <w:t xml:space="preserve"> </w:t>
      </w:r>
      <w:r>
        <w:rPr>
          <w:spacing w:val="-2"/>
        </w:rPr>
        <w:t>continuous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1"/>
        </w:rPr>
        <w:t>repeated</w:t>
      </w:r>
      <w:r>
        <w:rPr>
          <w:spacing w:val="-8"/>
        </w:rPr>
        <w:t xml:space="preserve"> </w:t>
      </w:r>
      <w:r>
        <w:rPr>
          <w:spacing w:val="-1"/>
        </w:rPr>
        <w:t>exposure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proofErr w:type="gramStart"/>
      <w:r>
        <w:rPr>
          <w:spacing w:val="-1"/>
        </w:rPr>
        <w:t>conditions</w:t>
      </w:r>
      <w:proofErr w:type="gramEnd"/>
      <w:r>
        <w:rPr>
          <w:spacing w:val="-7"/>
        </w:rPr>
        <w:t xml:space="preserve"> </w:t>
      </w:r>
      <w:r>
        <w:rPr>
          <w:spacing w:val="-1"/>
        </w:rPr>
        <w:t>or</w:t>
      </w:r>
      <w:r>
        <w:rPr>
          <w:spacing w:val="-35"/>
        </w:rPr>
        <w:t xml:space="preserve"> </w:t>
      </w:r>
      <w:r>
        <w:rPr>
          <w:spacing w:val="-1"/>
        </w:rPr>
        <w:t>which results in bodily injury, property damage, or environmental</w:t>
      </w:r>
      <w:r>
        <w:t xml:space="preserve"> damage</w:t>
      </w:r>
      <w:r>
        <w:rPr>
          <w:spacing w:val="-8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insured</w:t>
      </w:r>
      <w:r>
        <w:rPr>
          <w:spacing w:val="-7"/>
        </w:rPr>
        <w:t xml:space="preserve"> </w:t>
      </w:r>
      <w:r>
        <w:t>neither</w:t>
      </w:r>
      <w:r>
        <w:rPr>
          <w:spacing w:val="-7"/>
        </w:rPr>
        <w:t xml:space="preserve"> </w:t>
      </w:r>
      <w:r>
        <w:t>expected</w:t>
      </w:r>
      <w:r>
        <w:rPr>
          <w:spacing w:val="-7"/>
        </w:rPr>
        <w:t xml:space="preserve"> </w:t>
      </w:r>
      <w:r>
        <w:t>nor</w:t>
      </w:r>
      <w:r>
        <w:rPr>
          <w:spacing w:val="-7"/>
        </w:rPr>
        <w:t xml:space="preserve"> </w:t>
      </w:r>
      <w:r>
        <w:t>intended.</w:t>
      </w:r>
    </w:p>
    <w:p w14:paraId="5607BC55" w14:textId="77777777" w:rsidR="00E81BC0" w:rsidRDefault="00527F4A">
      <w:pPr>
        <w:pStyle w:val="BodyText"/>
        <w:spacing w:before="51" w:line="244" w:lineRule="auto"/>
        <w:ind w:left="1420" w:right="6"/>
      </w:pPr>
      <w:r>
        <w:rPr>
          <w:b/>
          <w:i/>
          <w:spacing w:val="-2"/>
        </w:rPr>
        <w:t xml:space="preserve">Motor Vehicle </w:t>
      </w:r>
      <w:r>
        <w:rPr>
          <w:spacing w:val="-2"/>
        </w:rPr>
        <w:t xml:space="preserve">means a land vehicle, machine, truck, </w:t>
      </w:r>
      <w:r>
        <w:rPr>
          <w:spacing w:val="-1"/>
        </w:rPr>
        <w:t>tractor, trailer,</w:t>
      </w:r>
      <w:r>
        <w:t xml:space="preserve"> </w:t>
      </w:r>
      <w:r>
        <w:rPr>
          <w:spacing w:val="-1"/>
        </w:rPr>
        <w:t>or</w:t>
      </w:r>
      <w:r>
        <w:rPr>
          <w:spacing w:val="-9"/>
        </w:rPr>
        <w:t xml:space="preserve"> </w:t>
      </w:r>
      <w:r>
        <w:rPr>
          <w:spacing w:val="-1"/>
        </w:rPr>
        <w:t>semitrailer</w:t>
      </w:r>
      <w:r>
        <w:rPr>
          <w:spacing w:val="-8"/>
        </w:rPr>
        <w:t xml:space="preserve"> </w:t>
      </w:r>
      <w:r>
        <w:rPr>
          <w:spacing w:val="-1"/>
        </w:rPr>
        <w:t>propelled</w:t>
      </w:r>
      <w:r>
        <w:rPr>
          <w:spacing w:val="-9"/>
        </w:rPr>
        <w:t xml:space="preserve"> </w:t>
      </w:r>
      <w:r>
        <w:rPr>
          <w:spacing w:val="-1"/>
        </w:rPr>
        <w:t>or</w:t>
      </w:r>
      <w:r>
        <w:rPr>
          <w:spacing w:val="-8"/>
        </w:rPr>
        <w:t xml:space="preserve"> </w:t>
      </w:r>
      <w:r>
        <w:rPr>
          <w:spacing w:val="-1"/>
        </w:rPr>
        <w:t>drawn</w:t>
      </w:r>
      <w:r>
        <w:rPr>
          <w:spacing w:val="-9"/>
        </w:rPr>
        <w:t xml:space="preserve"> </w:t>
      </w:r>
      <w:r>
        <w:rPr>
          <w:spacing w:val="-1"/>
        </w:rPr>
        <w:t>by</w:t>
      </w:r>
      <w:r>
        <w:rPr>
          <w:spacing w:val="-8"/>
        </w:rPr>
        <w:t xml:space="preserve"> </w:t>
      </w:r>
      <w:r>
        <w:rPr>
          <w:spacing w:val="-1"/>
        </w:rPr>
        <w:t>mechanical</w:t>
      </w:r>
      <w:r>
        <w:rPr>
          <w:spacing w:val="-9"/>
        </w:rPr>
        <w:t xml:space="preserve"> </w:t>
      </w:r>
      <w:r>
        <w:rPr>
          <w:spacing w:val="-1"/>
        </w:rPr>
        <w:t>power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used</w:t>
      </w:r>
      <w:r>
        <w:rPr>
          <w:spacing w:val="-8"/>
        </w:rPr>
        <w:t xml:space="preserve"> </w:t>
      </w:r>
      <w:r>
        <w:rPr>
          <w:spacing w:val="-1"/>
        </w:rPr>
        <w:t>on</w:t>
      </w:r>
      <w:r>
        <w:rPr>
          <w:spacing w:val="-35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highway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transporting</w:t>
      </w:r>
      <w:r>
        <w:rPr>
          <w:spacing w:val="-8"/>
        </w:rPr>
        <w:t xml:space="preserve"> </w:t>
      </w:r>
      <w:r>
        <w:rPr>
          <w:spacing w:val="-1"/>
        </w:rPr>
        <w:t>property,</w:t>
      </w:r>
      <w:r>
        <w:rPr>
          <w:spacing w:val="-8"/>
        </w:rPr>
        <w:t xml:space="preserve"> </w:t>
      </w:r>
      <w:r>
        <w:rPr>
          <w:spacing w:val="-1"/>
        </w:rPr>
        <w:t>or</w:t>
      </w:r>
      <w:r>
        <w:rPr>
          <w:spacing w:val="-8"/>
        </w:rPr>
        <w:t xml:space="preserve"> </w:t>
      </w:r>
      <w:r>
        <w:rPr>
          <w:spacing w:val="-1"/>
        </w:rPr>
        <w:t>any</w:t>
      </w:r>
      <w:r>
        <w:rPr>
          <w:spacing w:val="-8"/>
        </w:rPr>
        <w:t xml:space="preserve"> </w:t>
      </w:r>
      <w:r>
        <w:rPr>
          <w:spacing w:val="-1"/>
        </w:rPr>
        <w:t>combination</w:t>
      </w:r>
      <w:r>
        <w:rPr>
          <w:spacing w:val="-8"/>
        </w:rPr>
        <w:t xml:space="preserve"> </w:t>
      </w:r>
      <w:r>
        <w:rPr>
          <w:spacing w:val="-1"/>
        </w:rPr>
        <w:t>thereof.</w:t>
      </w:r>
    </w:p>
    <w:p w14:paraId="01D0E8F1" w14:textId="77777777" w:rsidR="00E81BC0" w:rsidRDefault="00527F4A">
      <w:pPr>
        <w:pStyle w:val="BodyText"/>
        <w:spacing w:before="52" w:line="244" w:lineRule="auto"/>
        <w:ind w:left="1420" w:right="169"/>
      </w:pPr>
      <w:r>
        <w:rPr>
          <w:b/>
          <w:i/>
          <w:spacing w:val="-1"/>
        </w:rPr>
        <w:t>Bodily</w:t>
      </w:r>
      <w:r>
        <w:rPr>
          <w:b/>
          <w:i/>
          <w:spacing w:val="-7"/>
        </w:rPr>
        <w:t xml:space="preserve"> </w:t>
      </w:r>
      <w:r>
        <w:rPr>
          <w:b/>
          <w:i/>
          <w:spacing w:val="-1"/>
        </w:rPr>
        <w:t>Injury</w:t>
      </w:r>
      <w:r>
        <w:rPr>
          <w:b/>
          <w:i/>
          <w:spacing w:val="-7"/>
        </w:rPr>
        <w:t xml:space="preserve"> </w:t>
      </w:r>
      <w:r>
        <w:rPr>
          <w:spacing w:val="-1"/>
        </w:rPr>
        <w:t>means</w:t>
      </w:r>
      <w:r>
        <w:rPr>
          <w:spacing w:val="-8"/>
        </w:rPr>
        <w:t xml:space="preserve"> </w:t>
      </w:r>
      <w:r>
        <w:rPr>
          <w:spacing w:val="-1"/>
        </w:rPr>
        <w:t>injury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body,</w:t>
      </w:r>
      <w:r>
        <w:rPr>
          <w:spacing w:val="-8"/>
        </w:rPr>
        <w:t xml:space="preserve"> </w:t>
      </w:r>
      <w:r>
        <w:rPr>
          <w:spacing w:val="-1"/>
        </w:rPr>
        <w:t>sickness,</w:t>
      </w:r>
      <w:r>
        <w:rPr>
          <w:spacing w:val="-7"/>
        </w:rPr>
        <w:t xml:space="preserve"> </w:t>
      </w:r>
      <w:r>
        <w:rPr>
          <w:spacing w:val="-1"/>
        </w:rPr>
        <w:t>or</w:t>
      </w:r>
      <w:r>
        <w:rPr>
          <w:spacing w:val="-8"/>
        </w:rPr>
        <w:t xml:space="preserve"> </w:t>
      </w:r>
      <w:r>
        <w:rPr>
          <w:spacing w:val="-1"/>
        </w:rPr>
        <w:t>disease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any</w:t>
      </w:r>
      <w:r>
        <w:rPr>
          <w:spacing w:val="-35"/>
        </w:rPr>
        <w:t xml:space="preserve"> </w:t>
      </w:r>
      <w:r>
        <w:t>person,</w:t>
      </w:r>
      <w:r>
        <w:rPr>
          <w:spacing w:val="-7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death</w:t>
      </w:r>
      <w:r>
        <w:rPr>
          <w:spacing w:val="-6"/>
        </w:rPr>
        <w:t xml:space="preserve"> </w:t>
      </w:r>
      <w:r>
        <w:t>resulting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these.</w:t>
      </w:r>
    </w:p>
    <w:p w14:paraId="468513C8" w14:textId="77777777" w:rsidR="00E81BC0" w:rsidRDefault="00527F4A">
      <w:pPr>
        <w:spacing w:before="52" w:line="244" w:lineRule="auto"/>
        <w:ind w:left="1420" w:right="439"/>
        <w:rPr>
          <w:sz w:val="18"/>
        </w:rPr>
      </w:pPr>
      <w:r>
        <w:rPr>
          <w:b/>
          <w:i/>
          <w:spacing w:val="-1"/>
          <w:sz w:val="18"/>
        </w:rPr>
        <w:t>Property</w:t>
      </w:r>
      <w:r>
        <w:rPr>
          <w:b/>
          <w:i/>
          <w:spacing w:val="-8"/>
          <w:sz w:val="18"/>
        </w:rPr>
        <w:t xml:space="preserve"> </w:t>
      </w:r>
      <w:r>
        <w:rPr>
          <w:b/>
          <w:i/>
          <w:spacing w:val="-1"/>
          <w:sz w:val="18"/>
        </w:rPr>
        <w:t>Damage</w:t>
      </w:r>
      <w:r>
        <w:rPr>
          <w:b/>
          <w:i/>
          <w:spacing w:val="-7"/>
          <w:sz w:val="18"/>
        </w:rPr>
        <w:t xml:space="preserve"> </w:t>
      </w:r>
      <w:r>
        <w:rPr>
          <w:spacing w:val="-1"/>
          <w:sz w:val="18"/>
        </w:rPr>
        <w:t>means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damage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or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loss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use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tangible</w:t>
      </w:r>
      <w:r>
        <w:rPr>
          <w:spacing w:val="-35"/>
          <w:sz w:val="18"/>
        </w:rPr>
        <w:t xml:space="preserve"> </w:t>
      </w:r>
      <w:r>
        <w:rPr>
          <w:sz w:val="18"/>
        </w:rPr>
        <w:t>property.</w:t>
      </w:r>
    </w:p>
    <w:p w14:paraId="7A54BC44" w14:textId="77777777" w:rsidR="00E81BC0" w:rsidRDefault="00527F4A">
      <w:pPr>
        <w:pStyle w:val="BodyText"/>
        <w:spacing w:before="100" w:line="244" w:lineRule="auto"/>
        <w:ind w:left="217" w:right="152"/>
      </w:pPr>
      <w:r>
        <w:br w:type="column"/>
      </w:r>
      <w:r>
        <w:rPr>
          <w:b/>
          <w:i/>
          <w:spacing w:val="-2"/>
        </w:rPr>
        <w:t xml:space="preserve">Environmental Restoration </w:t>
      </w:r>
      <w:r>
        <w:rPr>
          <w:spacing w:val="-2"/>
        </w:rPr>
        <w:t xml:space="preserve">means restitution </w:t>
      </w:r>
      <w:r>
        <w:rPr>
          <w:spacing w:val="-1"/>
        </w:rPr>
        <w:t>for the loss, damage,</w:t>
      </w:r>
      <w:r>
        <w:rPr>
          <w:spacing w:val="-36"/>
        </w:rPr>
        <w:t xml:space="preserve"> </w:t>
      </w:r>
      <w:r>
        <w:t>or destruction of natural resources arising out of the accidental</w:t>
      </w:r>
      <w:r>
        <w:rPr>
          <w:spacing w:val="1"/>
        </w:rPr>
        <w:t xml:space="preserve"> </w:t>
      </w:r>
      <w:r>
        <w:t>discharge, dispersal, release or escape into or upon the land,</w:t>
      </w:r>
      <w:r>
        <w:rPr>
          <w:spacing w:val="1"/>
        </w:rPr>
        <w:t xml:space="preserve"> </w:t>
      </w:r>
      <w:r>
        <w:rPr>
          <w:spacing w:val="-1"/>
        </w:rPr>
        <w:t xml:space="preserve">atmosphere, watercourse, </w:t>
      </w:r>
      <w:r>
        <w:t>or body of water, of any commodity</w:t>
      </w:r>
      <w:r>
        <w:rPr>
          <w:spacing w:val="1"/>
        </w:rPr>
        <w:t xml:space="preserve"> </w:t>
      </w:r>
      <w:r>
        <w:rPr>
          <w:spacing w:val="-2"/>
        </w:rPr>
        <w:t>transported</w:t>
      </w:r>
      <w:r>
        <w:rPr>
          <w:spacing w:val="-4"/>
        </w:rPr>
        <w:t xml:space="preserve"> </w:t>
      </w:r>
      <w:r>
        <w:rPr>
          <w:spacing w:val="-2"/>
        </w:rPr>
        <w:t>by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motor</w:t>
      </w:r>
      <w:r>
        <w:rPr>
          <w:spacing w:val="-3"/>
        </w:rPr>
        <w:t xml:space="preserve"> </w:t>
      </w:r>
      <w:r>
        <w:rPr>
          <w:spacing w:val="-2"/>
        </w:rPr>
        <w:t>carrier.</w:t>
      </w:r>
      <w:r>
        <w:rPr>
          <w:spacing w:val="-11"/>
        </w:rPr>
        <w:t xml:space="preserve"> </w:t>
      </w: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shall</w:t>
      </w:r>
      <w:r>
        <w:rPr>
          <w:spacing w:val="-4"/>
        </w:rPr>
        <w:t xml:space="preserve"> </w:t>
      </w:r>
      <w:r>
        <w:rPr>
          <w:spacing w:val="-2"/>
        </w:rPr>
        <w:t>include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cost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removal</w:t>
      </w:r>
      <w:r>
        <w:rPr>
          <w:spacing w:val="-35"/>
        </w:rPr>
        <w:t xml:space="preserve"> </w:t>
      </w:r>
      <w:r>
        <w:rPr>
          <w:spacing w:val="-1"/>
        </w:rPr>
        <w:t xml:space="preserve">and the cost of necessary measures </w:t>
      </w:r>
      <w:r>
        <w:t>taken to minimize or mitigate</w:t>
      </w:r>
      <w:r>
        <w:rPr>
          <w:spacing w:val="1"/>
        </w:rPr>
        <w:t xml:space="preserve"> </w:t>
      </w:r>
      <w:r>
        <w:rPr>
          <w:spacing w:val="-1"/>
        </w:rPr>
        <w:t xml:space="preserve">damage to human health, the natural environment, fish, </w:t>
      </w:r>
      <w:r>
        <w:t>shellfish,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wildlife.</w:t>
      </w:r>
    </w:p>
    <w:p w14:paraId="1FC78107" w14:textId="77777777" w:rsidR="00E81BC0" w:rsidRDefault="00527F4A">
      <w:pPr>
        <w:pStyle w:val="BodyText"/>
        <w:spacing w:before="48" w:line="244" w:lineRule="auto"/>
        <w:ind w:left="217" w:right="314"/>
      </w:pPr>
      <w:r>
        <w:rPr>
          <w:b/>
          <w:i/>
          <w:spacing w:val="-2"/>
        </w:rPr>
        <w:t>Public</w:t>
      </w:r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Liability</w:t>
      </w:r>
      <w:r>
        <w:rPr>
          <w:b/>
          <w:i/>
          <w:spacing w:val="-6"/>
        </w:rPr>
        <w:t xml:space="preserve"> </w:t>
      </w:r>
      <w:r>
        <w:rPr>
          <w:spacing w:val="-2"/>
        </w:rPr>
        <w:t>means</w:t>
      </w:r>
      <w:r>
        <w:rPr>
          <w:spacing w:val="-6"/>
        </w:rPr>
        <w:t xml:space="preserve"> </w:t>
      </w:r>
      <w:r>
        <w:rPr>
          <w:spacing w:val="-2"/>
        </w:rPr>
        <w:t>liability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bodily</w:t>
      </w:r>
      <w:r>
        <w:rPr>
          <w:spacing w:val="-6"/>
        </w:rPr>
        <w:t xml:space="preserve"> </w:t>
      </w:r>
      <w:r>
        <w:rPr>
          <w:spacing w:val="-1"/>
        </w:rPr>
        <w:t>injury,</w:t>
      </w:r>
      <w:r>
        <w:rPr>
          <w:spacing w:val="-6"/>
        </w:rPr>
        <w:t xml:space="preserve"> </w:t>
      </w:r>
      <w:r>
        <w:rPr>
          <w:spacing w:val="-1"/>
        </w:rPr>
        <w:t>property</w:t>
      </w:r>
      <w:r>
        <w:rPr>
          <w:spacing w:val="-6"/>
        </w:rPr>
        <w:t xml:space="preserve"> </w:t>
      </w:r>
      <w:r>
        <w:rPr>
          <w:spacing w:val="-1"/>
        </w:rPr>
        <w:t>damage,</w:t>
      </w:r>
      <w:r>
        <w:rPr>
          <w:spacing w:val="-3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environmental</w:t>
      </w:r>
      <w:r>
        <w:rPr>
          <w:spacing w:val="-5"/>
        </w:rPr>
        <w:t xml:space="preserve"> </w:t>
      </w:r>
      <w:r>
        <w:t>restoration.</w:t>
      </w:r>
    </w:p>
    <w:p w14:paraId="43ADBAFD" w14:textId="77777777" w:rsidR="00E81BC0" w:rsidRDefault="00E81BC0">
      <w:pPr>
        <w:spacing w:line="244" w:lineRule="auto"/>
        <w:sectPr w:rsidR="00E81BC0">
          <w:type w:val="continuous"/>
          <w:pgSz w:w="12240" w:h="15840"/>
          <w:pgMar w:top="580" w:right="240" w:bottom="640" w:left="260" w:header="404" w:footer="441" w:gutter="0"/>
          <w:cols w:num="2" w:space="720" w:equalWidth="0">
            <w:col w:w="6383" w:space="40"/>
            <w:col w:w="5317"/>
          </w:cols>
        </w:sectPr>
      </w:pPr>
    </w:p>
    <w:p w14:paraId="7AEB66C1" w14:textId="77777777" w:rsidR="00E81BC0" w:rsidRDefault="00E81BC0">
      <w:pPr>
        <w:pStyle w:val="BodyText"/>
        <w:spacing w:before="1"/>
        <w:rPr>
          <w:sz w:val="23"/>
        </w:rPr>
      </w:pPr>
    </w:p>
    <w:p w14:paraId="33D1FB11" w14:textId="77777777" w:rsidR="00E81BC0" w:rsidRDefault="00E81BC0">
      <w:pPr>
        <w:rPr>
          <w:sz w:val="23"/>
        </w:rPr>
        <w:sectPr w:rsidR="00E81BC0">
          <w:type w:val="continuous"/>
          <w:pgSz w:w="12240" w:h="15840"/>
          <w:pgMar w:top="580" w:right="240" w:bottom="640" w:left="260" w:header="404" w:footer="441" w:gutter="0"/>
          <w:cols w:space="720"/>
        </w:sectPr>
      </w:pPr>
    </w:p>
    <w:p w14:paraId="199985E2" w14:textId="77777777" w:rsidR="00E81BC0" w:rsidRDefault="00527F4A">
      <w:pPr>
        <w:pStyle w:val="BodyText"/>
        <w:spacing w:before="101" w:line="244" w:lineRule="auto"/>
        <w:ind w:left="1420" w:right="108"/>
      </w:pPr>
      <w:r>
        <w:t>The insurance policy to which this endorsement is attached</w:t>
      </w:r>
      <w:r>
        <w:rPr>
          <w:spacing w:val="1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automobile</w:t>
      </w:r>
      <w:r>
        <w:rPr>
          <w:spacing w:val="-3"/>
        </w:rPr>
        <w:t xml:space="preserve"> </w:t>
      </w:r>
      <w:r>
        <w:t>liability</w:t>
      </w:r>
      <w:r>
        <w:rPr>
          <w:spacing w:val="-3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amended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assure</w:t>
      </w:r>
      <w:r>
        <w:rPr>
          <w:spacing w:val="-36"/>
        </w:rPr>
        <w:t xml:space="preserve"> </w:t>
      </w:r>
      <w:r>
        <w:t>compliance by the insured, within the limits stated herein, as a</w:t>
      </w:r>
      <w:r>
        <w:rPr>
          <w:spacing w:val="1"/>
        </w:rPr>
        <w:t xml:space="preserve"> </w:t>
      </w:r>
      <w:r>
        <w:t>motor carrier of property, with Sections 29 and 30 of the Motor</w:t>
      </w:r>
      <w:r>
        <w:rPr>
          <w:spacing w:val="1"/>
        </w:rPr>
        <w:t xml:space="preserve"> </w:t>
      </w:r>
      <w:r>
        <w:t>Carrier Act of 1980 and the rules and regulations of the Federal</w:t>
      </w:r>
      <w:r>
        <w:rPr>
          <w:spacing w:val="1"/>
        </w:rPr>
        <w:t xml:space="preserve"> </w:t>
      </w:r>
      <w:r>
        <w:t>Motor</w:t>
      </w:r>
      <w:r>
        <w:rPr>
          <w:spacing w:val="-1"/>
        </w:rPr>
        <w:t xml:space="preserve"> </w:t>
      </w:r>
      <w:r>
        <w:t>Carrier Safety</w:t>
      </w:r>
      <w:r>
        <w:rPr>
          <w:spacing w:val="-1"/>
        </w:rPr>
        <w:t xml:space="preserve"> </w:t>
      </w:r>
      <w:r>
        <w:t>Administration (FMCSA).</w:t>
      </w:r>
    </w:p>
    <w:p w14:paraId="31B1E640" w14:textId="77777777" w:rsidR="00E81BC0" w:rsidRDefault="00527F4A">
      <w:pPr>
        <w:pStyle w:val="BodyText"/>
        <w:spacing w:before="56" w:line="244" w:lineRule="auto"/>
        <w:ind w:left="1420" w:right="-1"/>
      </w:pPr>
      <w:r>
        <w:t>In consideration of the premium stated in the policy to which this</w:t>
      </w:r>
      <w:r>
        <w:rPr>
          <w:spacing w:val="1"/>
        </w:rPr>
        <w:t xml:space="preserve"> </w:t>
      </w:r>
      <w:r>
        <w:t>endorsement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attached,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insurer</w:t>
      </w:r>
      <w:r>
        <w:rPr>
          <w:spacing w:val="-2"/>
        </w:rPr>
        <w:t xml:space="preserve"> </w:t>
      </w:r>
      <w:r>
        <w:t>(the</w:t>
      </w:r>
      <w:r>
        <w:rPr>
          <w:spacing w:val="-3"/>
        </w:rPr>
        <w:t xml:space="preserve"> </w:t>
      </w:r>
      <w:r>
        <w:t>company)</w:t>
      </w:r>
      <w:r>
        <w:rPr>
          <w:spacing w:val="-3"/>
        </w:rPr>
        <w:t xml:space="preserve"> </w:t>
      </w:r>
      <w:r>
        <w:t>agrees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pay,</w:t>
      </w:r>
      <w:r>
        <w:rPr>
          <w:spacing w:val="-36"/>
        </w:rPr>
        <w:t xml:space="preserve"> </w:t>
      </w:r>
      <w:r>
        <w:t>within the limits of liability described herein, any final judgment</w:t>
      </w:r>
      <w:r>
        <w:rPr>
          <w:spacing w:val="1"/>
        </w:rPr>
        <w:t xml:space="preserve"> </w:t>
      </w:r>
      <w:r>
        <w:t>recovered against the insured for public liability resulting from</w:t>
      </w:r>
      <w:r>
        <w:rPr>
          <w:spacing w:val="1"/>
        </w:rPr>
        <w:t xml:space="preserve"> </w:t>
      </w:r>
      <w:r>
        <w:t>negligence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operation,</w:t>
      </w:r>
      <w:r>
        <w:rPr>
          <w:spacing w:val="-3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vehicles</w:t>
      </w:r>
      <w:r>
        <w:rPr>
          <w:spacing w:val="-36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 the financial responsibility</w:t>
      </w:r>
      <w:r>
        <w:rPr>
          <w:spacing w:val="-1"/>
        </w:rPr>
        <w:t xml:space="preserve"> </w:t>
      </w:r>
      <w:r>
        <w:t xml:space="preserve">requirements of </w:t>
      </w:r>
      <w:proofErr w:type="gramStart"/>
      <w:r>
        <w:t>Sections</w:t>
      </w:r>
      <w:proofErr w:type="gramEnd"/>
    </w:p>
    <w:p w14:paraId="10DAF31B" w14:textId="77777777" w:rsidR="00E81BC0" w:rsidRDefault="00527F4A">
      <w:pPr>
        <w:pStyle w:val="BodyText"/>
        <w:spacing w:line="244" w:lineRule="auto"/>
        <w:ind w:left="1420" w:right="77"/>
      </w:pPr>
      <w:r>
        <w:t xml:space="preserve">29 and 30 of the Motor Carrier Act of 1980 regardless of </w:t>
      </w:r>
      <w:proofErr w:type="gramStart"/>
      <w:r>
        <w:t>whether</w:t>
      </w:r>
      <w:r>
        <w:rPr>
          <w:spacing w:val="1"/>
        </w:rPr>
        <w:t xml:space="preserve"> </w:t>
      </w:r>
      <w:r>
        <w:t>or not</w:t>
      </w:r>
      <w:proofErr w:type="gramEnd"/>
      <w:r>
        <w:t xml:space="preserve"> each motor vehicle is specifically described in the policy</w:t>
      </w:r>
      <w:r>
        <w:rPr>
          <w:spacing w:val="1"/>
        </w:rPr>
        <w:t xml:space="preserve"> </w:t>
      </w:r>
      <w:r>
        <w:t>and whether</w:t>
      </w:r>
      <w:r>
        <w:rPr>
          <w:spacing w:val="1"/>
        </w:rPr>
        <w:t xml:space="preserve"> </w:t>
      </w:r>
      <w:r>
        <w:t>or not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negligence occurs</w:t>
      </w:r>
      <w:r>
        <w:rPr>
          <w:spacing w:val="1"/>
        </w:rPr>
        <w:t xml:space="preserve"> </w:t>
      </w:r>
      <w:r>
        <w:t>on any</w:t>
      </w:r>
      <w:r>
        <w:rPr>
          <w:spacing w:val="1"/>
        </w:rPr>
        <w:t xml:space="preserve"> </w:t>
      </w:r>
      <w:r>
        <w:t>route</w:t>
      </w:r>
      <w:r>
        <w:rPr>
          <w:spacing w:val="1"/>
        </w:rPr>
        <w:t xml:space="preserve"> </w:t>
      </w:r>
      <w:r>
        <w:t>or in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territory</w:t>
      </w:r>
      <w:r>
        <w:rPr>
          <w:spacing w:val="-1"/>
        </w:rPr>
        <w:t xml:space="preserve"> </w:t>
      </w:r>
      <w:r>
        <w:t>authorized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served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insured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elsewhere.</w:t>
      </w:r>
      <w:r>
        <w:rPr>
          <w:spacing w:val="-35"/>
        </w:rPr>
        <w:t xml:space="preserve"> </w:t>
      </w:r>
      <w:r>
        <w:t>Such insurance as is afforded, for public liability, does not apply</w:t>
      </w:r>
      <w:r>
        <w:rPr>
          <w:spacing w:val="1"/>
        </w:rPr>
        <w:t xml:space="preserve"> </w:t>
      </w:r>
      <w:r>
        <w:t>to injury to or death of the insured’s employees while engaged in</w:t>
      </w:r>
      <w:r>
        <w:rPr>
          <w:spacing w:val="-36"/>
        </w:rPr>
        <w:t xml:space="preserve"> </w:t>
      </w:r>
      <w:r>
        <w:t>the course of their employment, or property transported by the</w:t>
      </w:r>
      <w:r>
        <w:rPr>
          <w:spacing w:val="1"/>
        </w:rPr>
        <w:t xml:space="preserve"> </w:t>
      </w:r>
      <w:r>
        <w:t>insured,</w:t>
      </w:r>
      <w:r>
        <w:rPr>
          <w:spacing w:val="-2"/>
        </w:rPr>
        <w:t xml:space="preserve"> </w:t>
      </w:r>
      <w:r>
        <w:t>designated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cargo.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understood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agreed</w:t>
      </w:r>
      <w:r>
        <w:rPr>
          <w:spacing w:val="-1"/>
        </w:rPr>
        <w:t xml:space="preserve"> </w:t>
      </w:r>
      <w:proofErr w:type="gramStart"/>
      <w:r>
        <w:t>that</w:t>
      </w:r>
      <w:proofErr w:type="gramEnd"/>
    </w:p>
    <w:p w14:paraId="3AACFBB8" w14:textId="77777777" w:rsidR="00E81BC0" w:rsidRDefault="00527F4A">
      <w:pPr>
        <w:pStyle w:val="BodyText"/>
        <w:spacing w:line="244" w:lineRule="auto"/>
        <w:ind w:left="1420" w:right="125"/>
      </w:pPr>
      <w:r>
        <w:t>no condition, provision, stipulation, or limitation contained in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policy,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endorsement,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endorsement</w:t>
      </w:r>
      <w:r>
        <w:rPr>
          <w:spacing w:val="-3"/>
        </w:rPr>
        <w:t xml:space="preserve"> </w:t>
      </w:r>
      <w:r>
        <w:t>thereon,</w:t>
      </w:r>
    </w:p>
    <w:p w14:paraId="1941A26E" w14:textId="77777777" w:rsidR="00E81BC0" w:rsidRDefault="00527F4A">
      <w:pPr>
        <w:pStyle w:val="BodyText"/>
        <w:spacing w:before="100" w:line="244" w:lineRule="auto"/>
        <w:ind w:left="216" w:right="125"/>
      </w:pPr>
      <w:r>
        <w:br w:type="column"/>
      </w:r>
      <w:r>
        <w:t>or</w:t>
      </w:r>
      <w:r>
        <w:rPr>
          <w:spacing w:val="1"/>
        </w:rPr>
        <w:t xml:space="preserve"> </w:t>
      </w:r>
      <w:r>
        <w:t>violation</w:t>
      </w:r>
      <w:r>
        <w:rPr>
          <w:spacing w:val="1"/>
        </w:rPr>
        <w:t xml:space="preserve"> </w:t>
      </w:r>
      <w:r>
        <w:t>thereof,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relieve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liability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from the payment of any final judgment, within the limits of</w:t>
      </w:r>
      <w:r>
        <w:rPr>
          <w:spacing w:val="1"/>
        </w:rPr>
        <w:t xml:space="preserve"> </w:t>
      </w:r>
      <w:r>
        <w:t>liability herein described, irrespective of the financial condition,</w:t>
      </w:r>
      <w:r>
        <w:rPr>
          <w:spacing w:val="1"/>
        </w:rPr>
        <w:t xml:space="preserve"> </w:t>
      </w:r>
      <w:proofErr w:type="gramStart"/>
      <w:r>
        <w:t>insolvency</w:t>
      </w:r>
      <w:proofErr w:type="gramEnd"/>
      <w:r>
        <w:t xml:space="preserve"> or bankruptcy of the insured. However, all terms,</w:t>
      </w:r>
      <w:r>
        <w:rPr>
          <w:spacing w:val="1"/>
        </w:rPr>
        <w:t xml:space="preserve"> </w:t>
      </w:r>
      <w:r>
        <w:t>conditions,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limitations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endorsement</w:t>
      </w:r>
      <w:r>
        <w:rPr>
          <w:spacing w:val="-35"/>
        </w:rPr>
        <w:t xml:space="preserve"> </w:t>
      </w:r>
      <w:r>
        <w:t>is attached shall remain in full force and effect as binding between</w:t>
      </w:r>
      <w:r>
        <w:rPr>
          <w:spacing w:val="-3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insured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company.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insured</w:t>
      </w:r>
      <w:r>
        <w:rPr>
          <w:spacing w:val="-1"/>
        </w:rPr>
        <w:t xml:space="preserve"> </w:t>
      </w:r>
      <w:r>
        <w:t>agrees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gramStart"/>
      <w:r>
        <w:t>reimburse</w:t>
      </w:r>
      <w:proofErr w:type="gramEnd"/>
    </w:p>
    <w:p w14:paraId="06010E9C" w14:textId="77777777" w:rsidR="00E81BC0" w:rsidRDefault="00527F4A">
      <w:pPr>
        <w:pStyle w:val="BodyText"/>
        <w:spacing w:line="244" w:lineRule="auto"/>
        <w:ind w:left="216" w:right="159"/>
      </w:pPr>
      <w:r>
        <w:t>the company for any payment made by the company on account</w:t>
      </w:r>
      <w:r>
        <w:rPr>
          <w:spacing w:val="1"/>
        </w:rPr>
        <w:t xml:space="preserve"> </w:t>
      </w:r>
      <w:r>
        <w:t>of any accident, claim, or suit involving a breach of the terms of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policy,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35"/>
        </w:rPr>
        <w:t xml:space="preserve"> </w:t>
      </w:r>
      <w:r>
        <w:t>been obligated to make under the provisions of the policy except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agreement</w:t>
      </w:r>
      <w:r>
        <w:rPr>
          <w:spacing w:val="-1"/>
        </w:rPr>
        <w:t xml:space="preserve"> </w:t>
      </w:r>
      <w:r>
        <w:t>contained in this</w:t>
      </w:r>
      <w:r>
        <w:rPr>
          <w:spacing w:val="-1"/>
        </w:rPr>
        <w:t xml:space="preserve"> </w:t>
      </w:r>
      <w:r>
        <w:t>endorsement.</w:t>
      </w:r>
    </w:p>
    <w:p w14:paraId="719A366F" w14:textId="77777777" w:rsidR="00E81BC0" w:rsidRDefault="00527F4A">
      <w:pPr>
        <w:pStyle w:val="BodyText"/>
        <w:spacing w:before="52" w:line="244" w:lineRule="auto"/>
        <w:ind w:left="216" w:right="172"/>
      </w:pPr>
      <w:r>
        <w:t>It is further understood and agreed that, upon failure of the</w:t>
      </w:r>
      <w:r>
        <w:rPr>
          <w:spacing w:val="1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pay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judgment</w:t>
      </w:r>
      <w:r>
        <w:rPr>
          <w:spacing w:val="-3"/>
        </w:rPr>
        <w:t xml:space="preserve"> </w:t>
      </w:r>
      <w:r>
        <w:t>recovered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insured</w:t>
      </w:r>
      <w:r>
        <w:rPr>
          <w:spacing w:val="-3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herein,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judgment</w:t>
      </w:r>
      <w:r>
        <w:rPr>
          <w:spacing w:val="-3"/>
        </w:rPr>
        <w:t xml:space="preserve"> </w:t>
      </w:r>
      <w:r>
        <w:t>creditor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action</w:t>
      </w:r>
      <w:r>
        <w:rPr>
          <w:spacing w:val="-35"/>
        </w:rPr>
        <w:t xml:space="preserve"> </w:t>
      </w:r>
      <w:r>
        <w:t>in any court of competent jurisdiction against the company to</w:t>
      </w:r>
      <w:r>
        <w:rPr>
          <w:spacing w:val="1"/>
        </w:rPr>
        <w:t xml:space="preserve"> </w:t>
      </w:r>
      <w:r>
        <w:t>compel</w:t>
      </w:r>
      <w:r>
        <w:rPr>
          <w:spacing w:val="-1"/>
        </w:rPr>
        <w:t xml:space="preserve"> </w:t>
      </w:r>
      <w:r>
        <w:t>such payment.</w:t>
      </w:r>
    </w:p>
    <w:p w14:paraId="2E7388EE" w14:textId="5A4DAE27" w:rsidR="00E81BC0" w:rsidRDefault="00527F4A" w:rsidP="00E55287">
      <w:pPr>
        <w:pStyle w:val="BodyText"/>
        <w:spacing w:before="56" w:line="244" w:lineRule="auto"/>
        <w:ind w:left="216" w:right="241"/>
        <w:sectPr w:rsidR="00E81BC0">
          <w:type w:val="continuous"/>
          <w:pgSz w:w="12240" w:h="15840"/>
          <w:pgMar w:top="580" w:right="240" w:bottom="640" w:left="260" w:header="404" w:footer="441" w:gutter="0"/>
          <w:cols w:num="2" w:space="720" w:equalWidth="0">
            <w:col w:w="6384" w:space="40"/>
            <w:col w:w="5316"/>
          </w:cols>
        </w:sectPr>
      </w:pPr>
      <w:r>
        <w:t>The limits of</w:t>
      </w:r>
      <w:r>
        <w:rPr>
          <w:spacing w:val="1"/>
        </w:rPr>
        <w:t xml:space="preserve"> </w:t>
      </w:r>
      <w:r>
        <w:t>the company’s</w:t>
      </w:r>
      <w:r>
        <w:rPr>
          <w:spacing w:val="1"/>
        </w:rPr>
        <w:t xml:space="preserve"> </w:t>
      </w:r>
      <w:r>
        <w:t>liability for</w:t>
      </w:r>
      <w:r>
        <w:rPr>
          <w:spacing w:val="1"/>
        </w:rPr>
        <w:t xml:space="preserve"> </w:t>
      </w:r>
      <w:r>
        <w:t>the amounts</w:t>
      </w:r>
      <w:r>
        <w:rPr>
          <w:spacing w:val="1"/>
        </w:rPr>
        <w:t xml:space="preserve"> </w:t>
      </w:r>
      <w:r>
        <w:t>prescribed</w:t>
      </w:r>
      <w:r>
        <w:rPr>
          <w:spacing w:val="1"/>
        </w:rPr>
        <w:t xml:space="preserve"> </w:t>
      </w:r>
      <w:r>
        <w:t>in this endorsement apply separately to each accident and any</w:t>
      </w:r>
      <w:r>
        <w:rPr>
          <w:spacing w:val="1"/>
        </w:rPr>
        <w:t xml:space="preserve"> </w:t>
      </w:r>
      <w:r>
        <w:t>payment under the policy because of anyone accident shall not</w:t>
      </w:r>
      <w:r>
        <w:rPr>
          <w:spacing w:val="1"/>
        </w:rPr>
        <w:t xml:space="preserve"> </w:t>
      </w:r>
      <w:r>
        <w:t>operate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liability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judgments resulting</w:t>
      </w:r>
      <w:r>
        <w:rPr>
          <w:spacing w:val="-1"/>
        </w:rPr>
        <w:t xml:space="preserve"> </w:t>
      </w:r>
      <w:r>
        <w:t>from any</w:t>
      </w:r>
      <w:r>
        <w:rPr>
          <w:spacing w:val="-1"/>
        </w:rPr>
        <w:t xml:space="preserve"> </w:t>
      </w:r>
      <w:r>
        <w:t>other accident.</w:t>
      </w:r>
    </w:p>
    <w:p w14:paraId="4674ED59" w14:textId="77777777" w:rsidR="00E81BC0" w:rsidRDefault="00E81BC0">
      <w:pPr>
        <w:pStyle w:val="BodyText"/>
        <w:rPr>
          <w:sz w:val="20"/>
        </w:rPr>
      </w:pPr>
    </w:p>
    <w:p w14:paraId="0EC23AF0" w14:textId="77777777" w:rsidR="00E81BC0" w:rsidRDefault="00E81BC0">
      <w:pPr>
        <w:pStyle w:val="BodyText"/>
        <w:rPr>
          <w:sz w:val="20"/>
        </w:rPr>
      </w:pPr>
    </w:p>
    <w:p w14:paraId="0F4223FB" w14:textId="77777777" w:rsidR="00E81BC0" w:rsidRDefault="00E81BC0">
      <w:pPr>
        <w:pStyle w:val="BodyText"/>
        <w:rPr>
          <w:sz w:val="20"/>
        </w:rPr>
      </w:pPr>
    </w:p>
    <w:p w14:paraId="776B0B07" w14:textId="77777777" w:rsidR="00E81BC0" w:rsidRDefault="00E81BC0">
      <w:pPr>
        <w:pStyle w:val="BodyText"/>
        <w:rPr>
          <w:sz w:val="20"/>
        </w:rPr>
      </w:pPr>
    </w:p>
    <w:p w14:paraId="60930A3F" w14:textId="77777777" w:rsidR="00E81BC0" w:rsidRDefault="00E81BC0">
      <w:pPr>
        <w:pStyle w:val="BodyText"/>
        <w:rPr>
          <w:sz w:val="20"/>
        </w:rPr>
      </w:pPr>
    </w:p>
    <w:p w14:paraId="03FCF2B9" w14:textId="77777777" w:rsidR="00E81BC0" w:rsidRDefault="00E81BC0">
      <w:pPr>
        <w:pStyle w:val="BodyText"/>
        <w:rPr>
          <w:sz w:val="20"/>
        </w:rPr>
      </w:pPr>
    </w:p>
    <w:p w14:paraId="19F862E6" w14:textId="77777777" w:rsidR="00E81BC0" w:rsidRDefault="00E81BC0">
      <w:pPr>
        <w:pStyle w:val="BodyText"/>
        <w:rPr>
          <w:sz w:val="20"/>
        </w:rPr>
      </w:pPr>
    </w:p>
    <w:p w14:paraId="68F6D42A" w14:textId="77777777" w:rsidR="00E81BC0" w:rsidRDefault="00E81BC0">
      <w:pPr>
        <w:pStyle w:val="BodyText"/>
        <w:rPr>
          <w:sz w:val="20"/>
        </w:rPr>
      </w:pPr>
    </w:p>
    <w:p w14:paraId="60363B74" w14:textId="77777777" w:rsidR="00E81BC0" w:rsidRDefault="00E81BC0">
      <w:pPr>
        <w:pStyle w:val="BodyText"/>
        <w:rPr>
          <w:sz w:val="20"/>
        </w:rPr>
      </w:pPr>
    </w:p>
    <w:p w14:paraId="1B93B612" w14:textId="77777777" w:rsidR="00E81BC0" w:rsidRDefault="00E81BC0">
      <w:pPr>
        <w:pStyle w:val="BodyText"/>
        <w:spacing w:before="2"/>
        <w:rPr>
          <w:sz w:val="26"/>
        </w:rPr>
      </w:pPr>
    </w:p>
    <w:p w14:paraId="0CBC9DB8" w14:textId="77777777" w:rsidR="00E81BC0" w:rsidRDefault="00527F4A">
      <w:pPr>
        <w:spacing w:before="100"/>
        <w:ind w:right="117"/>
        <w:jc w:val="right"/>
        <w:rPr>
          <w:i/>
          <w:sz w:val="18"/>
        </w:rPr>
      </w:pPr>
      <w:r>
        <w:rPr>
          <w:i/>
          <w:sz w:val="18"/>
        </w:rPr>
        <w:t>(</w:t>
      </w:r>
      <w:proofErr w:type="gramStart"/>
      <w:r>
        <w:rPr>
          <w:i/>
          <w:sz w:val="18"/>
        </w:rPr>
        <w:t>continued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on</w:t>
      </w:r>
      <w:proofErr w:type="gramEnd"/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next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page)</w:t>
      </w:r>
    </w:p>
    <w:p w14:paraId="3AFB52C4" w14:textId="77777777" w:rsidR="00E81BC0" w:rsidRDefault="00E81BC0">
      <w:pPr>
        <w:jc w:val="right"/>
        <w:rPr>
          <w:sz w:val="18"/>
        </w:rPr>
        <w:sectPr w:rsidR="00E81BC0">
          <w:type w:val="continuous"/>
          <w:pgSz w:w="12240" w:h="15840"/>
          <w:pgMar w:top="580" w:right="240" w:bottom="640" w:left="260" w:header="404" w:footer="441" w:gutter="0"/>
          <w:cols w:space="720"/>
        </w:sectPr>
      </w:pPr>
    </w:p>
    <w:p w14:paraId="56A30883" w14:textId="77777777" w:rsidR="00E81BC0" w:rsidRDefault="00E81BC0">
      <w:pPr>
        <w:pStyle w:val="BodyText"/>
        <w:spacing w:before="4" w:after="1"/>
        <w:rPr>
          <w:i/>
        </w:rPr>
      </w:pPr>
    </w:p>
    <w:p w14:paraId="478A653A" w14:textId="77777777" w:rsidR="00E81BC0" w:rsidRDefault="00000000">
      <w:pPr>
        <w:pStyle w:val="BodyText"/>
        <w:ind w:left="100"/>
        <w:rPr>
          <w:sz w:val="20"/>
        </w:rPr>
      </w:pPr>
      <w:r>
        <w:rPr>
          <w:sz w:val="20"/>
        </w:rPr>
      </w:r>
      <w:r>
        <w:rPr>
          <w:sz w:val="20"/>
        </w:rPr>
        <w:pict w14:anchorId="6B72DD06">
          <v:shape id="docshape16" o:spid="_x0000_s2079" type="#_x0000_t202" style="width:319pt;height:37pt;mso-left-percent:-10001;mso-top-percent:-10001;mso-position-horizontal:absolute;mso-position-horizontal-relative:char;mso-position-vertical:absolute;mso-position-vertical-relative:line;mso-left-percent:-10001;mso-top-percent:-10001" filled="f" strokecolor="#3155a4" strokeweight="2pt">
            <v:textbox inset="0,0,0,0">
              <w:txbxContent>
                <w:p w14:paraId="5298F90E" w14:textId="77777777" w:rsidR="00E81BC0" w:rsidRDefault="00527F4A">
                  <w:pPr>
                    <w:spacing w:before="173"/>
                    <w:ind w:left="242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SCHEDULE</w:t>
                  </w:r>
                  <w:r>
                    <w:rPr>
                      <w:b/>
                      <w:spacing w:val="21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OF</w:t>
                  </w:r>
                  <w:r>
                    <w:rPr>
                      <w:b/>
                      <w:spacing w:val="21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LIMITS</w:t>
                  </w:r>
                  <w:r>
                    <w:rPr>
                      <w:b/>
                      <w:spacing w:val="22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—</w:t>
                  </w:r>
                  <w:r>
                    <w:rPr>
                      <w:b/>
                      <w:spacing w:val="21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PUBLIC</w:t>
                  </w:r>
                  <w:r>
                    <w:rPr>
                      <w:b/>
                      <w:spacing w:val="22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LIABILITY</w:t>
                  </w:r>
                </w:p>
              </w:txbxContent>
            </v:textbox>
            <w10:anchorlock/>
          </v:shape>
        </w:pict>
      </w:r>
    </w:p>
    <w:p w14:paraId="235A4188" w14:textId="77777777" w:rsidR="00E81BC0" w:rsidRDefault="00E81BC0">
      <w:pPr>
        <w:pStyle w:val="BodyText"/>
        <w:spacing w:before="5"/>
        <w:rPr>
          <w:i/>
          <w:sz w:val="13"/>
        </w:rPr>
      </w:pPr>
    </w:p>
    <w:p w14:paraId="5890C19E" w14:textId="21A159AC" w:rsidR="00E81BC0" w:rsidRPr="00BD4C91" w:rsidRDefault="00527F4A">
      <w:pPr>
        <w:tabs>
          <w:tab w:val="left" w:pos="5819"/>
          <w:tab w:val="left" w:pos="10281"/>
        </w:tabs>
        <w:spacing w:before="100"/>
        <w:ind w:left="1500"/>
        <w:rPr>
          <w:b/>
          <w:sz w:val="16"/>
          <w:szCs w:val="16"/>
        </w:rPr>
      </w:pPr>
      <w:r w:rsidRPr="00BD4C91">
        <w:rPr>
          <w:b/>
          <w:sz w:val="16"/>
          <w:szCs w:val="16"/>
        </w:rPr>
        <w:t>Type</w:t>
      </w:r>
      <w:r w:rsidRPr="00BD4C91">
        <w:rPr>
          <w:b/>
          <w:spacing w:val="-2"/>
          <w:sz w:val="16"/>
          <w:szCs w:val="16"/>
        </w:rPr>
        <w:t xml:space="preserve"> </w:t>
      </w:r>
      <w:r w:rsidRPr="00BD4C91">
        <w:rPr>
          <w:b/>
          <w:sz w:val="16"/>
          <w:szCs w:val="16"/>
        </w:rPr>
        <w:t>of</w:t>
      </w:r>
      <w:r w:rsidRPr="00BD4C91">
        <w:rPr>
          <w:b/>
          <w:spacing w:val="-2"/>
          <w:sz w:val="16"/>
          <w:szCs w:val="16"/>
        </w:rPr>
        <w:t xml:space="preserve"> </w:t>
      </w:r>
      <w:r w:rsidRPr="00BD4C91">
        <w:rPr>
          <w:b/>
          <w:sz w:val="16"/>
          <w:szCs w:val="16"/>
        </w:rPr>
        <w:t>carriage</w:t>
      </w:r>
      <w:r w:rsidRPr="00BD4C91">
        <w:rPr>
          <w:b/>
          <w:sz w:val="16"/>
          <w:szCs w:val="16"/>
        </w:rPr>
        <w:tab/>
        <w:t>Commodity</w:t>
      </w:r>
      <w:r w:rsidRPr="00BD4C91">
        <w:rPr>
          <w:b/>
          <w:spacing w:val="-1"/>
          <w:sz w:val="16"/>
          <w:szCs w:val="16"/>
        </w:rPr>
        <w:t xml:space="preserve"> </w:t>
      </w:r>
      <w:r w:rsidRPr="00BD4C91">
        <w:rPr>
          <w:b/>
          <w:sz w:val="16"/>
          <w:szCs w:val="16"/>
        </w:rPr>
        <w:t>transported</w:t>
      </w:r>
      <w:r w:rsidRPr="00BD4C91">
        <w:rPr>
          <w:b/>
          <w:sz w:val="16"/>
          <w:szCs w:val="16"/>
        </w:rPr>
        <w:tab/>
        <w:t>January 1,</w:t>
      </w:r>
      <w:r w:rsidRPr="00BD4C91">
        <w:rPr>
          <w:b/>
          <w:spacing w:val="1"/>
          <w:sz w:val="16"/>
          <w:szCs w:val="16"/>
        </w:rPr>
        <w:t xml:space="preserve"> </w:t>
      </w:r>
      <w:r w:rsidRPr="00BD4C91">
        <w:rPr>
          <w:b/>
          <w:sz w:val="16"/>
          <w:szCs w:val="16"/>
        </w:rPr>
        <w:t>1985</w:t>
      </w:r>
    </w:p>
    <w:p w14:paraId="27343A7C" w14:textId="45F9E9C9" w:rsidR="00E81BC0" w:rsidRDefault="00000000">
      <w:pPr>
        <w:rPr>
          <w:sz w:val="8"/>
          <w:szCs w:val="8"/>
        </w:rPr>
      </w:pPr>
      <w:r>
        <w:rPr>
          <w:sz w:val="16"/>
          <w:szCs w:val="16"/>
        </w:rPr>
        <w:pict w14:anchorId="30961994">
          <v:group id="docshapegroup17" o:spid="_x0000_s2066" style="position:absolute;margin-left:84pt;margin-top:2.65pt;width:510pt;height:1pt;z-index:15732736;mso-position-horizontal-relative:page" coordorigin="1680,348" coordsize="10200,20">
            <v:line id="_x0000_s2069" style="position:absolute" from="1680,358" to="6000,358" strokecolor="#3155a4" strokeweight="1pt"/>
            <v:line id="_x0000_s2068" style="position:absolute" from="6000,358" to="10320,358" strokecolor="#3155a4" strokeweight="1pt"/>
            <v:line id="_x0000_s2067" style="position:absolute" from="10320,358" to="11880,358" strokecolor="#3155a4" strokeweight="1pt"/>
            <w10:wrap anchorx="page"/>
          </v:group>
        </w:pict>
      </w:r>
    </w:p>
    <w:p w14:paraId="4460A19D" w14:textId="5DB29613" w:rsidR="00BD4C91" w:rsidRPr="00BD4C91" w:rsidRDefault="00BD4C91">
      <w:pPr>
        <w:rPr>
          <w:sz w:val="8"/>
          <w:szCs w:val="8"/>
        </w:rPr>
        <w:sectPr w:rsidR="00BD4C91" w:rsidRPr="00BD4C91">
          <w:pgSz w:w="12240" w:h="15840"/>
          <w:pgMar w:top="720" w:right="240" w:bottom="640" w:left="260" w:header="404" w:footer="441" w:gutter="0"/>
          <w:cols w:space="720"/>
        </w:sectPr>
      </w:pPr>
    </w:p>
    <w:p w14:paraId="4A24EE5C" w14:textId="797753CE" w:rsidR="00E81BC0" w:rsidRPr="00BD4C91" w:rsidRDefault="00527F4A" w:rsidP="00BD4C91">
      <w:pPr>
        <w:pStyle w:val="ListParagraph"/>
        <w:numPr>
          <w:ilvl w:val="0"/>
          <w:numId w:val="1"/>
        </w:numPr>
        <w:tabs>
          <w:tab w:val="left" w:pos="1751"/>
        </w:tabs>
        <w:ind w:firstLine="0"/>
        <w:rPr>
          <w:sz w:val="16"/>
          <w:szCs w:val="16"/>
        </w:rPr>
      </w:pPr>
      <w:r w:rsidRPr="00BD4C91">
        <w:rPr>
          <w:sz w:val="16"/>
          <w:szCs w:val="16"/>
        </w:rPr>
        <w:t>For-hire (in interstate or foreign commerce, with a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gross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vehicle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weight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rating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of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10,001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or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more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pounds).</w:t>
      </w:r>
    </w:p>
    <w:p w14:paraId="05D90F99" w14:textId="71D6EF98" w:rsidR="00E81BC0" w:rsidRPr="00BD4C91" w:rsidRDefault="00000000">
      <w:pPr>
        <w:pStyle w:val="BodyText"/>
        <w:tabs>
          <w:tab w:val="left" w:pos="5236"/>
        </w:tabs>
        <w:spacing w:before="89"/>
        <w:ind w:left="200"/>
        <w:rPr>
          <w:sz w:val="16"/>
          <w:szCs w:val="16"/>
        </w:rPr>
      </w:pPr>
      <w:r>
        <w:rPr>
          <w:sz w:val="16"/>
          <w:szCs w:val="16"/>
        </w:rPr>
        <w:pict w14:anchorId="096019E9">
          <v:group id="docshapegroup18" o:spid="_x0000_s2062" style="position:absolute;left:0;text-align:left;margin-left:84pt;margin-top:2.25pt;width:510pt;height:.5pt;z-index:15733248;mso-position-horizontal-relative:page" coordorigin="1680,555" coordsize="10200,10">
            <v:line id="_x0000_s2065" style="position:absolute" from="1680,560" to="6000,560" strokecolor="#3155a4" strokeweight=".5pt"/>
            <v:line id="_x0000_s2064" style="position:absolute" from="6000,560" to="10320,560" strokecolor="#3155a4" strokeweight=".5pt"/>
            <v:line id="_x0000_s2063" style="position:absolute" from="10320,560" to="11880,560" strokecolor="#3155a4" strokeweight=".5pt"/>
            <w10:wrap anchorx="page"/>
          </v:group>
        </w:pict>
      </w:r>
      <w:r w:rsidR="00527F4A" w:rsidRPr="00BD4C91">
        <w:rPr>
          <w:sz w:val="16"/>
          <w:szCs w:val="16"/>
        </w:rPr>
        <w:br w:type="column"/>
      </w:r>
      <w:r w:rsidR="00527F4A" w:rsidRPr="00BD4C91">
        <w:rPr>
          <w:sz w:val="16"/>
          <w:szCs w:val="16"/>
        </w:rPr>
        <w:t>Property</w:t>
      </w:r>
      <w:r w:rsidR="00527F4A" w:rsidRPr="00BD4C91">
        <w:rPr>
          <w:spacing w:val="-1"/>
          <w:sz w:val="16"/>
          <w:szCs w:val="16"/>
        </w:rPr>
        <w:t xml:space="preserve"> </w:t>
      </w:r>
      <w:r w:rsidR="00527F4A" w:rsidRPr="00BD4C91">
        <w:rPr>
          <w:sz w:val="16"/>
          <w:szCs w:val="16"/>
        </w:rPr>
        <w:t>(nonhazardous)</w:t>
      </w:r>
      <w:r w:rsidR="00527F4A" w:rsidRPr="00BD4C91">
        <w:rPr>
          <w:sz w:val="16"/>
          <w:szCs w:val="16"/>
        </w:rPr>
        <w:tab/>
        <w:t>$750,000</w:t>
      </w:r>
    </w:p>
    <w:p w14:paraId="733821B1" w14:textId="77777777" w:rsidR="00E81BC0" w:rsidRPr="00BD4C91" w:rsidRDefault="00E81BC0">
      <w:pPr>
        <w:rPr>
          <w:sz w:val="16"/>
          <w:szCs w:val="16"/>
        </w:rPr>
        <w:sectPr w:rsidR="00E81BC0" w:rsidRPr="00BD4C91">
          <w:type w:val="continuous"/>
          <w:pgSz w:w="12240" w:h="15840"/>
          <w:pgMar w:top="580" w:right="240" w:bottom="640" w:left="260" w:header="404" w:footer="441" w:gutter="0"/>
          <w:cols w:num="2" w:space="720" w:equalWidth="0">
            <w:col w:w="5580" w:space="40"/>
            <w:col w:w="6120"/>
          </w:cols>
        </w:sectPr>
      </w:pPr>
    </w:p>
    <w:p w14:paraId="4B717D95" w14:textId="77777777" w:rsidR="00E81BC0" w:rsidRPr="00BD4C91" w:rsidRDefault="00527F4A">
      <w:pPr>
        <w:pStyle w:val="ListParagraph"/>
        <w:numPr>
          <w:ilvl w:val="0"/>
          <w:numId w:val="1"/>
        </w:numPr>
        <w:tabs>
          <w:tab w:val="left" w:pos="1751"/>
        </w:tabs>
        <w:spacing w:before="71" w:line="242" w:lineRule="auto"/>
        <w:ind w:firstLine="0"/>
        <w:rPr>
          <w:sz w:val="16"/>
          <w:szCs w:val="16"/>
        </w:rPr>
      </w:pPr>
      <w:r w:rsidRPr="00BD4C91">
        <w:rPr>
          <w:sz w:val="16"/>
          <w:szCs w:val="16"/>
        </w:rPr>
        <w:t>For-hire and Private (in interstate, foreign, or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intrastate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commerce,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with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a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gross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vehicle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weight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rating</w:t>
      </w:r>
      <w:r w:rsidRPr="00BD4C91">
        <w:rPr>
          <w:spacing w:val="-35"/>
          <w:sz w:val="16"/>
          <w:szCs w:val="16"/>
        </w:rPr>
        <w:t xml:space="preserve"> </w:t>
      </w:r>
      <w:r w:rsidRPr="00BD4C91">
        <w:rPr>
          <w:sz w:val="16"/>
          <w:szCs w:val="16"/>
        </w:rPr>
        <w:t>of 10,001 or more pounds).</w:t>
      </w:r>
    </w:p>
    <w:p w14:paraId="5BEBA7C0" w14:textId="77777777" w:rsidR="00E81BC0" w:rsidRPr="00BD4C91" w:rsidRDefault="00E81BC0">
      <w:pPr>
        <w:pStyle w:val="BodyText"/>
        <w:rPr>
          <w:sz w:val="16"/>
          <w:szCs w:val="16"/>
        </w:rPr>
      </w:pPr>
    </w:p>
    <w:p w14:paraId="7A8F5CCB" w14:textId="77777777" w:rsidR="00E81BC0" w:rsidRPr="00BD4C91" w:rsidRDefault="00E81BC0">
      <w:pPr>
        <w:pStyle w:val="BodyText"/>
        <w:rPr>
          <w:sz w:val="16"/>
          <w:szCs w:val="16"/>
        </w:rPr>
      </w:pPr>
    </w:p>
    <w:p w14:paraId="68E7D519" w14:textId="265F6F34" w:rsidR="00E81BC0" w:rsidRDefault="00E81BC0">
      <w:pPr>
        <w:pStyle w:val="BodyText"/>
        <w:rPr>
          <w:sz w:val="16"/>
          <w:szCs w:val="16"/>
        </w:rPr>
      </w:pPr>
    </w:p>
    <w:p w14:paraId="3639EA65" w14:textId="66E1E9A0" w:rsidR="00BD4C91" w:rsidRDefault="00BD4C91">
      <w:pPr>
        <w:pStyle w:val="BodyText"/>
        <w:rPr>
          <w:sz w:val="16"/>
          <w:szCs w:val="16"/>
        </w:rPr>
      </w:pPr>
    </w:p>
    <w:p w14:paraId="03CC7D2A" w14:textId="52D2EC14" w:rsidR="00BD4C91" w:rsidRDefault="00BD4C91">
      <w:pPr>
        <w:pStyle w:val="BodyText"/>
        <w:rPr>
          <w:sz w:val="8"/>
          <w:szCs w:val="8"/>
        </w:rPr>
      </w:pPr>
    </w:p>
    <w:p w14:paraId="00B7AF55" w14:textId="77777777" w:rsidR="00BD4C91" w:rsidRPr="00BD4C91" w:rsidRDefault="00BD4C91">
      <w:pPr>
        <w:pStyle w:val="BodyText"/>
        <w:rPr>
          <w:sz w:val="8"/>
          <w:szCs w:val="8"/>
        </w:rPr>
      </w:pPr>
    </w:p>
    <w:p w14:paraId="20E71BF1" w14:textId="77777777" w:rsidR="00E81BC0" w:rsidRPr="00BD4C91" w:rsidRDefault="00E81BC0">
      <w:pPr>
        <w:pStyle w:val="BodyText"/>
        <w:spacing w:before="1"/>
        <w:rPr>
          <w:sz w:val="16"/>
          <w:szCs w:val="16"/>
        </w:rPr>
      </w:pPr>
    </w:p>
    <w:p w14:paraId="5D27A9B1" w14:textId="77C622B5" w:rsidR="00E81BC0" w:rsidRPr="00BD4C91" w:rsidRDefault="00000000">
      <w:pPr>
        <w:pStyle w:val="ListParagraph"/>
        <w:numPr>
          <w:ilvl w:val="0"/>
          <w:numId w:val="1"/>
        </w:numPr>
        <w:tabs>
          <w:tab w:val="left" w:pos="1751"/>
        </w:tabs>
        <w:spacing w:line="242" w:lineRule="auto"/>
        <w:ind w:right="104" w:firstLine="0"/>
        <w:rPr>
          <w:sz w:val="16"/>
          <w:szCs w:val="16"/>
        </w:rPr>
      </w:pPr>
      <w:r>
        <w:rPr>
          <w:sz w:val="16"/>
          <w:szCs w:val="16"/>
        </w:rPr>
        <w:pict w14:anchorId="46CEBCA3">
          <v:group id="docshapegroup19" o:spid="_x0000_s2058" style="position:absolute;left:0;text-align:left;margin-left:84pt;margin-top:-2.15pt;width:510pt;height:.5pt;z-index:15733760;mso-position-horizontal-relative:page" coordorigin="1680,-43" coordsize="10200,10">
            <v:line id="_x0000_s2061" style="position:absolute" from="1680,-38" to="6000,-38" strokecolor="#3155a4" strokeweight=".5pt"/>
            <v:line id="_x0000_s2060" style="position:absolute" from="6000,-38" to="10320,-38" strokecolor="#3155a4" strokeweight=".5pt"/>
            <v:line id="_x0000_s2059" style="position:absolute" from="10320,-38" to="11880,-38" strokecolor="#3155a4" strokeweight=".5pt"/>
            <w10:wrap anchorx="page"/>
          </v:group>
        </w:pict>
      </w:r>
      <w:r w:rsidR="00527F4A" w:rsidRPr="00BD4C91">
        <w:rPr>
          <w:sz w:val="16"/>
          <w:szCs w:val="16"/>
        </w:rPr>
        <w:t>For-hire and Private (in interstate or foreign</w:t>
      </w:r>
      <w:r w:rsidR="00527F4A" w:rsidRPr="00BD4C91">
        <w:rPr>
          <w:spacing w:val="1"/>
          <w:sz w:val="16"/>
          <w:szCs w:val="16"/>
        </w:rPr>
        <w:t xml:space="preserve"> </w:t>
      </w:r>
      <w:r w:rsidR="00527F4A" w:rsidRPr="00BD4C91">
        <w:rPr>
          <w:sz w:val="16"/>
          <w:szCs w:val="16"/>
        </w:rPr>
        <w:t xml:space="preserve">commerce, in any quantity; or in intrastate </w:t>
      </w:r>
      <w:proofErr w:type="gramStart"/>
      <w:r w:rsidR="00527F4A" w:rsidRPr="00BD4C91">
        <w:rPr>
          <w:sz w:val="16"/>
          <w:szCs w:val="16"/>
        </w:rPr>
        <w:t>commerce,</w:t>
      </w:r>
      <w:r w:rsidR="00BD4C91" w:rsidRPr="00BD4C91">
        <w:rPr>
          <w:sz w:val="16"/>
          <w:szCs w:val="16"/>
        </w:rPr>
        <w:t xml:space="preserve"> </w:t>
      </w:r>
      <w:r w:rsidR="00527F4A" w:rsidRPr="00BD4C91">
        <w:rPr>
          <w:spacing w:val="-37"/>
          <w:sz w:val="16"/>
          <w:szCs w:val="16"/>
        </w:rPr>
        <w:t xml:space="preserve"> </w:t>
      </w:r>
      <w:r w:rsidR="00527F4A" w:rsidRPr="00BD4C91">
        <w:rPr>
          <w:sz w:val="16"/>
          <w:szCs w:val="16"/>
        </w:rPr>
        <w:t>in</w:t>
      </w:r>
      <w:proofErr w:type="gramEnd"/>
      <w:r w:rsidR="00527F4A" w:rsidRPr="00BD4C91">
        <w:rPr>
          <w:sz w:val="16"/>
          <w:szCs w:val="16"/>
        </w:rPr>
        <w:t xml:space="preserve"> bulk only; with a gross vehicle weight rating of</w:t>
      </w:r>
      <w:r w:rsidR="00527F4A" w:rsidRPr="00BD4C91">
        <w:rPr>
          <w:spacing w:val="1"/>
          <w:sz w:val="16"/>
          <w:szCs w:val="16"/>
        </w:rPr>
        <w:t xml:space="preserve"> </w:t>
      </w:r>
      <w:r w:rsidR="00527F4A" w:rsidRPr="00BD4C91">
        <w:rPr>
          <w:sz w:val="16"/>
          <w:szCs w:val="16"/>
        </w:rPr>
        <w:t>10,001 or more pounds).</w:t>
      </w:r>
    </w:p>
    <w:p w14:paraId="55A5CD88" w14:textId="417FEF56" w:rsidR="00E81BC0" w:rsidRPr="00BD4C91" w:rsidRDefault="00000000">
      <w:pPr>
        <w:pStyle w:val="ListParagraph"/>
        <w:numPr>
          <w:ilvl w:val="0"/>
          <w:numId w:val="1"/>
        </w:numPr>
        <w:tabs>
          <w:tab w:val="left" w:pos="1751"/>
        </w:tabs>
        <w:spacing w:before="70" w:line="242" w:lineRule="auto"/>
        <w:ind w:right="247" w:firstLine="0"/>
        <w:rPr>
          <w:sz w:val="16"/>
          <w:szCs w:val="16"/>
        </w:rPr>
      </w:pPr>
      <w:r>
        <w:rPr>
          <w:sz w:val="16"/>
          <w:szCs w:val="16"/>
        </w:rPr>
        <w:pict w14:anchorId="04278D83">
          <v:group id="docshapegroup20" o:spid="_x0000_s2054" style="position:absolute;left:0;text-align:left;margin-left:84pt;margin-top:1.4pt;width:510pt;height:.5pt;z-index:15734272;mso-position-horizontal-relative:page" coordorigin="1680,912" coordsize="10200,10">
            <v:line id="_x0000_s2057" style="position:absolute" from="1680,917" to="6000,917" strokecolor="#3155a4" strokeweight=".5pt"/>
            <v:line id="_x0000_s2056" style="position:absolute" from="6000,917" to="10320,917" strokecolor="#3155a4" strokeweight=".5pt"/>
            <v:line id="_x0000_s2055" style="position:absolute" from="10320,917" to="11880,917" strokecolor="#3155a4" strokeweight=".5pt"/>
            <w10:wrap anchorx="page"/>
          </v:group>
        </w:pict>
      </w:r>
      <w:r w:rsidR="00527F4A" w:rsidRPr="00BD4C91">
        <w:rPr>
          <w:sz w:val="16"/>
          <w:szCs w:val="16"/>
        </w:rPr>
        <w:t>For-hire and Private (In interstate or foreign</w:t>
      </w:r>
      <w:r w:rsidR="00527F4A" w:rsidRPr="00BD4C91">
        <w:rPr>
          <w:spacing w:val="1"/>
          <w:sz w:val="16"/>
          <w:szCs w:val="16"/>
        </w:rPr>
        <w:t xml:space="preserve"> </w:t>
      </w:r>
      <w:r w:rsidR="00527F4A" w:rsidRPr="00BD4C91">
        <w:rPr>
          <w:sz w:val="16"/>
          <w:szCs w:val="16"/>
        </w:rPr>
        <w:t>commerce, with a gross vehicle weight rating of less</w:t>
      </w:r>
      <w:r w:rsidR="00527F4A" w:rsidRPr="00BD4C91">
        <w:rPr>
          <w:spacing w:val="-36"/>
          <w:sz w:val="16"/>
          <w:szCs w:val="16"/>
        </w:rPr>
        <w:t xml:space="preserve"> </w:t>
      </w:r>
      <w:r w:rsidR="00527F4A" w:rsidRPr="00BD4C91">
        <w:rPr>
          <w:sz w:val="16"/>
          <w:szCs w:val="16"/>
        </w:rPr>
        <w:t>than 10,001 pounds).</w:t>
      </w:r>
    </w:p>
    <w:p w14:paraId="54CAB944" w14:textId="47A8FDD1" w:rsidR="00E81BC0" w:rsidRDefault="00527F4A">
      <w:pPr>
        <w:pStyle w:val="BodyText"/>
        <w:spacing w:before="84" w:line="244" w:lineRule="auto"/>
        <w:ind w:left="133" w:right="-1"/>
        <w:rPr>
          <w:sz w:val="8"/>
          <w:szCs w:val="8"/>
        </w:rPr>
      </w:pPr>
      <w:r w:rsidRPr="00BD4C91">
        <w:rPr>
          <w:sz w:val="16"/>
          <w:szCs w:val="16"/>
        </w:rPr>
        <w:br w:type="column"/>
      </w:r>
      <w:r w:rsidRPr="00BD4C91">
        <w:rPr>
          <w:sz w:val="16"/>
          <w:szCs w:val="16"/>
        </w:rPr>
        <w:t xml:space="preserve">Hazardous substances, as defined in </w:t>
      </w:r>
      <w:r w:rsidRPr="00BD4C91">
        <w:rPr>
          <w:color w:val="0D96D4"/>
          <w:sz w:val="16"/>
          <w:szCs w:val="16"/>
          <w:u w:val="single" w:color="0D96D4"/>
        </w:rPr>
        <w:t>49 CFR 171.8</w:t>
      </w:r>
      <w:r w:rsidRPr="00BD4C91">
        <w:rPr>
          <w:sz w:val="16"/>
          <w:szCs w:val="16"/>
        </w:rPr>
        <w:t>,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transported in cargo tanks, portable tanks, or hopper-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type vehicles with capacities in excess of 3,500 water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gallons; or in bulk Division 1.1, 1.2, and 1.3 materials,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Division 2.3, Hazard Zone A, or Division 6.1, Packing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Group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I,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Hazard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Zone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A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material;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in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bulk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Division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2.1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or</w:t>
      </w:r>
      <w:r w:rsidRPr="00BD4C91">
        <w:rPr>
          <w:spacing w:val="-36"/>
          <w:sz w:val="16"/>
          <w:szCs w:val="16"/>
        </w:rPr>
        <w:t xml:space="preserve"> </w:t>
      </w:r>
      <w:r w:rsidRPr="00BD4C91">
        <w:rPr>
          <w:sz w:val="16"/>
          <w:szCs w:val="16"/>
        </w:rPr>
        <w:t xml:space="preserve">2.2; or highway </w:t>
      </w:r>
      <w:proofErr w:type="gramStart"/>
      <w:r w:rsidRPr="00BD4C91">
        <w:rPr>
          <w:sz w:val="16"/>
          <w:szCs w:val="16"/>
        </w:rPr>
        <w:t>route controlled</w:t>
      </w:r>
      <w:proofErr w:type="gramEnd"/>
      <w:r w:rsidRPr="00BD4C91">
        <w:rPr>
          <w:sz w:val="16"/>
          <w:szCs w:val="16"/>
        </w:rPr>
        <w:t xml:space="preserve"> quantities of a Class 7</w:t>
      </w:r>
      <w:r w:rsidRPr="00BD4C91">
        <w:rPr>
          <w:spacing w:val="-36"/>
          <w:sz w:val="16"/>
          <w:szCs w:val="16"/>
        </w:rPr>
        <w:t xml:space="preserve"> </w:t>
      </w:r>
      <w:r w:rsidRPr="00BD4C91">
        <w:rPr>
          <w:sz w:val="16"/>
          <w:szCs w:val="16"/>
        </w:rPr>
        <w:t>material,</w:t>
      </w:r>
      <w:r w:rsidRPr="00BD4C91">
        <w:rPr>
          <w:spacing w:val="-1"/>
          <w:sz w:val="16"/>
          <w:szCs w:val="16"/>
        </w:rPr>
        <w:t xml:space="preserve"> </w:t>
      </w:r>
      <w:r w:rsidRPr="00BD4C91">
        <w:rPr>
          <w:sz w:val="16"/>
          <w:szCs w:val="16"/>
        </w:rPr>
        <w:t xml:space="preserve">as defined in </w:t>
      </w:r>
      <w:r w:rsidRPr="00BD4C91">
        <w:rPr>
          <w:color w:val="0D96D4"/>
          <w:sz w:val="16"/>
          <w:szCs w:val="16"/>
          <w:u w:val="single" w:color="0D96D4"/>
        </w:rPr>
        <w:t>49 CFR 173.403</w:t>
      </w:r>
      <w:r w:rsidRPr="00BD4C91">
        <w:rPr>
          <w:sz w:val="16"/>
          <w:szCs w:val="16"/>
        </w:rPr>
        <w:t>.</w:t>
      </w:r>
    </w:p>
    <w:p w14:paraId="391E19DC" w14:textId="77777777" w:rsidR="00BD4C91" w:rsidRPr="00BD4C91" w:rsidRDefault="00BD4C91">
      <w:pPr>
        <w:pStyle w:val="BodyText"/>
        <w:spacing w:before="84" w:line="244" w:lineRule="auto"/>
        <w:ind w:left="133" w:right="-1"/>
        <w:rPr>
          <w:sz w:val="8"/>
          <w:szCs w:val="8"/>
        </w:rPr>
      </w:pPr>
    </w:p>
    <w:p w14:paraId="00323DE6" w14:textId="77777777" w:rsidR="00E81BC0" w:rsidRPr="00BD4C91" w:rsidRDefault="00527F4A" w:rsidP="00BD4C91">
      <w:pPr>
        <w:pStyle w:val="BodyText"/>
        <w:spacing w:line="244" w:lineRule="auto"/>
        <w:ind w:left="133" w:right="124"/>
        <w:rPr>
          <w:sz w:val="16"/>
          <w:szCs w:val="16"/>
        </w:rPr>
      </w:pPr>
      <w:r w:rsidRPr="00BD4C91">
        <w:rPr>
          <w:sz w:val="16"/>
          <w:szCs w:val="16"/>
        </w:rPr>
        <w:t xml:space="preserve">Oil listed in </w:t>
      </w:r>
      <w:r w:rsidRPr="00BD4C91">
        <w:rPr>
          <w:color w:val="0D96D4"/>
          <w:sz w:val="16"/>
          <w:szCs w:val="16"/>
          <w:u w:val="single" w:color="0D96D4"/>
        </w:rPr>
        <w:t>49 CFR 172.101</w:t>
      </w:r>
      <w:r w:rsidRPr="00BD4C91">
        <w:rPr>
          <w:sz w:val="16"/>
          <w:szCs w:val="16"/>
        </w:rPr>
        <w:t>; hazardous waste,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hazardous materials, and hazardous substances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 xml:space="preserve">defined in </w:t>
      </w:r>
      <w:r w:rsidRPr="00BD4C91">
        <w:rPr>
          <w:color w:val="0D96D4"/>
          <w:sz w:val="16"/>
          <w:szCs w:val="16"/>
          <w:u w:val="single" w:color="0D96D4"/>
        </w:rPr>
        <w:t>49 CFR 171.8</w:t>
      </w:r>
      <w:r w:rsidRPr="00BD4C91">
        <w:rPr>
          <w:color w:val="0D96D4"/>
          <w:sz w:val="16"/>
          <w:szCs w:val="16"/>
        </w:rPr>
        <w:t xml:space="preserve"> </w:t>
      </w:r>
      <w:r w:rsidRPr="00BD4C91">
        <w:rPr>
          <w:sz w:val="16"/>
          <w:szCs w:val="16"/>
        </w:rPr>
        <w:t xml:space="preserve">and listed in </w:t>
      </w:r>
      <w:r w:rsidRPr="00BD4C91">
        <w:rPr>
          <w:color w:val="0D96D4"/>
          <w:sz w:val="16"/>
          <w:szCs w:val="16"/>
          <w:u w:val="single" w:color="0D96D4"/>
        </w:rPr>
        <w:t>49 CFR 172.101</w:t>
      </w:r>
      <w:r w:rsidRPr="00BD4C91">
        <w:rPr>
          <w:sz w:val="16"/>
          <w:szCs w:val="16"/>
        </w:rPr>
        <w:t>,</w:t>
      </w:r>
      <w:r w:rsidRPr="00BD4C91">
        <w:rPr>
          <w:spacing w:val="-37"/>
          <w:sz w:val="16"/>
          <w:szCs w:val="16"/>
        </w:rPr>
        <w:t xml:space="preserve"> </w:t>
      </w:r>
      <w:r w:rsidRPr="00BD4C91">
        <w:rPr>
          <w:sz w:val="16"/>
          <w:szCs w:val="16"/>
        </w:rPr>
        <w:t>but</w:t>
      </w:r>
      <w:r w:rsidRPr="00BD4C91">
        <w:rPr>
          <w:spacing w:val="-1"/>
          <w:sz w:val="16"/>
          <w:szCs w:val="16"/>
        </w:rPr>
        <w:t xml:space="preserve"> </w:t>
      </w:r>
      <w:r w:rsidRPr="00BD4C91">
        <w:rPr>
          <w:sz w:val="16"/>
          <w:szCs w:val="16"/>
        </w:rPr>
        <w:t>not</w:t>
      </w:r>
      <w:r w:rsidRPr="00BD4C91">
        <w:rPr>
          <w:spacing w:val="-1"/>
          <w:sz w:val="16"/>
          <w:szCs w:val="16"/>
        </w:rPr>
        <w:t xml:space="preserve"> </w:t>
      </w:r>
      <w:r w:rsidRPr="00BD4C91">
        <w:rPr>
          <w:sz w:val="16"/>
          <w:szCs w:val="16"/>
        </w:rPr>
        <w:t>mentioned in</w:t>
      </w:r>
      <w:r w:rsidRPr="00BD4C91">
        <w:rPr>
          <w:spacing w:val="-1"/>
          <w:sz w:val="16"/>
          <w:szCs w:val="16"/>
        </w:rPr>
        <w:t xml:space="preserve"> </w:t>
      </w:r>
      <w:r w:rsidRPr="00BD4C91">
        <w:rPr>
          <w:sz w:val="16"/>
          <w:szCs w:val="16"/>
        </w:rPr>
        <w:t>(2)</w:t>
      </w:r>
      <w:r w:rsidRPr="00BD4C91">
        <w:rPr>
          <w:spacing w:val="-1"/>
          <w:sz w:val="16"/>
          <w:szCs w:val="16"/>
        </w:rPr>
        <w:t xml:space="preserve"> </w:t>
      </w:r>
      <w:r w:rsidRPr="00BD4C91">
        <w:rPr>
          <w:sz w:val="16"/>
          <w:szCs w:val="16"/>
        </w:rPr>
        <w:t>above or</w:t>
      </w:r>
      <w:r w:rsidRPr="00BD4C91">
        <w:rPr>
          <w:spacing w:val="-1"/>
          <w:sz w:val="16"/>
          <w:szCs w:val="16"/>
        </w:rPr>
        <w:t xml:space="preserve"> </w:t>
      </w:r>
      <w:r w:rsidRPr="00BD4C91">
        <w:rPr>
          <w:sz w:val="16"/>
          <w:szCs w:val="16"/>
        </w:rPr>
        <w:t>(4) below.</w:t>
      </w:r>
    </w:p>
    <w:p w14:paraId="227D4C04" w14:textId="54D2D515" w:rsidR="00E81BC0" w:rsidRDefault="00527F4A">
      <w:pPr>
        <w:pStyle w:val="BodyText"/>
        <w:spacing w:before="72" w:line="244" w:lineRule="auto"/>
        <w:ind w:left="133" w:right="-1"/>
        <w:rPr>
          <w:sz w:val="8"/>
          <w:szCs w:val="8"/>
        </w:rPr>
      </w:pPr>
      <w:r w:rsidRPr="00BD4C91">
        <w:rPr>
          <w:sz w:val="16"/>
          <w:szCs w:val="16"/>
        </w:rPr>
        <w:t>Any quantity of Division 1.1, 1.2, or 1.3 material; any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quantity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of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a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Division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2.3,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Hazard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Zone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A,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or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Division</w:t>
      </w:r>
      <w:r w:rsidRPr="00BD4C91">
        <w:rPr>
          <w:spacing w:val="-35"/>
          <w:sz w:val="16"/>
          <w:szCs w:val="16"/>
        </w:rPr>
        <w:t xml:space="preserve"> </w:t>
      </w:r>
      <w:r w:rsidRPr="00BD4C91">
        <w:rPr>
          <w:sz w:val="16"/>
          <w:szCs w:val="16"/>
        </w:rPr>
        <w:t>6.1, Packing Group I, Hazard Zone A material; or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 xml:space="preserve">highway </w:t>
      </w:r>
      <w:proofErr w:type="gramStart"/>
      <w:r w:rsidRPr="00BD4C91">
        <w:rPr>
          <w:sz w:val="16"/>
          <w:szCs w:val="16"/>
        </w:rPr>
        <w:t>route controlled</w:t>
      </w:r>
      <w:proofErr w:type="gramEnd"/>
      <w:r w:rsidRPr="00BD4C91">
        <w:rPr>
          <w:sz w:val="16"/>
          <w:szCs w:val="16"/>
        </w:rPr>
        <w:t xml:space="preserve"> quantities of a Class 7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material</w:t>
      </w:r>
      <w:r w:rsidRPr="00BD4C91">
        <w:rPr>
          <w:spacing w:val="-1"/>
          <w:sz w:val="16"/>
          <w:szCs w:val="16"/>
        </w:rPr>
        <w:t xml:space="preserve"> </w:t>
      </w:r>
      <w:r w:rsidRPr="00BD4C91">
        <w:rPr>
          <w:sz w:val="16"/>
          <w:szCs w:val="16"/>
        </w:rPr>
        <w:t xml:space="preserve">as defined in </w:t>
      </w:r>
      <w:r w:rsidRPr="00BD4C91">
        <w:rPr>
          <w:color w:val="0D96D4"/>
          <w:sz w:val="16"/>
          <w:szCs w:val="16"/>
          <w:u w:val="single" w:color="0D96D4"/>
        </w:rPr>
        <w:t>49 CFR 173.403</w:t>
      </w:r>
      <w:r w:rsidRPr="00BD4C91">
        <w:rPr>
          <w:sz w:val="16"/>
          <w:szCs w:val="16"/>
        </w:rPr>
        <w:t>.</w:t>
      </w:r>
    </w:p>
    <w:p w14:paraId="3745651D" w14:textId="77777777" w:rsidR="00DE138D" w:rsidRPr="00DE138D" w:rsidRDefault="00DE138D">
      <w:pPr>
        <w:pStyle w:val="BodyText"/>
        <w:spacing w:before="72" w:line="244" w:lineRule="auto"/>
        <w:ind w:left="133" w:right="-1"/>
        <w:rPr>
          <w:sz w:val="8"/>
          <w:szCs w:val="8"/>
        </w:rPr>
      </w:pPr>
    </w:p>
    <w:p w14:paraId="3BD9F66B" w14:textId="77777777" w:rsidR="00E81BC0" w:rsidRDefault="00527F4A">
      <w:pPr>
        <w:pStyle w:val="BodyText"/>
        <w:spacing w:before="83"/>
        <w:ind w:left="802"/>
      </w:pPr>
      <w:r>
        <w:br w:type="column"/>
      </w:r>
      <w:r>
        <w:t>$5,000,000</w:t>
      </w:r>
    </w:p>
    <w:p w14:paraId="33CF3B3E" w14:textId="77777777" w:rsidR="00E81BC0" w:rsidRDefault="00E81BC0">
      <w:pPr>
        <w:pStyle w:val="BodyText"/>
        <w:rPr>
          <w:sz w:val="22"/>
        </w:rPr>
      </w:pPr>
    </w:p>
    <w:p w14:paraId="3020813B" w14:textId="77777777" w:rsidR="00E81BC0" w:rsidRDefault="00E81BC0">
      <w:pPr>
        <w:pStyle w:val="BodyText"/>
        <w:rPr>
          <w:sz w:val="22"/>
        </w:rPr>
      </w:pPr>
    </w:p>
    <w:p w14:paraId="6A0A87C0" w14:textId="77777777" w:rsidR="00E81BC0" w:rsidRDefault="00E81BC0">
      <w:pPr>
        <w:pStyle w:val="BodyText"/>
        <w:rPr>
          <w:sz w:val="22"/>
        </w:rPr>
      </w:pPr>
    </w:p>
    <w:p w14:paraId="3106D05B" w14:textId="77777777" w:rsidR="00E81BC0" w:rsidRDefault="00E81BC0">
      <w:pPr>
        <w:pStyle w:val="BodyText"/>
        <w:rPr>
          <w:sz w:val="22"/>
        </w:rPr>
      </w:pPr>
    </w:p>
    <w:p w14:paraId="6D73F358" w14:textId="77777777" w:rsidR="00E81BC0" w:rsidRDefault="00E81BC0">
      <w:pPr>
        <w:pStyle w:val="BodyText"/>
        <w:rPr>
          <w:sz w:val="22"/>
        </w:rPr>
      </w:pPr>
    </w:p>
    <w:p w14:paraId="144B7154" w14:textId="77777777" w:rsidR="00E81BC0" w:rsidRDefault="00E81BC0">
      <w:pPr>
        <w:pStyle w:val="BodyText"/>
        <w:spacing w:before="8"/>
        <w:rPr>
          <w:sz w:val="24"/>
        </w:rPr>
      </w:pPr>
    </w:p>
    <w:p w14:paraId="2D476ED2" w14:textId="77777777" w:rsidR="00E81BC0" w:rsidRDefault="00527F4A">
      <w:pPr>
        <w:pStyle w:val="BodyText"/>
        <w:ind w:left="802"/>
      </w:pPr>
      <w:r>
        <w:t>$1,000,000</w:t>
      </w:r>
    </w:p>
    <w:p w14:paraId="287336D2" w14:textId="77777777" w:rsidR="00E81BC0" w:rsidRDefault="00E81BC0">
      <w:pPr>
        <w:pStyle w:val="BodyText"/>
        <w:rPr>
          <w:sz w:val="22"/>
        </w:rPr>
      </w:pPr>
    </w:p>
    <w:p w14:paraId="670AE988" w14:textId="77777777" w:rsidR="00E81BC0" w:rsidRDefault="00E81BC0">
      <w:pPr>
        <w:pStyle w:val="BodyText"/>
        <w:rPr>
          <w:sz w:val="22"/>
        </w:rPr>
      </w:pPr>
    </w:p>
    <w:p w14:paraId="28ADFF0B" w14:textId="77777777" w:rsidR="00E81BC0" w:rsidRDefault="00E81BC0">
      <w:pPr>
        <w:pStyle w:val="BodyText"/>
        <w:spacing w:before="6"/>
        <w:rPr>
          <w:sz w:val="17"/>
        </w:rPr>
      </w:pPr>
    </w:p>
    <w:p w14:paraId="361E0D68" w14:textId="77777777" w:rsidR="00E81BC0" w:rsidRDefault="00527F4A">
      <w:pPr>
        <w:pStyle w:val="BodyText"/>
        <w:ind w:left="802"/>
      </w:pPr>
      <w:r>
        <w:t>$5,000,000</w:t>
      </w:r>
    </w:p>
    <w:p w14:paraId="39F52267" w14:textId="77777777" w:rsidR="00E81BC0" w:rsidRDefault="00E81BC0">
      <w:pPr>
        <w:sectPr w:rsidR="00E81BC0">
          <w:type w:val="continuous"/>
          <w:pgSz w:w="12240" w:h="15840"/>
          <w:pgMar w:top="580" w:right="240" w:bottom="640" w:left="260" w:header="404" w:footer="441" w:gutter="0"/>
          <w:cols w:num="3" w:space="720" w:equalWidth="0">
            <w:col w:w="5647" w:space="40"/>
            <w:col w:w="4199" w:space="39"/>
            <w:col w:w="1815"/>
          </w:cols>
        </w:sectPr>
      </w:pPr>
    </w:p>
    <w:p w14:paraId="0C35982C" w14:textId="77777777" w:rsidR="00E81BC0" w:rsidRDefault="00000000">
      <w:pPr>
        <w:pStyle w:val="BodyText"/>
        <w:spacing w:line="20" w:lineRule="exact"/>
        <w:ind w:left="1410"/>
        <w:rPr>
          <w:sz w:val="2"/>
        </w:rPr>
      </w:pPr>
      <w:r>
        <w:rPr>
          <w:sz w:val="2"/>
        </w:rPr>
      </w:r>
      <w:r>
        <w:rPr>
          <w:sz w:val="2"/>
        </w:rPr>
        <w:pict w14:anchorId="6D8FBCF4">
          <v:group id="docshapegroup21" o:spid="_x0000_s2050" style="width:510pt;height:1pt;mso-position-horizontal-relative:char;mso-position-vertical-relative:line" coordsize="10200,20">
            <v:line id="_x0000_s2053" style="position:absolute" from="0,10" to="4320,10" strokecolor="#3155a4" strokeweight="1pt"/>
            <v:line id="_x0000_s2052" style="position:absolute" from="4320,10" to="8640,10" strokecolor="#3155a4" strokeweight="1pt"/>
            <v:line id="_x0000_s2051" style="position:absolute" from="8640,10" to="10200,10" strokecolor="#3155a4" strokeweight="1pt"/>
            <w10:anchorlock/>
          </v:group>
        </w:pict>
      </w:r>
    </w:p>
    <w:p w14:paraId="7F1B7FC9" w14:textId="77777777" w:rsidR="00E81BC0" w:rsidRDefault="00527F4A">
      <w:pPr>
        <w:spacing w:before="61"/>
        <w:ind w:left="1500"/>
        <w:rPr>
          <w:spacing w:val="-1"/>
          <w:sz w:val="16"/>
        </w:rPr>
      </w:pPr>
      <w:r>
        <w:rPr>
          <w:spacing w:val="-2"/>
          <w:sz w:val="16"/>
        </w:rPr>
        <w:t>*The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schedule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limits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shown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does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provide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coverage.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limits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shown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schedule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are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pacing w:val="-1"/>
          <w:sz w:val="16"/>
        </w:rPr>
        <w:t>purposes</w:t>
      </w:r>
      <w:r>
        <w:rPr>
          <w:spacing w:val="-4"/>
          <w:sz w:val="16"/>
        </w:rPr>
        <w:t xml:space="preserve"> </w:t>
      </w:r>
      <w:r>
        <w:rPr>
          <w:spacing w:val="-1"/>
          <w:sz w:val="16"/>
        </w:rPr>
        <w:t>only.</w:t>
      </w:r>
    </w:p>
    <w:p w14:paraId="0BA0D784" w14:textId="77777777" w:rsidR="00B06E88" w:rsidRDefault="00B06E88">
      <w:pPr>
        <w:spacing w:before="61"/>
        <w:ind w:left="1500"/>
        <w:rPr>
          <w:spacing w:val="-1"/>
          <w:sz w:val="16"/>
        </w:rPr>
      </w:pPr>
    </w:p>
    <w:p w14:paraId="12355FDE" w14:textId="4BB9EAFC" w:rsidR="00B06E88" w:rsidRDefault="00B06E88">
      <w:pPr>
        <w:spacing w:before="61"/>
        <w:ind w:left="1500"/>
        <w:rPr>
          <w:spacing w:val="-1"/>
          <w:sz w:val="16"/>
        </w:rPr>
      </w:pPr>
    </w:p>
    <w:p w14:paraId="62D89E33" w14:textId="081914FA" w:rsidR="00B06E88" w:rsidRDefault="00B06E88">
      <w:pPr>
        <w:spacing w:before="61"/>
        <w:ind w:left="1500"/>
        <w:rPr>
          <w:spacing w:val="-1"/>
          <w:sz w:val="16"/>
        </w:rPr>
      </w:pPr>
    </w:p>
    <w:p w14:paraId="0AD77F3A" w14:textId="36789040" w:rsidR="00B06E88" w:rsidRDefault="00B06E88" w:rsidP="00B06E88">
      <w:pPr>
        <w:pStyle w:val="BTNoDS"/>
        <w:keepNext/>
        <w:keepLines/>
        <w:tabs>
          <w:tab w:val="right" w:pos="2880"/>
        </w:tabs>
        <w:jc w:val="right"/>
      </w:pPr>
      <w:ins w:id="15" w:author="Carla Marie G. Bersales" w:date="2023-07-18T13:56:00Z">
        <w:r w:rsidRPr="00AB1737">
          <w:rPr>
            <w:noProof/>
          </w:rPr>
          <w:drawing>
            <wp:anchor distT="0" distB="0" distL="114300" distR="114300" simplePos="0" relativeHeight="251661312" behindDoc="1" locked="0" layoutInCell="1" allowOverlap="1" wp14:anchorId="76586514" wp14:editId="3E3FCB80">
              <wp:simplePos x="0" y="0"/>
              <wp:positionH relativeFrom="margin">
                <wp:posOffset>5885710</wp:posOffset>
              </wp:positionH>
              <wp:positionV relativeFrom="paragraph">
                <wp:posOffset>109855</wp:posOffset>
              </wp:positionV>
              <wp:extent cx="1219835" cy="480695"/>
              <wp:effectExtent l="0" t="0" r="0" b="0"/>
              <wp:wrapNone/>
              <wp:docPr id="6" name="Picture 6" descr="Text, whiteboard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 descr="Text, whiteboard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1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19835" cy="48069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</w:p>
    <w:p w14:paraId="08389A22" w14:textId="21EF329A" w:rsidR="00B06E88" w:rsidRDefault="00B06E88" w:rsidP="00B06E88">
      <w:pPr>
        <w:pStyle w:val="BTNoDS"/>
        <w:keepNext/>
        <w:keepLines/>
        <w:tabs>
          <w:tab w:val="right" w:pos="2880"/>
        </w:tabs>
        <w:jc w:val="right"/>
      </w:pPr>
      <w:r w:rsidRPr="005A0064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F3EAAE" wp14:editId="4CF02D87">
                <wp:simplePos x="0" y="0"/>
                <wp:positionH relativeFrom="margin">
                  <wp:posOffset>5674890</wp:posOffset>
                </wp:positionH>
                <wp:positionV relativeFrom="paragraph">
                  <wp:posOffset>292735</wp:posOffset>
                </wp:positionV>
                <wp:extent cx="1689100" cy="19050"/>
                <wp:effectExtent l="0" t="0" r="2540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BDF609" id="Straight Connector 5" o:spid="_x0000_s1026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6.85pt,23.05pt" to="579.8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" strokecolor="black [3213]" strokeweight="1.5pt">
                <w10:wrap anchorx="margin"/>
              </v:line>
            </w:pict>
          </mc:Fallback>
        </mc:AlternateContent>
      </w:r>
    </w:p>
    <w:p w14:paraId="7E7DB774" w14:textId="77777777" w:rsidR="00B06E88" w:rsidRPr="005A20C3" w:rsidRDefault="00B06E88" w:rsidP="00B06E88">
      <w:pPr>
        <w:pStyle w:val="BTNoDS"/>
        <w:keepNext/>
        <w:keepLines/>
        <w:tabs>
          <w:tab w:val="right" w:pos="2880"/>
        </w:tabs>
        <w:ind w:right="130"/>
        <w:jc w:val="right"/>
      </w:pPr>
      <w:r w:rsidRPr="00CF7797">
        <w:t>Jeffrey A. Silver</w:t>
      </w:r>
      <w:r w:rsidRPr="00CF7797">
        <w:br/>
        <w:t>(Authorized Representative)</w:t>
      </w:r>
      <w:r w:rsidRPr="00CF7797">
        <w:br/>
        <w:t xml:space="preserve">Date: </w:t>
      </w:r>
      <w:bookmarkStart w:id="16" w:name="IssuanceDate"/>
      <w:bookmarkEnd w:id="16"/>
      <w:r w:rsidRPr="00CF7797">
        <w:t xml:space="preserve"> </w:t>
      </w:r>
    </w:p>
    <w:p w14:paraId="6895C953" w14:textId="03299527" w:rsidR="00B06E88" w:rsidRDefault="00B06E88">
      <w:pPr>
        <w:spacing w:before="61"/>
        <w:ind w:left="1500"/>
        <w:rPr>
          <w:sz w:val="16"/>
        </w:rPr>
      </w:pPr>
    </w:p>
    <w:sectPr w:rsidR="00B06E88">
      <w:type w:val="continuous"/>
      <w:pgSz w:w="12240" w:h="15840"/>
      <w:pgMar w:top="580" w:right="240" w:bottom="640" w:left="260" w:header="404" w:footer="4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D6301" w14:textId="77777777" w:rsidR="000C577C" w:rsidRDefault="000C577C">
      <w:r>
        <w:separator/>
      </w:r>
    </w:p>
  </w:endnote>
  <w:endnote w:type="continuationSeparator" w:id="0">
    <w:p w14:paraId="54A4F33B" w14:textId="77777777" w:rsidR="000C577C" w:rsidRDefault="000C5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yriad Pro">
    <w:altName w:val="Segoe U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Minion Pro SmBd">
    <w:altName w:val="Cambria"/>
    <w:charset w:val="00"/>
    <w:family w:val="roman"/>
    <w:pitch w:val="variable"/>
  </w:font>
  <w:font w:name="Minion Pro">
    <w:altName w:val="Cambria"/>
    <w:charset w:val="00"/>
    <w:family w:val="roman"/>
    <w:pitch w:val="variable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287E9" w14:textId="77777777" w:rsidR="00E81BC0" w:rsidRDefault="00000000">
    <w:pPr>
      <w:pStyle w:val="BodyText"/>
      <w:spacing w:line="14" w:lineRule="auto"/>
      <w:rPr>
        <w:sz w:val="20"/>
      </w:rPr>
    </w:pPr>
    <w:r>
      <w:pict w14:anchorId="64A6D0BF">
        <v:line id="_x0000_s1032" style="position:absolute;z-index:-15857152;mso-position-horizontal-relative:page;mso-position-vertical-relative:page" from="18pt,756.45pt" to="594pt,756.45pt" strokecolor="#3155a4" strokeweight="1pt">
          <w10:wrap anchorx="page" anchory="page"/>
        </v:line>
      </w:pict>
    </w:r>
    <w:r>
      <w:pict w14:anchorId="6EA32D90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031" type="#_x0000_t202" style="position:absolute;margin-left:251.7pt;margin-top:765.5pt;width:108.6pt;height:11.7pt;z-index:-15856640;mso-position-horizontal-relative:page;mso-position-vertical-relative:page" filled="f" stroked="f">
          <v:textbox style="mso-next-textbox:#docshape3" inset="0,0,0,0">
            <w:txbxContent>
              <w:p w14:paraId="6FAF6B2E" w14:textId="77777777" w:rsidR="00E81BC0" w:rsidRDefault="00527F4A">
                <w:pPr>
                  <w:spacing w:before="9"/>
                  <w:ind w:left="20"/>
                  <w:rPr>
                    <w:rFonts w:ascii="Franklin Gothic Heavy"/>
                    <w:sz w:val="17"/>
                  </w:rPr>
                </w:pPr>
                <w:r>
                  <w:rPr>
                    <w:rFonts w:ascii="Franklin Gothic Heavy"/>
                    <w:sz w:val="17"/>
                  </w:rPr>
                  <w:t>FORM MCS-90 Page 1 of 3</w:t>
                </w:r>
              </w:p>
            </w:txbxContent>
          </v:textbox>
          <w10:wrap anchorx="page" anchory="page"/>
        </v:shape>
      </w:pict>
    </w:r>
    <w:r>
      <w:pict w14:anchorId="0517E906">
        <v:shape id="docshape4" o:spid="_x0000_s1030" type="#_x0000_t202" style="position:absolute;margin-left:544.2pt;margin-top:766.65pt;width:47.8pt;height:9.75pt;z-index:-15856128;mso-position-horizontal-relative:page;mso-position-vertical-relative:page" filled="f" stroked="f">
          <v:textbox style="mso-next-textbox:#docshape4" inset="0,0,0,0">
            <w:txbxContent>
              <w:p w14:paraId="6B9749CA" w14:textId="77777777" w:rsidR="00E81BC0" w:rsidRDefault="00527F4A">
                <w:pPr>
                  <w:spacing w:before="7"/>
                  <w:ind w:left="20"/>
                  <w:rPr>
                    <w:rFonts w:ascii="Franklin Gothic Book"/>
                    <w:sz w:val="14"/>
                  </w:rPr>
                </w:pPr>
                <w:r>
                  <w:rPr>
                    <w:rFonts w:ascii="Franklin Gothic Book"/>
                    <w:sz w:val="14"/>
                  </w:rPr>
                  <w:t>Rev 6</w:t>
                </w:r>
                <w:r>
                  <w:rPr>
                    <w:rFonts w:ascii="Franklin Gothic Book"/>
                    <w:spacing w:val="-1"/>
                    <w:sz w:val="14"/>
                  </w:rPr>
                  <w:t>/</w:t>
                </w:r>
                <w:r>
                  <w:rPr>
                    <w:rFonts w:ascii="Franklin Gothic Book"/>
                    <w:sz w:val="14"/>
                  </w:rPr>
                  <w:t>3/2021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37B25" w14:textId="77777777" w:rsidR="00E81BC0" w:rsidRDefault="00000000">
    <w:pPr>
      <w:pStyle w:val="BodyText"/>
      <w:spacing w:line="14" w:lineRule="auto"/>
      <w:rPr>
        <w:sz w:val="20"/>
      </w:rPr>
    </w:pPr>
    <w:r>
      <w:pict w14:anchorId="31873524">
        <v:line id="_x0000_s1026" style="position:absolute;z-index:-15854080;mso-position-horizontal-relative:page;mso-position-vertical-relative:page" from="18pt,756.45pt" to="594pt,756.45pt" strokecolor="#3155a4" strokeweight="1pt">
          <w10:wrap anchorx="page" anchory="page"/>
        </v:line>
      </w:pict>
    </w:r>
    <w:r>
      <w:pict w14:anchorId="2B0E7D25">
        <v:shapetype id="_x0000_t202" coordsize="21600,21600" o:spt="202" path="m,l,21600r21600,l21600,xe">
          <v:stroke joinstyle="miter"/>
          <v:path gradientshapeok="t" o:connecttype="rect"/>
        </v:shapetype>
        <v:shape id="docshape14" o:spid="_x0000_s1025" type="#_x0000_t202" style="position:absolute;margin-left:251.7pt;margin-top:765.5pt;width:108.6pt;height:11.7pt;z-index:-15853568;mso-position-horizontal-relative:page;mso-position-vertical-relative:page" filled="f" stroked="f">
          <v:textbox inset="0,0,0,0">
            <w:txbxContent>
              <w:p w14:paraId="449201E6" w14:textId="77777777" w:rsidR="00E81BC0" w:rsidRDefault="00527F4A">
                <w:pPr>
                  <w:spacing w:before="9"/>
                  <w:ind w:left="20"/>
                  <w:rPr>
                    <w:rFonts w:ascii="Franklin Gothic Heavy"/>
                    <w:sz w:val="17"/>
                  </w:rPr>
                </w:pPr>
                <w:r>
                  <w:rPr>
                    <w:rFonts w:ascii="Franklin Gothic Heavy"/>
                    <w:sz w:val="17"/>
                  </w:rPr>
                  <w:t xml:space="preserve">FORM MCS-90 Page </w:t>
                </w:r>
                <w:r>
                  <w:fldChar w:fldCharType="begin"/>
                </w:r>
                <w:r>
                  <w:rPr>
                    <w:rFonts w:ascii="Franklin Gothic Heavy"/>
                    <w:sz w:val="17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rFonts w:ascii="Franklin Gothic Heavy"/>
                    <w:sz w:val="17"/>
                  </w:rPr>
                  <w:t xml:space="preserve"> of </w:t>
                </w:r>
                <w:proofErr w:type="gramStart"/>
                <w:r>
                  <w:rPr>
                    <w:rFonts w:ascii="Franklin Gothic Heavy"/>
                    <w:sz w:val="17"/>
                  </w:rPr>
                  <w:t>3</w:t>
                </w:r>
                <w:proofErr w:type="gramEnd"/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D51ED" w14:textId="77777777" w:rsidR="000C577C" w:rsidRDefault="000C577C">
      <w:r>
        <w:separator/>
      </w:r>
    </w:p>
  </w:footnote>
  <w:footnote w:type="continuationSeparator" w:id="0">
    <w:p w14:paraId="1144DAF9" w14:textId="77777777" w:rsidR="000C577C" w:rsidRDefault="000C5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CF9D" w14:textId="77777777" w:rsidR="00E81BC0" w:rsidRDefault="00000000">
    <w:pPr>
      <w:pStyle w:val="BodyText"/>
      <w:spacing w:line="14" w:lineRule="auto"/>
      <w:rPr>
        <w:sz w:val="20"/>
      </w:rPr>
    </w:pPr>
    <w:r>
      <w:pict w14:anchorId="0E7B4FFF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34" type="#_x0000_t202" style="position:absolute;margin-left:17pt;margin-top:19.2pt;width:59.15pt;height:11.7pt;z-index:-15858176;mso-position-horizontal-relative:page;mso-position-vertical-relative:page" filled="f" stroked="f">
          <v:textbox style="mso-next-textbox:#docshape1" inset="0,0,0,0">
            <w:txbxContent>
              <w:p w14:paraId="44061340" w14:textId="77777777" w:rsidR="00E81BC0" w:rsidRDefault="00527F4A">
                <w:pPr>
                  <w:spacing w:before="9"/>
                  <w:ind w:left="20"/>
                  <w:rPr>
                    <w:rFonts w:ascii="Franklin Gothic Heavy"/>
                    <w:sz w:val="17"/>
                  </w:rPr>
                </w:pPr>
                <w:r>
                  <w:rPr>
                    <w:rFonts w:ascii="Franklin Gothic Heavy"/>
                    <w:sz w:val="17"/>
                  </w:rPr>
                  <w:t>FORMMCS-90</w:t>
                </w:r>
              </w:p>
            </w:txbxContent>
          </v:textbox>
          <w10:wrap anchorx="page" anchory="page"/>
        </v:shape>
      </w:pict>
    </w:r>
    <w:r>
      <w:pict w14:anchorId="2BB89E8A">
        <v:shape id="docshape2" o:spid="_x0000_s1033" type="#_x0000_t202" style="position:absolute;margin-left:403.6pt;margin-top:19.2pt;width:191.4pt;height:11.7pt;z-index:-15857664;mso-position-horizontal-relative:page;mso-position-vertical-relative:page" filled="f" stroked="f">
          <v:textbox style="mso-next-textbox:#docshape2" inset="0,0,0,0">
            <w:txbxContent>
              <w:p w14:paraId="56147B32" w14:textId="77777777" w:rsidR="00E81BC0" w:rsidRDefault="00527F4A">
                <w:pPr>
                  <w:spacing w:before="9"/>
                  <w:ind w:left="20"/>
                  <w:rPr>
                    <w:rFonts w:ascii="Franklin Gothic Heavy"/>
                    <w:sz w:val="17"/>
                  </w:rPr>
                </w:pPr>
                <w:r>
                  <w:rPr>
                    <w:rFonts w:ascii="Franklin Gothic Heavy"/>
                    <w:sz w:val="17"/>
                  </w:rPr>
                  <w:t>OMBNo.:2126-0008</w:t>
                </w:r>
                <w:r>
                  <w:rPr>
                    <w:rFonts w:ascii="Franklin Gothic Heavy"/>
                    <w:spacing w:val="16"/>
                    <w:sz w:val="17"/>
                  </w:rPr>
                  <w:t xml:space="preserve"> </w:t>
                </w:r>
                <w:r>
                  <w:rPr>
                    <w:rFonts w:ascii="Franklin Gothic Heavy"/>
                    <w:sz w:val="17"/>
                  </w:rPr>
                  <w:t>Expiration:05/31/2024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2F0AF" w14:textId="77777777" w:rsidR="00E81BC0" w:rsidRDefault="00000000">
    <w:pPr>
      <w:pStyle w:val="BodyText"/>
      <w:spacing w:line="14" w:lineRule="auto"/>
      <w:rPr>
        <w:sz w:val="20"/>
      </w:rPr>
    </w:pPr>
    <w:r>
      <w:pict w14:anchorId="01533A77">
        <v:line id="_x0000_s1029" style="position:absolute;z-index:-15855616;mso-position-horizontal-relative:page;mso-position-vertical-relative:page" from="18pt,36.45pt" to="594pt,36.45pt" strokecolor="#3155a4" strokeweight="1pt">
          <w10:wrap anchorx="page" anchory="page"/>
        </v:line>
      </w:pict>
    </w:r>
    <w:r>
      <w:pict w14:anchorId="70F68BF1">
        <v:shapetype id="_x0000_t202" coordsize="21600,21600" o:spt="202" path="m,l,21600r21600,l21600,xe">
          <v:stroke joinstyle="miter"/>
          <v:path gradientshapeok="t" o:connecttype="rect"/>
        </v:shapetype>
        <v:shape id="docshape12" o:spid="_x0000_s1028" type="#_x0000_t202" style="position:absolute;margin-left:17pt;margin-top:19.2pt;width:59.15pt;height:11.7pt;z-index:-15855104;mso-position-horizontal-relative:page;mso-position-vertical-relative:page" filled="f" stroked="f">
          <v:textbox inset="0,0,0,0">
            <w:txbxContent>
              <w:p w14:paraId="04D87012" w14:textId="77777777" w:rsidR="00E81BC0" w:rsidRDefault="00527F4A">
                <w:pPr>
                  <w:spacing w:before="9"/>
                  <w:ind w:left="20"/>
                  <w:rPr>
                    <w:rFonts w:ascii="Franklin Gothic Heavy"/>
                    <w:sz w:val="17"/>
                  </w:rPr>
                </w:pPr>
                <w:r>
                  <w:rPr>
                    <w:rFonts w:ascii="Franklin Gothic Heavy"/>
                    <w:sz w:val="17"/>
                  </w:rPr>
                  <w:t>FORMMCS-90</w:t>
                </w:r>
              </w:p>
            </w:txbxContent>
          </v:textbox>
          <w10:wrap anchorx="page" anchory="page"/>
        </v:shape>
      </w:pict>
    </w:r>
    <w:r>
      <w:pict w14:anchorId="3D639CE8">
        <v:shape id="docshape13" o:spid="_x0000_s1027" type="#_x0000_t202" style="position:absolute;margin-left:403.6pt;margin-top:19.2pt;width:191.4pt;height:11.7pt;z-index:-15854592;mso-position-horizontal-relative:page;mso-position-vertical-relative:page" filled="f" stroked="f">
          <v:textbox inset="0,0,0,0">
            <w:txbxContent>
              <w:p w14:paraId="63A56F63" w14:textId="77777777" w:rsidR="00E81BC0" w:rsidRDefault="00527F4A">
                <w:pPr>
                  <w:spacing w:before="9"/>
                  <w:ind w:left="20"/>
                  <w:rPr>
                    <w:rFonts w:ascii="Franklin Gothic Heavy"/>
                    <w:sz w:val="17"/>
                  </w:rPr>
                </w:pPr>
                <w:r>
                  <w:rPr>
                    <w:rFonts w:ascii="Franklin Gothic Heavy"/>
                    <w:sz w:val="17"/>
                  </w:rPr>
                  <w:t>OMBNo.:2126-0008</w:t>
                </w:r>
                <w:r>
                  <w:rPr>
                    <w:rFonts w:ascii="Franklin Gothic Heavy"/>
                    <w:spacing w:val="16"/>
                    <w:sz w:val="17"/>
                  </w:rPr>
                  <w:t xml:space="preserve"> </w:t>
                </w:r>
                <w:r>
                  <w:rPr>
                    <w:rFonts w:ascii="Franklin Gothic Heavy"/>
                    <w:sz w:val="17"/>
                  </w:rPr>
                  <w:t>Expiration:05/31/2024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47CF4"/>
    <w:multiLevelType w:val="hybridMultilevel"/>
    <w:tmpl w:val="E9CCE152"/>
    <w:lvl w:ilvl="0" w:tplc="B0681D7A">
      <w:start w:val="1"/>
      <w:numFmt w:val="decimal"/>
      <w:lvlText w:val="(%1)"/>
      <w:lvlJc w:val="left"/>
      <w:pPr>
        <w:ind w:left="1501" w:hanging="250"/>
        <w:jc w:val="left"/>
      </w:pPr>
      <w:rPr>
        <w:rFonts w:ascii="Myriad Pro" w:eastAsia="Myriad Pro" w:hAnsi="Myriad Pro" w:cs="Myriad Pro" w:hint="default"/>
        <w:b/>
        <w:bCs/>
        <w:i w:val="0"/>
        <w:iCs w:val="0"/>
        <w:w w:val="100"/>
        <w:sz w:val="18"/>
        <w:szCs w:val="18"/>
      </w:rPr>
    </w:lvl>
    <w:lvl w:ilvl="1" w:tplc="22580318">
      <w:numFmt w:val="bullet"/>
      <w:lvlText w:val="•"/>
      <w:lvlJc w:val="left"/>
      <w:pPr>
        <w:ind w:left="1907" w:hanging="250"/>
      </w:pPr>
      <w:rPr>
        <w:rFonts w:hint="default"/>
      </w:rPr>
    </w:lvl>
    <w:lvl w:ilvl="2" w:tplc="2EB89E54">
      <w:numFmt w:val="bullet"/>
      <w:lvlText w:val="•"/>
      <w:lvlJc w:val="left"/>
      <w:pPr>
        <w:ind w:left="2315" w:hanging="250"/>
      </w:pPr>
      <w:rPr>
        <w:rFonts w:hint="default"/>
      </w:rPr>
    </w:lvl>
    <w:lvl w:ilvl="3" w:tplc="80D4CD98">
      <w:numFmt w:val="bullet"/>
      <w:lvlText w:val="•"/>
      <w:lvlJc w:val="left"/>
      <w:pPr>
        <w:ind w:left="2723" w:hanging="250"/>
      </w:pPr>
      <w:rPr>
        <w:rFonts w:hint="default"/>
      </w:rPr>
    </w:lvl>
    <w:lvl w:ilvl="4" w:tplc="D6A6203A">
      <w:numFmt w:val="bullet"/>
      <w:lvlText w:val="•"/>
      <w:lvlJc w:val="left"/>
      <w:pPr>
        <w:ind w:left="3131" w:hanging="250"/>
      </w:pPr>
      <w:rPr>
        <w:rFonts w:hint="default"/>
      </w:rPr>
    </w:lvl>
    <w:lvl w:ilvl="5" w:tplc="A4B40010">
      <w:numFmt w:val="bullet"/>
      <w:lvlText w:val="•"/>
      <w:lvlJc w:val="left"/>
      <w:pPr>
        <w:ind w:left="3539" w:hanging="250"/>
      </w:pPr>
      <w:rPr>
        <w:rFonts w:hint="default"/>
      </w:rPr>
    </w:lvl>
    <w:lvl w:ilvl="6" w:tplc="C158E346">
      <w:numFmt w:val="bullet"/>
      <w:lvlText w:val="•"/>
      <w:lvlJc w:val="left"/>
      <w:pPr>
        <w:ind w:left="3947" w:hanging="250"/>
      </w:pPr>
      <w:rPr>
        <w:rFonts w:hint="default"/>
      </w:rPr>
    </w:lvl>
    <w:lvl w:ilvl="7" w:tplc="9A287CD6">
      <w:numFmt w:val="bullet"/>
      <w:lvlText w:val="•"/>
      <w:lvlJc w:val="left"/>
      <w:pPr>
        <w:ind w:left="4355" w:hanging="250"/>
      </w:pPr>
      <w:rPr>
        <w:rFonts w:hint="default"/>
      </w:rPr>
    </w:lvl>
    <w:lvl w:ilvl="8" w:tplc="991A0A7E">
      <w:numFmt w:val="bullet"/>
      <w:lvlText w:val="•"/>
      <w:lvlJc w:val="left"/>
      <w:pPr>
        <w:ind w:left="4763" w:hanging="250"/>
      </w:pPr>
      <w:rPr>
        <w:rFonts w:hint="default"/>
      </w:rPr>
    </w:lvl>
  </w:abstractNum>
  <w:num w:numId="1" w16cid:durableId="175716350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arla Marie G. Bersales">
    <w15:presenceInfo w15:providerId="AD" w15:userId="S::carlamarie.bersales@rivtechglobal.com::45963e67-b83e-43c8-b3d8-b14feb73d99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8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1BC0"/>
    <w:rsid w:val="00002A7B"/>
    <w:rsid w:val="00013CE7"/>
    <w:rsid w:val="00026941"/>
    <w:rsid w:val="000337BF"/>
    <w:rsid w:val="000418E9"/>
    <w:rsid w:val="00046164"/>
    <w:rsid w:val="00047CC5"/>
    <w:rsid w:val="000831F2"/>
    <w:rsid w:val="00094324"/>
    <w:rsid w:val="000A1967"/>
    <w:rsid w:val="000A6EEB"/>
    <w:rsid w:val="000C577C"/>
    <w:rsid w:val="000C74D2"/>
    <w:rsid w:val="00113C96"/>
    <w:rsid w:val="00134B20"/>
    <w:rsid w:val="001504B2"/>
    <w:rsid w:val="00193107"/>
    <w:rsid w:val="001933EB"/>
    <w:rsid w:val="001F5672"/>
    <w:rsid w:val="0023499A"/>
    <w:rsid w:val="002A6433"/>
    <w:rsid w:val="002A6FAB"/>
    <w:rsid w:val="002C2BB1"/>
    <w:rsid w:val="002D7B0B"/>
    <w:rsid w:val="00384D16"/>
    <w:rsid w:val="00393555"/>
    <w:rsid w:val="003D316A"/>
    <w:rsid w:val="004050CD"/>
    <w:rsid w:val="00475E33"/>
    <w:rsid w:val="004804FE"/>
    <w:rsid w:val="004D523D"/>
    <w:rsid w:val="00527F4A"/>
    <w:rsid w:val="00533DB3"/>
    <w:rsid w:val="005461C6"/>
    <w:rsid w:val="00550C5F"/>
    <w:rsid w:val="00564142"/>
    <w:rsid w:val="00596FE5"/>
    <w:rsid w:val="005B6E42"/>
    <w:rsid w:val="005E26D5"/>
    <w:rsid w:val="00602E1F"/>
    <w:rsid w:val="00613236"/>
    <w:rsid w:val="006172FC"/>
    <w:rsid w:val="00625E3B"/>
    <w:rsid w:val="00654E10"/>
    <w:rsid w:val="006669F3"/>
    <w:rsid w:val="00680117"/>
    <w:rsid w:val="00690692"/>
    <w:rsid w:val="006A1126"/>
    <w:rsid w:val="00740FFF"/>
    <w:rsid w:val="007510C4"/>
    <w:rsid w:val="00762985"/>
    <w:rsid w:val="007847DC"/>
    <w:rsid w:val="007D7269"/>
    <w:rsid w:val="008027B7"/>
    <w:rsid w:val="0080463F"/>
    <w:rsid w:val="00831439"/>
    <w:rsid w:val="00837F02"/>
    <w:rsid w:val="0085200B"/>
    <w:rsid w:val="00931DBD"/>
    <w:rsid w:val="00940631"/>
    <w:rsid w:val="009F3032"/>
    <w:rsid w:val="009F5CC0"/>
    <w:rsid w:val="00A131F7"/>
    <w:rsid w:val="00A13C71"/>
    <w:rsid w:val="00A53ABD"/>
    <w:rsid w:val="00A84DFF"/>
    <w:rsid w:val="00B05B61"/>
    <w:rsid w:val="00B06E88"/>
    <w:rsid w:val="00B837F1"/>
    <w:rsid w:val="00B9235A"/>
    <w:rsid w:val="00BD4C91"/>
    <w:rsid w:val="00BE78B1"/>
    <w:rsid w:val="00C1161E"/>
    <w:rsid w:val="00C467AE"/>
    <w:rsid w:val="00C72753"/>
    <w:rsid w:val="00C87F13"/>
    <w:rsid w:val="00CB3299"/>
    <w:rsid w:val="00CB5632"/>
    <w:rsid w:val="00D1457C"/>
    <w:rsid w:val="00D25F87"/>
    <w:rsid w:val="00D34D1F"/>
    <w:rsid w:val="00D35F7C"/>
    <w:rsid w:val="00D71C00"/>
    <w:rsid w:val="00DE138D"/>
    <w:rsid w:val="00E55287"/>
    <w:rsid w:val="00E81BC0"/>
    <w:rsid w:val="00EB2D93"/>
    <w:rsid w:val="00EC4BFC"/>
    <w:rsid w:val="00F72E58"/>
    <w:rsid w:val="00F93A3A"/>
    <w:rsid w:val="00FA7819"/>
    <w:rsid w:val="00FC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/>
    <o:shapelayout v:ext="edit">
      <o:idmap v:ext="edit" data="2"/>
    </o:shapelayout>
  </w:shapeDefaults>
  <w:decimalSymbol w:val="."/>
  <w:listSeparator w:val=","/>
  <w14:docId w14:val="34E2E657"/>
  <w15:docId w15:val="{D0783B66-524B-41AB-B340-C4D2F306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yriad Pro" w:eastAsia="Myriad Pro" w:hAnsi="Myriad Pro" w:cs="Myriad P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642" w:lineRule="exact"/>
      <w:ind w:left="1420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50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BTNoDS">
    <w:name w:val="BT No DS"/>
    <w:basedOn w:val="Normal"/>
    <w:rsid w:val="00B06E88"/>
    <w:pPr>
      <w:widowControl/>
      <w:autoSpaceDE/>
      <w:autoSpaceDN/>
      <w:spacing w:after="240"/>
    </w:pPr>
    <w:rPr>
      <w:rFonts w:ascii="Times New Roman" w:eastAsia="PMingLiU" w:hAnsi="Times New Roman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fmcsa.dot.gov/urs" TargetMode="Externa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jpeg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7" ma:contentTypeDescription="Create a new document." ma:contentTypeScope="" ma:versionID="2bb61b62ce14c225d4f66deb8c2efbd4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fbf4a7e56e6ab0d20acaa473fae2b17f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14BDA0-9351-47C8-A3EB-DBF0BEA92FB8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2.xml><?xml version="1.0" encoding="utf-8"?>
<ds:datastoreItem xmlns:ds="http://schemas.openxmlformats.org/officeDocument/2006/customXml" ds:itemID="{BEA6545A-48DD-4AA7-BEE2-721194A854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5A00EF-8ACC-4B07-8782-399646413A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1343</Words>
  <Characters>7657</Characters>
  <Application>Microsoft Office Word</Application>
  <DocSecurity>0</DocSecurity>
  <Lines>63</Lines>
  <Paragraphs>17</Paragraphs>
  <ScaleCrop>false</ScaleCrop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Carla Marie G. Bersales</cp:lastModifiedBy>
  <cp:revision>54</cp:revision>
  <dcterms:created xsi:type="dcterms:W3CDTF">2021-08-09T01:58:00Z</dcterms:created>
  <dcterms:modified xsi:type="dcterms:W3CDTF">2023-07-18T06:04:00Z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2021-06-23T00:00:00Z</vt:filetime>
  </property>
  <property fmtid="{D5CDD505-2E9C-101B-9397-08002B2CF9AE}" pid="3" name="Creator">
    <vt:lpwstr>PDFium</vt:lpwstr>
  </property>
  <property fmtid="{D5CDD505-2E9C-101B-9397-08002B2CF9AE}" pid="4" name="LastSaved">
    <vt:filetime>2021-06-23T00:00:00Z</vt:filetime>
  </property>
  <property fmtid="{D5CDD505-2E9C-101B-9397-08002B2CF9AE}" pid="5" name="ContentTypeId">
    <vt:lpwstr>0x010100CFB8E4E7B8EE964CA6E3F892321D241C</vt:lpwstr>
  </property>
</Properties>
</file>