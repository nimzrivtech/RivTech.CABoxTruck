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7C451" w14:textId="77777777" w:rsidR="000E20A1" w:rsidRPr="00453E42" w:rsidRDefault="000E20A1" w:rsidP="000E20A1">
      <w:pPr>
        <w:rPr>
          <w:rFonts w:eastAsia="Arial"/>
          <w:b/>
          <w:color w:val="363435"/>
          <w:spacing w:val="-7"/>
          <w:rPrChange w:id="0" w:author="Carla Marie G. Bersales" w:date="2022-03-04T11:42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  <w:r w:rsidRPr="00453E42">
        <w:rPr>
          <w:rFonts w:eastAsia="Arial"/>
          <w:b/>
          <w:color w:val="363435"/>
          <w:spacing w:val="-7"/>
          <w:rPrChange w:id="1" w:author="Carla Marie G. Bersales" w:date="2022-03-04T11:42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Insured Name</w:t>
      </w:r>
      <w:r w:rsidRPr="00453E42">
        <w:rPr>
          <w:rFonts w:eastAsia="Arial"/>
          <w:b/>
          <w:color w:val="363435"/>
          <w:spacing w:val="-7"/>
          <w:rPrChange w:id="2" w:author="Carla Marie G. Bersales" w:date="2022-03-04T11:42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ab/>
        <w:t xml:space="preserve">: </w:t>
      </w:r>
      <w:bookmarkStart w:id="3" w:name="InsuredName"/>
      <w:bookmarkEnd w:id="3"/>
      <w:r w:rsidRPr="00453E42">
        <w:rPr>
          <w:rFonts w:eastAsia="Arial"/>
          <w:b/>
          <w:color w:val="363435"/>
          <w:spacing w:val="-7"/>
          <w:rPrChange w:id="4" w:author="Carla Marie G. Bersales" w:date="2022-03-04T11:42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 xml:space="preserve"> </w:t>
      </w:r>
    </w:p>
    <w:p w14:paraId="5013451F" w14:textId="77777777" w:rsidR="000E20A1" w:rsidRPr="00453E42" w:rsidRDefault="000E20A1" w:rsidP="000E20A1">
      <w:pPr>
        <w:rPr>
          <w:rFonts w:eastAsia="Arial"/>
          <w:b/>
          <w:color w:val="363435"/>
          <w:spacing w:val="-7"/>
          <w:rPrChange w:id="5" w:author="Carla Marie G. Bersales" w:date="2022-03-04T11:42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  <w:r w:rsidRPr="00453E42">
        <w:rPr>
          <w:rFonts w:eastAsia="Arial"/>
          <w:b/>
          <w:color w:val="363435"/>
          <w:spacing w:val="-7"/>
          <w:rPrChange w:id="6" w:author="Carla Marie G. Bersales" w:date="2022-03-04T11:42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Effective Date</w:t>
      </w:r>
      <w:r w:rsidRPr="00453E42">
        <w:rPr>
          <w:rFonts w:eastAsia="Arial"/>
          <w:b/>
          <w:color w:val="363435"/>
          <w:spacing w:val="-7"/>
          <w:rPrChange w:id="7" w:author="Carla Marie G. Bersales" w:date="2022-03-04T11:42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ab/>
        <w:t xml:space="preserve">: </w:t>
      </w:r>
      <w:bookmarkStart w:id="8" w:name="EffectiveDate"/>
      <w:bookmarkEnd w:id="8"/>
    </w:p>
    <w:p w14:paraId="468900D1" w14:textId="10F1349C" w:rsidR="000E20A1" w:rsidRPr="00453E42" w:rsidRDefault="000E20A1" w:rsidP="000E20A1">
      <w:pPr>
        <w:rPr>
          <w:rFonts w:eastAsia="Arial"/>
          <w:b/>
          <w:color w:val="363435"/>
          <w:spacing w:val="-7"/>
          <w:rPrChange w:id="9" w:author="Carla Marie G. Bersales" w:date="2022-03-04T11:42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  <w:r w:rsidRPr="00453E42">
        <w:rPr>
          <w:rFonts w:eastAsia="Arial"/>
          <w:b/>
          <w:color w:val="363435"/>
          <w:spacing w:val="-7"/>
          <w:rPrChange w:id="10" w:author="Carla Marie G. Bersales" w:date="2022-03-04T11:42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Policy Period</w:t>
      </w:r>
      <w:r w:rsidRPr="00453E42">
        <w:rPr>
          <w:rFonts w:eastAsia="Arial"/>
          <w:b/>
          <w:color w:val="363435"/>
          <w:spacing w:val="-7"/>
          <w:rPrChange w:id="11" w:author="Carla Marie G. Bersales" w:date="2022-03-04T11:42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ab/>
        <w:t xml:space="preserve">: </w:t>
      </w:r>
      <w:bookmarkStart w:id="12" w:name="PolicyPeriod"/>
      <w:bookmarkEnd w:id="12"/>
    </w:p>
    <w:p w14:paraId="1CE50C4B" w14:textId="107C009E" w:rsidR="000E20A1" w:rsidRPr="00453E42" w:rsidRDefault="000E20A1" w:rsidP="000E20A1">
      <w:pPr>
        <w:rPr>
          <w:rFonts w:eastAsia="Arial"/>
          <w:b/>
          <w:color w:val="363435"/>
          <w:spacing w:val="-7"/>
          <w:rPrChange w:id="13" w:author="Carla Marie G. Bersales" w:date="2022-03-04T11:42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  <w:r w:rsidRPr="00453E42">
        <w:rPr>
          <w:rFonts w:eastAsia="Arial"/>
          <w:b/>
          <w:color w:val="363435"/>
          <w:spacing w:val="-7"/>
          <w:rPrChange w:id="14" w:author="Carla Marie G. Bersales" w:date="2022-03-04T11:42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>Policy Number</w:t>
      </w:r>
      <w:r w:rsidRPr="00453E42">
        <w:rPr>
          <w:rFonts w:eastAsia="Arial"/>
          <w:b/>
          <w:color w:val="363435"/>
          <w:spacing w:val="-7"/>
          <w:rPrChange w:id="15" w:author="Carla Marie G. Bersales" w:date="2022-03-04T11:42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ab/>
        <w:t xml:space="preserve">: </w:t>
      </w:r>
      <w:bookmarkStart w:id="16" w:name="PolicyNumber"/>
      <w:bookmarkEnd w:id="16"/>
      <w:r w:rsidRPr="00453E42">
        <w:rPr>
          <w:rFonts w:eastAsia="Arial"/>
          <w:b/>
          <w:color w:val="363435"/>
          <w:spacing w:val="-7"/>
          <w:rPrChange w:id="17" w:author="Carla Marie G. Bersales" w:date="2022-03-04T11:42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  <w:t xml:space="preserve">  </w:t>
      </w:r>
    </w:p>
    <w:p w14:paraId="00306CDE" w14:textId="5CCD2E5A" w:rsidR="000E20A1" w:rsidRPr="00453E42" w:rsidRDefault="000E20A1" w:rsidP="000E20A1">
      <w:pPr>
        <w:rPr>
          <w:rFonts w:eastAsia="Arial"/>
          <w:b/>
          <w:color w:val="363435"/>
          <w:spacing w:val="-7"/>
          <w:rPrChange w:id="18" w:author="Carla Marie G. Bersales" w:date="2022-03-04T11:42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</w:p>
    <w:p w14:paraId="46782B42" w14:textId="77777777" w:rsidR="000E20A1" w:rsidRPr="00453E42" w:rsidRDefault="000E20A1" w:rsidP="000E20A1">
      <w:pPr>
        <w:rPr>
          <w:rFonts w:eastAsia="Arial"/>
          <w:b/>
          <w:color w:val="363435"/>
          <w:spacing w:val="-7"/>
          <w:rPrChange w:id="19" w:author="Carla Marie G. Bersales" w:date="2022-03-04T11:42:00Z">
            <w:rPr>
              <w:rFonts w:ascii="Arial" w:eastAsia="Arial" w:hAnsi="Arial" w:cs="Arial"/>
              <w:b/>
              <w:color w:val="363435"/>
              <w:spacing w:val="-7"/>
            </w:rPr>
          </w:rPrChange>
        </w:rPr>
      </w:pPr>
    </w:p>
    <w:p w14:paraId="13AF5094" w14:textId="5D3F4064" w:rsidR="00001DD5" w:rsidRPr="00453E42" w:rsidRDefault="00001DD5" w:rsidP="00001DD5">
      <w:pPr>
        <w:pStyle w:val="Title"/>
        <w:rPr>
          <w:rFonts w:cs="Times New Roman"/>
          <w:spacing w:val="0"/>
          <w:sz w:val="22"/>
          <w:szCs w:val="22"/>
          <w:rPrChange w:id="20" w:author="Carla Marie G. Bersales" w:date="2022-03-04T11:42:00Z">
            <w:rPr>
              <w:spacing w:val="0"/>
              <w:sz w:val="20"/>
            </w:rPr>
          </w:rPrChange>
        </w:rPr>
      </w:pPr>
      <w:r w:rsidRPr="00453E42">
        <w:rPr>
          <w:rFonts w:eastAsia="Tahoma" w:cs="Times New Roman"/>
          <w:spacing w:val="0"/>
          <w:sz w:val="22"/>
          <w:szCs w:val="22"/>
          <w:rPrChange w:id="21" w:author="Carla Marie G. Bersales" w:date="2022-03-04T11:42:00Z">
            <w:rPr>
              <w:rFonts w:eastAsia="Tahoma"/>
              <w:spacing w:val="0"/>
              <w:sz w:val="20"/>
            </w:rPr>
          </w:rPrChange>
        </w:rPr>
        <w:t xml:space="preserve">THIS ENDORSEMENT CHANGES THE POLICY. </w:t>
      </w:r>
      <w:ins w:id="22" w:author="Carla Marie G. Bersales" w:date="2022-03-03T16:24:00Z">
        <w:r w:rsidR="00C31079" w:rsidRPr="00453E42">
          <w:rPr>
            <w:rFonts w:eastAsia="Tahoma" w:cs="Times New Roman"/>
            <w:spacing w:val="0"/>
            <w:sz w:val="22"/>
            <w:szCs w:val="22"/>
            <w:rPrChange w:id="23" w:author="Carla Marie G. Bersales" w:date="2022-03-04T11:42:00Z">
              <w:rPr>
                <w:rFonts w:eastAsia="Tahoma"/>
                <w:spacing w:val="0"/>
                <w:sz w:val="20"/>
              </w:rPr>
            </w:rPrChange>
          </w:rPr>
          <w:t xml:space="preserve"> </w:t>
        </w:r>
      </w:ins>
      <w:r w:rsidRPr="00453E42">
        <w:rPr>
          <w:rFonts w:eastAsia="Tahoma" w:cs="Times New Roman"/>
          <w:spacing w:val="0"/>
          <w:sz w:val="22"/>
          <w:szCs w:val="22"/>
          <w:rPrChange w:id="24" w:author="Carla Marie G. Bersales" w:date="2022-03-04T11:42:00Z">
            <w:rPr>
              <w:rFonts w:eastAsia="Tahoma"/>
              <w:spacing w:val="0"/>
              <w:sz w:val="20"/>
            </w:rPr>
          </w:rPrChange>
        </w:rPr>
        <w:t>PLEASE READ IT CAREFULLY</w:t>
      </w:r>
      <w:ins w:id="25" w:author="Carla Marie G. Bersales" w:date="2022-03-03T16:24:00Z">
        <w:r w:rsidR="00C31079" w:rsidRPr="00453E42">
          <w:rPr>
            <w:rFonts w:eastAsia="Tahoma" w:cs="Times New Roman"/>
            <w:spacing w:val="0"/>
            <w:sz w:val="22"/>
            <w:szCs w:val="22"/>
            <w:rPrChange w:id="26" w:author="Carla Marie G. Bersales" w:date="2022-03-04T11:42:00Z">
              <w:rPr>
                <w:rFonts w:eastAsia="Tahoma"/>
                <w:spacing w:val="0"/>
                <w:sz w:val="20"/>
              </w:rPr>
            </w:rPrChange>
          </w:rPr>
          <w:t>.</w:t>
        </w:r>
      </w:ins>
    </w:p>
    <w:p w14:paraId="47B2F330" w14:textId="0072C8DF" w:rsidR="00001DD5" w:rsidRPr="00453E42" w:rsidDel="00C70ACB" w:rsidRDefault="00001DD5">
      <w:pPr>
        <w:pStyle w:val="Title"/>
        <w:spacing w:line="240" w:lineRule="auto"/>
        <w:rPr>
          <w:del w:id="27" w:author="Carla Marie G. Bersales" w:date="2022-03-03T16:37:00Z"/>
          <w:rFonts w:eastAsia="Tahoma" w:cs="Times New Roman"/>
          <w:bCs/>
          <w:spacing w:val="0"/>
          <w:sz w:val="32"/>
          <w:szCs w:val="32"/>
          <w:rPrChange w:id="28" w:author="Carla Marie G. Bersales" w:date="2022-03-04T11:42:00Z">
            <w:rPr>
              <w:del w:id="29" w:author="Carla Marie G. Bersales" w:date="2022-03-03T16:37:00Z"/>
              <w:rFonts w:eastAsia="Tahoma"/>
              <w:spacing w:val="0"/>
            </w:rPr>
          </w:rPrChange>
        </w:rPr>
        <w:pPrChange w:id="30" w:author="Carla Marie G. Bersales" w:date="2022-03-03T16:36:00Z">
          <w:pPr>
            <w:pStyle w:val="Title"/>
          </w:pPr>
        </w:pPrChange>
      </w:pPr>
      <w:r w:rsidRPr="00453E42">
        <w:rPr>
          <w:rFonts w:eastAsia="Tahoma" w:cs="Times New Roman"/>
          <w:bCs/>
          <w:sz w:val="32"/>
          <w:szCs w:val="32"/>
          <w:rPrChange w:id="31" w:author="Carla Marie G. Bersales" w:date="2022-03-04T11:42:00Z">
            <w:rPr>
              <w:rFonts w:eastAsia="Tahoma"/>
              <w:b w:val="0"/>
            </w:rPr>
          </w:rPrChange>
        </w:rPr>
        <w:t>OPERATING UNDER THE INFLUENCE OF DRUGS OR ALCOHOL OR</w:t>
      </w:r>
      <w:ins w:id="32" w:author="Carla Marie G. Bersales" w:date="2022-03-03T16:36:00Z">
        <w:r w:rsidR="009736E7" w:rsidRPr="00453E42">
          <w:rPr>
            <w:rFonts w:eastAsia="Tahoma" w:cs="Times New Roman"/>
            <w:bCs/>
            <w:sz w:val="32"/>
            <w:szCs w:val="32"/>
            <w:rPrChange w:id="33" w:author="Carla Marie G. Bersales" w:date="2022-03-04T11:42:00Z">
              <w:rPr>
                <w:rFonts w:eastAsia="Tahoma"/>
                <w:b w:val="0"/>
                <w:sz w:val="32"/>
                <w:szCs w:val="32"/>
              </w:rPr>
            </w:rPrChange>
          </w:rPr>
          <w:t xml:space="preserve"> </w:t>
        </w:r>
      </w:ins>
      <w:del w:id="34" w:author="Carla Marie G. Bersales" w:date="2022-03-03T16:36:00Z">
        <w:r w:rsidRPr="00453E42" w:rsidDel="009736E7">
          <w:rPr>
            <w:rFonts w:eastAsia="Tahoma" w:cs="Times New Roman"/>
            <w:bCs/>
            <w:sz w:val="32"/>
            <w:szCs w:val="32"/>
            <w:rPrChange w:id="35" w:author="Carla Marie G. Bersales" w:date="2022-03-04T11:42:00Z">
              <w:rPr>
                <w:rFonts w:eastAsia="Tahoma"/>
                <w:b w:val="0"/>
              </w:rPr>
            </w:rPrChange>
          </w:rPr>
          <w:delText xml:space="preserve"> </w:delText>
        </w:r>
        <w:r w:rsidRPr="00453E42" w:rsidDel="009736E7">
          <w:rPr>
            <w:rFonts w:eastAsia="Tahoma" w:cs="Times New Roman"/>
            <w:bCs/>
            <w:sz w:val="32"/>
            <w:szCs w:val="32"/>
            <w:rPrChange w:id="36" w:author="Carla Marie G. Bersales" w:date="2022-03-04T11:42:00Z">
              <w:rPr>
                <w:rFonts w:eastAsia="Tahoma"/>
                <w:b w:val="0"/>
              </w:rPr>
            </w:rPrChange>
          </w:rPr>
          <w:br/>
        </w:r>
      </w:del>
      <w:r w:rsidRPr="00453E42">
        <w:rPr>
          <w:rFonts w:eastAsia="Tahoma" w:cs="Times New Roman"/>
          <w:bCs/>
          <w:sz w:val="32"/>
          <w:szCs w:val="32"/>
          <w:rPrChange w:id="37" w:author="Carla Marie G. Bersales" w:date="2022-03-04T11:42:00Z">
            <w:rPr>
              <w:rFonts w:eastAsia="Tahoma"/>
              <w:b w:val="0"/>
            </w:rPr>
          </w:rPrChange>
        </w:rPr>
        <w:t>OTHER INTOXICANTS/MIND-ALTERING SUBSTANCES</w:t>
      </w:r>
      <w:ins w:id="38" w:author="Carla Marie G. Bersales" w:date="2022-03-03T16:37:00Z">
        <w:r w:rsidR="00C70ACB" w:rsidRPr="00453E42">
          <w:rPr>
            <w:rFonts w:eastAsia="Tahoma" w:cs="Times New Roman"/>
            <w:bCs/>
            <w:sz w:val="32"/>
            <w:szCs w:val="32"/>
            <w:rPrChange w:id="39" w:author="Carla Marie G. Bersales" w:date="2022-03-04T11:42:00Z">
              <w:rPr>
                <w:rFonts w:eastAsia="Tahoma"/>
                <w:b w:val="0"/>
                <w:sz w:val="32"/>
                <w:szCs w:val="32"/>
              </w:rPr>
            </w:rPrChange>
          </w:rPr>
          <w:br/>
        </w:r>
      </w:ins>
    </w:p>
    <w:p w14:paraId="5039179F" w14:textId="77777777" w:rsidR="00CE09D2" w:rsidRPr="00453E42" w:rsidRDefault="00CE09D2">
      <w:pPr>
        <w:pStyle w:val="Title"/>
        <w:spacing w:line="240" w:lineRule="auto"/>
        <w:rPr>
          <w:ins w:id="40" w:author="Carla Marie G. Bersales" w:date="2022-03-03T16:36:00Z"/>
          <w:rFonts w:cs="Times New Roman"/>
          <w:bCs/>
          <w:sz w:val="32"/>
          <w:szCs w:val="32"/>
          <w:rPrChange w:id="41" w:author="Carla Marie G. Bersales" w:date="2022-03-04T11:42:00Z">
            <w:rPr>
              <w:ins w:id="42" w:author="Carla Marie G. Bersales" w:date="2022-03-03T16:36:00Z"/>
            </w:rPr>
          </w:rPrChange>
        </w:rPr>
        <w:pPrChange w:id="43" w:author="Carla Marie G. Bersales" w:date="2022-03-03T16:37:00Z">
          <w:pPr>
            <w:pStyle w:val="BTNoInd"/>
          </w:pPr>
        </w:pPrChange>
      </w:pPr>
    </w:p>
    <w:p w14:paraId="372865D5" w14:textId="771A8A50" w:rsidR="00001DD5" w:rsidRPr="00453E42" w:rsidRDefault="00001DD5" w:rsidP="00001DD5">
      <w:pPr>
        <w:pStyle w:val="BTNoInd"/>
      </w:pPr>
      <w:r w:rsidRPr="00453E42">
        <w:t>This endorsement modifies insurance provided under the following:</w:t>
      </w:r>
    </w:p>
    <w:p w14:paraId="23D77DB6" w14:textId="77777777" w:rsidR="00001DD5" w:rsidRPr="00453E42" w:rsidRDefault="00001DD5">
      <w:pPr>
        <w:pStyle w:val="BTNoInd"/>
        <w:ind w:left="567"/>
        <w:pPrChange w:id="44" w:author="Carla Marie G. Bersales" w:date="2022-03-03T16:37:00Z">
          <w:pPr>
            <w:pStyle w:val="BTNoInd"/>
            <w:ind w:left="720"/>
          </w:pPr>
        </w:pPrChange>
      </w:pPr>
      <w:r w:rsidRPr="00453E42">
        <w:t>BUSINESS AUTO COVERAGE FORM</w:t>
      </w:r>
    </w:p>
    <w:p w14:paraId="1CFE8716" w14:textId="43762173" w:rsidR="00001DD5" w:rsidRPr="00453E42" w:rsidRDefault="00001DD5">
      <w:pPr>
        <w:pStyle w:val="BTNoInd"/>
        <w:jc w:val="both"/>
        <w:pPrChange w:id="45" w:author="Carla Marie G. Bersales" w:date="2022-03-03T16:20:00Z">
          <w:pPr>
            <w:pStyle w:val="BTNoInd"/>
          </w:pPr>
        </w:pPrChange>
      </w:pPr>
      <w:r w:rsidRPr="00453E42">
        <w:t>With respect to coverage provided by this endorsement the provisions of the Coverage Form apply unless In the event an accident or incident occurs</w:t>
      </w:r>
      <w:r w:rsidR="009A787F" w:rsidRPr="00453E42">
        <w:t>,</w:t>
      </w:r>
      <w:r w:rsidRPr="00453E42">
        <w:t xml:space="preserve"> for which this policy provide coverage</w:t>
      </w:r>
      <w:r w:rsidR="009A787F" w:rsidRPr="00453E42">
        <w:t>,</w:t>
      </w:r>
      <w:r w:rsidRPr="00453E42">
        <w:t xml:space="preserve"> </w:t>
      </w:r>
      <w:r w:rsidR="0093730B" w:rsidRPr="00453E42">
        <w:t>where</w:t>
      </w:r>
      <w:r w:rsidRPr="00453E42">
        <w:t xml:space="preserve"> the driver of the vehicle insured under this policy is found to be operating the vehicle while under the influence of drugs or alcohol or any other intoxicants or mind-altering substances</w:t>
      </w:r>
      <w:r w:rsidR="009A787F" w:rsidRPr="00453E42">
        <w:t>,</w:t>
      </w:r>
      <w:r w:rsidRPr="00453E42">
        <w:t xml:space="preserve"> then </w:t>
      </w:r>
      <w:r w:rsidR="001458A9" w:rsidRPr="00453E42">
        <w:t xml:space="preserve">the limits of liability under </w:t>
      </w:r>
      <w:r w:rsidR="009276AC" w:rsidRPr="00453E42">
        <w:t>this</w:t>
      </w:r>
      <w:r w:rsidR="001458A9" w:rsidRPr="00453E42">
        <w:t xml:space="preserve"> policy are reduced to the Mandatory minimum </w:t>
      </w:r>
      <w:r w:rsidR="009276AC" w:rsidRPr="00453E42">
        <w:t>l</w:t>
      </w:r>
      <w:r w:rsidR="001458A9" w:rsidRPr="00453E42">
        <w:t xml:space="preserve">imits </w:t>
      </w:r>
      <w:r w:rsidR="009276AC" w:rsidRPr="00453E42">
        <w:t>r</w:t>
      </w:r>
      <w:r w:rsidR="001458A9" w:rsidRPr="00453E42">
        <w:t xml:space="preserve">equired under the Applicable State Law. </w:t>
      </w:r>
      <w:del w:id="46" w:author="Asllie Ann Sablan" w:date="2021-07-28T18:53:00Z">
        <w:r w:rsidR="001458A9" w:rsidRPr="00453E42" w:rsidDel="008C528B">
          <w:delText>United Specialty</w:delText>
        </w:r>
      </w:del>
      <w:ins w:id="47" w:author="Asllie Ann Sablan" w:date="2021-07-28T18:53:00Z">
        <w:r w:rsidR="008C528B" w:rsidRPr="00453E42">
          <w:t>Texas</w:t>
        </w:r>
      </w:ins>
      <w:r w:rsidR="001458A9" w:rsidRPr="00453E42">
        <w:t xml:space="preserve"> Insurance Company at its sole option </w:t>
      </w:r>
      <w:r w:rsidR="0093730B" w:rsidRPr="00453E42">
        <w:t>may cancel</w:t>
      </w:r>
      <w:r w:rsidR="001458A9" w:rsidRPr="00453E42">
        <w:t xml:space="preserve"> the poli</w:t>
      </w:r>
      <w:r w:rsidR="008E4692" w:rsidRPr="00453E42">
        <w:t xml:space="preserve">cy with twenty (20) </w:t>
      </w:r>
      <w:proofErr w:type="spellStart"/>
      <w:r w:rsidR="008E4692" w:rsidRPr="00453E42">
        <w:t>days notice</w:t>
      </w:r>
      <w:proofErr w:type="spellEnd"/>
      <w:r w:rsidR="008E4692" w:rsidRPr="00453E42">
        <w:t>.</w:t>
      </w:r>
    </w:p>
    <w:p w14:paraId="6B9113E8" w14:textId="6226A598" w:rsidR="00001DD5" w:rsidRPr="00453E42" w:rsidRDefault="00001DD5">
      <w:pPr>
        <w:pStyle w:val="BTNoInd"/>
        <w:spacing w:after="1920"/>
        <w:jc w:val="both"/>
        <w:pPrChange w:id="48" w:author="Carla Marie G. Bersales" w:date="2022-03-03T16:20:00Z">
          <w:pPr>
            <w:pStyle w:val="BTNoInd"/>
            <w:spacing w:after="1920"/>
          </w:pPr>
        </w:pPrChange>
      </w:pPr>
      <w:r w:rsidRPr="00453E42">
        <w:t>It is further agreed</w:t>
      </w:r>
      <w:r w:rsidR="009A787F" w:rsidRPr="00453E42">
        <w:t>,</w:t>
      </w:r>
      <w:r w:rsidRPr="00453E42">
        <w:t xml:space="preserve"> effective immediately at the date of accident or incident</w:t>
      </w:r>
      <w:r w:rsidR="009A787F" w:rsidRPr="00453E42">
        <w:t>,</w:t>
      </w:r>
      <w:r w:rsidRPr="00453E42">
        <w:t xml:space="preserve"> no further coverage under this policy will be provided for the subject accident/incident driver.</w:t>
      </w:r>
    </w:p>
    <w:p w14:paraId="49E3CA97" w14:textId="77777777" w:rsidR="000E20A1" w:rsidRDefault="000E20A1" w:rsidP="000E20A1">
      <w:pPr>
        <w:spacing w:line="200" w:lineRule="exact"/>
      </w:pPr>
      <w:bookmarkStart w:id="49" w:name="DateCreated"/>
      <w:bookmarkEnd w:id="49"/>
    </w:p>
    <w:p w14:paraId="42DFEAC8" w14:textId="77777777" w:rsidR="000E20A1" w:rsidRDefault="000E20A1" w:rsidP="000E20A1">
      <w:pPr>
        <w:spacing w:line="200" w:lineRule="exact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AB752AA" wp14:editId="17507072">
            <wp:simplePos x="0" y="0"/>
            <wp:positionH relativeFrom="margin">
              <wp:posOffset>4334510</wp:posOffset>
            </wp:positionH>
            <wp:positionV relativeFrom="paragraph">
              <wp:posOffset>63500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3ED206" w14:textId="77777777" w:rsidR="000E20A1" w:rsidRDefault="000E20A1" w:rsidP="000E20A1">
      <w:pPr>
        <w:spacing w:line="200" w:lineRule="exact"/>
      </w:pPr>
    </w:p>
    <w:p w14:paraId="3C0C0214" w14:textId="77777777" w:rsidR="000E20A1" w:rsidRDefault="000E20A1" w:rsidP="000E20A1"/>
    <w:p w14:paraId="33B88133" w14:textId="77777777" w:rsidR="000E20A1" w:rsidRDefault="000E20A1" w:rsidP="000E20A1"/>
    <w:p w14:paraId="48414364" w14:textId="77777777" w:rsidR="000E20A1" w:rsidRDefault="000E20A1" w:rsidP="000E20A1">
      <w:pPr>
        <w:pStyle w:val="BTNoDS"/>
        <w:tabs>
          <w:tab w:val="right" w:pos="28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B25825D" wp14:editId="01350AE7">
                <wp:simplePos x="0" y="0"/>
                <wp:positionH relativeFrom="column">
                  <wp:posOffset>4248150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14B68F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5pt,19.5pt" to="467.5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" strokecolor="black [3213]" strokeweight="1.5pt">
                <v:stroke joinstyle="miter"/>
              </v:line>
            </w:pict>
          </mc:Fallback>
        </mc:AlternateContent>
      </w:r>
    </w:p>
    <w:p w14:paraId="0AC32035" w14:textId="2A5D24DB" w:rsidR="000E20A1" w:rsidRPr="00FE1974" w:rsidRDefault="000E20A1" w:rsidP="000E20A1">
      <w:pPr>
        <w:pStyle w:val="BTNoDS"/>
        <w:tabs>
          <w:tab w:val="right" w:pos="2880"/>
        </w:tabs>
        <w:jc w:val="right"/>
      </w:pPr>
      <w:r>
        <w:t>Jeffrey A. Silver</w:t>
      </w:r>
      <w:r w:rsidRPr="00A16C87">
        <w:br/>
        <w:t>(Authorized Representative)</w:t>
      </w:r>
      <w:r>
        <w:br/>
        <w:t xml:space="preserve">Date: </w:t>
      </w:r>
      <w:del w:id="50" w:author="Krist Iann M. Tablan" w:date="2021-09-22T16:34:00Z">
        <w:r w:rsidDel="006F1281">
          <w:delText>[date of issuance]</w:delText>
        </w:r>
      </w:del>
      <w:bookmarkStart w:id="51" w:name="IssuanceDate"/>
      <w:bookmarkEnd w:id="51"/>
      <w:r>
        <w:t xml:space="preserve"> </w:t>
      </w:r>
    </w:p>
    <w:p w14:paraId="4DA07B51" w14:textId="05F2AD02" w:rsidR="003B667F" w:rsidRDefault="003B667F" w:rsidP="000E20A1">
      <w:pPr>
        <w:pStyle w:val="BTNoDS"/>
        <w:tabs>
          <w:tab w:val="right" w:pos="8640"/>
        </w:tabs>
        <w:spacing w:after="0"/>
        <w:ind w:left="5760"/>
      </w:pPr>
    </w:p>
    <w:sectPr w:rsidR="003B667F" w:rsidSect="00EF156E">
      <w:headerReference w:type="default" r:id="rId11"/>
      <w:pgSz w:w="12240" w:h="15840" w:code="1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E2AF2D" w14:textId="77777777" w:rsidR="00946BF4" w:rsidRDefault="00946BF4" w:rsidP="00BF571A">
      <w:r>
        <w:separator/>
      </w:r>
    </w:p>
  </w:endnote>
  <w:endnote w:type="continuationSeparator" w:id="0">
    <w:p w14:paraId="6E1FD09C" w14:textId="77777777" w:rsidR="00946BF4" w:rsidRDefault="00946BF4" w:rsidP="00BF5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Arial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Bookman Old Style">
    <w:charset w:val="00"/>
    <w:pitch w:val="variable"/>
    <w:family w:val="roman"/>
    <w:panose1 w:val="02020603050405020304"/>
  </w:font>
  <w:font w:name="Verdana">
    <w:charset w:val="00"/>
    <w:pitch w:val="variable"/>
    <w:family w:val="swiss"/>
    <w:panose1 w:val="02020603050405020304"/>
  </w:font>
  <w:font w:name="Times New Roman">
    <w:charset w:val="00"/>
    <w:pitch w:val="variable"/>
    <w:family w:val="roman"/>
    <w:panose1 w:val="02020603050405020304"/>
  </w:font>
  <w:font w:name="Garamond">
    <w:charset w:val="00"/>
    <w:pitch w:val="variable"/>
    <w:family w:val="roman"/>
    <w:panose1 w:val="02020603050405020304"/>
  </w:font>
  <w:font w:name="Arial Narrow">
    <w:charset w:val="00"/>
    <w:pitch w:val="variable"/>
    <w:family w:val="swiss"/>
    <w:panose1 w:val="02020603050405020304"/>
  </w:font>
  <w:font w:name="Symbol">
    <w:pitch w:val="default"/>
    <w:family w:val="auto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71348C" w14:textId="77777777" w:rsidR="00946BF4" w:rsidRDefault="00946BF4" w:rsidP="00BF571A">
      <w:r>
        <w:separator/>
      </w:r>
    </w:p>
  </w:footnote>
  <w:footnote w:type="continuationSeparator" w:id="0">
    <w:p w14:paraId="722F7CB2" w14:textId="77777777" w:rsidR="00946BF4" w:rsidRDefault="00946BF4" w:rsidP="00BF5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11016" w14:textId="3C669FB0" w:rsidR="00F84F45" w:rsidRDefault="00F84F45" w:rsidP="00F84F45">
    <w:pPr>
      <w:pStyle w:val="Header"/>
      <w:jc w:val="right"/>
    </w:pPr>
    <w:r>
      <w:ptab w:relativeTo="margin" w:alignment="right" w:leader="none"/>
    </w:r>
    <w:r w:rsidR="000E20A1" w:rsidRPr="000E20A1">
      <w:rPr>
        <w:b/>
        <w:bCs/>
      </w:rPr>
      <w:t xml:space="preserve"> </w:t>
    </w:r>
    <w:r w:rsidR="000E20A1" w:rsidRPr="00850631">
      <w:rPr>
        <w:b/>
        <w:bCs/>
      </w:rPr>
      <w:t>Texas Insurance Company Auto Policy</w:t>
    </w:r>
    <w:r w:rsidRPr="00A16C87">
      <w:rPr>
        <w:b/>
      </w:rPr>
      <w:br/>
    </w:r>
    <w:r>
      <w:rPr>
        <w:b/>
      </w:rPr>
      <w:t xml:space="preserve">                                                                                                                      </w:t>
    </w:r>
    <w:r w:rsidRPr="00A16C87">
      <w:rPr>
        <w:b/>
      </w:rPr>
      <w:t xml:space="preserve">FORM </w:t>
    </w:r>
    <w:r>
      <w:rPr>
        <w:b/>
      </w:rPr>
      <w:t xml:space="preserve">RPCA010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7CCACE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DE5D8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64C42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4E7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E0F30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E44F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4AB1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C54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60298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D183F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886A76"/>
    <w:multiLevelType w:val="multilevel"/>
    <w:tmpl w:val="1EBC9A86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2FA6DB7"/>
    <w:multiLevelType w:val="multilevel"/>
    <w:tmpl w:val="9D9AC6B4"/>
    <w:lvl w:ilvl="0">
      <w:start w:val="1"/>
      <w:numFmt w:val="lowerRoman"/>
      <w:lvlText w:val="%1."/>
      <w:lvlJc w:val="left"/>
      <w:pPr>
        <w:tabs>
          <w:tab w:val="left" w:pos="216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A3C5269"/>
    <w:multiLevelType w:val="multilevel"/>
    <w:tmpl w:val="BB3A57E2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113A8F"/>
    <w:multiLevelType w:val="multilevel"/>
    <w:tmpl w:val="94A02848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BE6290B"/>
    <w:multiLevelType w:val="multilevel"/>
    <w:tmpl w:val="8BA60580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E8B26A3"/>
    <w:multiLevelType w:val="multilevel"/>
    <w:tmpl w:val="CFB05268"/>
    <w:lvl w:ilvl="0">
      <w:start w:val="2"/>
      <w:numFmt w:val="upperLetter"/>
      <w:lvlText w:val="%1."/>
      <w:lvlJc w:val="left"/>
      <w:pPr>
        <w:tabs>
          <w:tab w:val="left" w:pos="288"/>
        </w:tabs>
        <w:ind w:left="720"/>
      </w:pPr>
      <w:rPr>
        <w:rFonts w:ascii="Arial" w:eastAsia="Arial" w:hAnsi="Arial"/>
        <w:b/>
        <w:strike w:val="0"/>
        <w:color w:val="000000"/>
        <w:spacing w:val="1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32E7B9E"/>
    <w:multiLevelType w:val="multilevel"/>
    <w:tmpl w:val="8220A248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A2C52E6"/>
    <w:multiLevelType w:val="multilevel"/>
    <w:tmpl w:val="2A2AF60E"/>
    <w:lvl w:ilvl="0">
      <w:start w:val="1"/>
      <w:numFmt w:val="lowerRoman"/>
      <w:lvlText w:val="%1."/>
      <w:lvlJc w:val="left"/>
      <w:pPr>
        <w:tabs>
          <w:tab w:val="left" w:pos="216"/>
        </w:tabs>
        <w:ind w:left="720"/>
      </w:pPr>
      <w:rPr>
        <w:rFonts w:ascii="Arial" w:eastAsia="Arial" w:hAnsi="Arial"/>
        <w:strike w:val="0"/>
        <w:color w:val="000000"/>
        <w:spacing w:val="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265A7D58"/>
    <w:multiLevelType w:val="multilevel"/>
    <w:tmpl w:val="D66EB47A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4EA310C"/>
    <w:multiLevelType w:val="multilevel"/>
    <w:tmpl w:val="90A0B4EC"/>
    <w:lvl w:ilvl="0">
      <w:start w:val="1"/>
      <w:numFmt w:val="lowerRoman"/>
      <w:lvlText w:val="%1."/>
      <w:lvlJc w:val="left"/>
      <w:pPr>
        <w:tabs>
          <w:tab w:val="left" w:pos="288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AA21F1A"/>
    <w:multiLevelType w:val="multilevel"/>
    <w:tmpl w:val="A22AC27C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Verdana" w:eastAsia="Verdana" w:hAnsi="Verdana"/>
        <w:strike w:val="0"/>
        <w:color w:val="000000"/>
        <w:spacing w:val="-4"/>
        <w:w w:val="100"/>
        <w:sz w:val="16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0F004BA"/>
    <w:multiLevelType w:val="multilevel"/>
    <w:tmpl w:val="E2EAEDEC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10F1C7F"/>
    <w:multiLevelType w:val="multilevel"/>
    <w:tmpl w:val="EB5EF65C"/>
    <w:lvl w:ilvl="0">
      <w:start w:val="1"/>
      <w:numFmt w:val="lowerRoman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2445DDD"/>
    <w:multiLevelType w:val="multilevel"/>
    <w:tmpl w:val="76B686AA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C0E7FB3"/>
    <w:multiLevelType w:val="multilevel"/>
    <w:tmpl w:val="A4B6500A"/>
    <w:lvl w:ilvl="0">
      <w:start w:val="1"/>
      <w:numFmt w:val="decimal"/>
      <w:lvlText w:val="%1)"/>
      <w:lvlJc w:val="left"/>
      <w:pPr>
        <w:tabs>
          <w:tab w:val="left" w:pos="288"/>
        </w:tabs>
        <w:ind w:left="720"/>
      </w:pPr>
      <w:rPr>
        <w:rFonts w:ascii="Arial" w:eastAsia="Arial" w:hAnsi="Arial"/>
        <w:strike w:val="0"/>
        <w:color w:val="000000"/>
        <w:spacing w:val="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4D40178"/>
    <w:multiLevelType w:val="hybridMultilevel"/>
    <w:tmpl w:val="C48CE9A0"/>
    <w:lvl w:ilvl="0" w:tplc="9636171A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503106B"/>
    <w:multiLevelType w:val="multilevel"/>
    <w:tmpl w:val="3656C810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720330A"/>
    <w:multiLevelType w:val="multilevel"/>
    <w:tmpl w:val="27CE71EE"/>
    <w:lvl w:ilvl="0">
      <w:start w:val="1"/>
      <w:numFmt w:val="lowerRoman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81B5563"/>
    <w:multiLevelType w:val="multilevel"/>
    <w:tmpl w:val="106432E2"/>
    <w:lvl w:ilvl="0">
      <w:start w:val="1"/>
      <w:numFmt w:val="lowerRoman"/>
      <w:lvlText w:val="%1."/>
      <w:lvlJc w:val="left"/>
      <w:pPr>
        <w:tabs>
          <w:tab w:val="left" w:pos="288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FCC5B44"/>
    <w:multiLevelType w:val="multilevel"/>
    <w:tmpl w:val="1BE2FC40"/>
    <w:lvl w:ilvl="0">
      <w:start w:val="1"/>
      <w:numFmt w:val="lowerLetter"/>
      <w:lvlText w:val="%1."/>
      <w:lvlJc w:val="left"/>
      <w:pPr>
        <w:tabs>
          <w:tab w:val="left" w:pos="288"/>
        </w:tabs>
        <w:ind w:left="720"/>
      </w:pPr>
      <w:rPr>
        <w:rFonts w:ascii="Arial" w:eastAsia="Arial" w:hAnsi="Arial"/>
        <w:strike w:val="0"/>
        <w:color w:val="000000"/>
        <w:spacing w:val="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3410F2C"/>
    <w:multiLevelType w:val="multilevel"/>
    <w:tmpl w:val="6ABE8C7C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-1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50A7443"/>
    <w:multiLevelType w:val="multilevel"/>
    <w:tmpl w:val="18222ACA"/>
    <w:lvl w:ilvl="0">
      <w:start w:val="1"/>
      <w:numFmt w:val="decimal"/>
      <w:lvlText w:val="%1)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71DB2896"/>
    <w:multiLevelType w:val="multilevel"/>
    <w:tmpl w:val="595450A6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764506DA"/>
    <w:multiLevelType w:val="multilevel"/>
    <w:tmpl w:val="01D6B016"/>
    <w:lvl w:ilvl="0">
      <w:start w:val="1"/>
      <w:numFmt w:val="lowerLetter"/>
      <w:lvlText w:val="%1."/>
      <w:lvlJc w:val="left"/>
      <w:pPr>
        <w:tabs>
          <w:tab w:val="left" w:pos="360"/>
        </w:tabs>
        <w:ind w:left="720"/>
      </w:pPr>
      <w:rPr>
        <w:rFonts w:ascii="Arial" w:eastAsia="Arial" w:hAnsi="Arial"/>
        <w:strike w:val="0"/>
        <w:color w:val="000000"/>
        <w:spacing w:val="0"/>
        <w:w w:val="100"/>
        <w:sz w:val="17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76752BDA"/>
    <w:multiLevelType w:val="multilevel"/>
    <w:tmpl w:val="0798C4A8"/>
    <w:lvl w:ilvl="0">
      <w:start w:val="1"/>
      <w:numFmt w:val="bullet"/>
      <w:lvlText w:val="·"/>
      <w:lvlJc w:val="left"/>
      <w:pPr>
        <w:tabs>
          <w:tab w:val="left" w:pos="72"/>
        </w:tabs>
        <w:ind w:left="720"/>
      </w:pPr>
      <w:rPr>
        <w:rFonts w:ascii="Symbol" w:eastAsia="Symbol" w:hAnsi="Symbol"/>
        <w:strike w:val="0"/>
        <w:color w:val="000000"/>
        <w:spacing w:val="0"/>
        <w:w w:val="100"/>
        <w:sz w:val="19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4"/>
  </w:num>
  <w:num w:numId="2">
    <w:abstractNumId w:val="15"/>
  </w:num>
  <w:num w:numId="3">
    <w:abstractNumId w:val="29"/>
  </w:num>
  <w:num w:numId="4">
    <w:abstractNumId w:val="27"/>
  </w:num>
  <w:num w:numId="5">
    <w:abstractNumId w:val="19"/>
  </w:num>
  <w:num w:numId="6">
    <w:abstractNumId w:val="18"/>
  </w:num>
  <w:num w:numId="7">
    <w:abstractNumId w:val="16"/>
  </w:num>
  <w:num w:numId="8">
    <w:abstractNumId w:val="17"/>
  </w:num>
  <w:num w:numId="9">
    <w:abstractNumId w:val="11"/>
  </w:num>
  <w:num w:numId="10">
    <w:abstractNumId w:val="22"/>
  </w:num>
  <w:num w:numId="11">
    <w:abstractNumId w:val="33"/>
  </w:num>
  <w:num w:numId="12">
    <w:abstractNumId w:val="32"/>
  </w:num>
  <w:num w:numId="13">
    <w:abstractNumId w:val="23"/>
  </w:num>
  <w:num w:numId="14">
    <w:abstractNumId w:val="24"/>
  </w:num>
  <w:num w:numId="15">
    <w:abstractNumId w:val="14"/>
  </w:num>
  <w:num w:numId="16">
    <w:abstractNumId w:val="21"/>
  </w:num>
  <w:num w:numId="17">
    <w:abstractNumId w:val="13"/>
  </w:num>
  <w:num w:numId="18">
    <w:abstractNumId w:val="30"/>
  </w:num>
  <w:num w:numId="19">
    <w:abstractNumId w:val="12"/>
  </w:num>
  <w:num w:numId="20">
    <w:abstractNumId w:val="31"/>
  </w:num>
  <w:num w:numId="21">
    <w:abstractNumId w:val="10"/>
  </w:num>
  <w:num w:numId="22">
    <w:abstractNumId w:val="26"/>
  </w:num>
  <w:num w:numId="23">
    <w:abstractNumId w:val="28"/>
  </w:num>
  <w:num w:numId="24">
    <w:abstractNumId w:val="20"/>
  </w:num>
  <w:num w:numId="25">
    <w:abstractNumId w:val="9"/>
  </w:num>
  <w:num w:numId="26">
    <w:abstractNumId w:val="7"/>
  </w:num>
  <w:num w:numId="27">
    <w:abstractNumId w:val="6"/>
  </w:num>
  <w:num w:numId="28">
    <w:abstractNumId w:val="5"/>
  </w:num>
  <w:num w:numId="29">
    <w:abstractNumId w:val="4"/>
  </w:num>
  <w:num w:numId="30">
    <w:abstractNumId w:val="8"/>
  </w:num>
  <w:num w:numId="31">
    <w:abstractNumId w:val="3"/>
  </w:num>
  <w:num w:numId="32">
    <w:abstractNumId w:val="2"/>
  </w:num>
  <w:num w:numId="33">
    <w:abstractNumId w:val="1"/>
  </w:num>
  <w:num w:numId="34">
    <w:abstractNumId w:val="0"/>
  </w:num>
  <w:num w:numId="35">
    <w:abstractNumId w:val="2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Carla Marie G. Bersales">
    <w15:presenceInfo w15:providerId="AD" w15:userId="S::carlamarie.bersales@rivtechglobal.com::45963e67-b83e-43c8-b3d8-b14feb73d99a"/>
  </w15:person>
  <w15:person w15:author="Asllie Ann Sablan">
    <w15:presenceInfo w15:providerId="AD" w15:userId="S::asllie.sablan@rivtechglobal.com::69c61853-3fc0-4bad-aca3-42916db56d69"/>
  </w15:person>
  <w15:person w15:author="Krist Iann M. Tablan">
    <w15:presenceInfo w15:providerId="AD" w15:userId="S::krist.tablan@rivtechglobal.com::de7cc426-2783-4b88-a876-09dae25ef9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WDocIDLayout" w:val="2"/>
    <w:docVar w:name="SWDocIDLocation" w:val="1"/>
  </w:docVars>
  <w:rsids>
    <w:rsidRoot w:val="004E55DF"/>
    <w:rsid w:val="00001DD5"/>
    <w:rsid w:val="0003117A"/>
    <w:rsid w:val="00033AF3"/>
    <w:rsid w:val="00044BBC"/>
    <w:rsid w:val="0006391A"/>
    <w:rsid w:val="00076B2F"/>
    <w:rsid w:val="000B7938"/>
    <w:rsid w:val="000C7C7D"/>
    <w:rsid w:val="000E127E"/>
    <w:rsid w:val="000E1F1D"/>
    <w:rsid w:val="000E20A1"/>
    <w:rsid w:val="00103098"/>
    <w:rsid w:val="001458A9"/>
    <w:rsid w:val="001550C8"/>
    <w:rsid w:val="0015756E"/>
    <w:rsid w:val="00191CB5"/>
    <w:rsid w:val="00201A2F"/>
    <w:rsid w:val="0020332C"/>
    <w:rsid w:val="0020538E"/>
    <w:rsid w:val="00223E14"/>
    <w:rsid w:val="00262FAF"/>
    <w:rsid w:val="00277827"/>
    <w:rsid w:val="002E5EAB"/>
    <w:rsid w:val="002F1EA7"/>
    <w:rsid w:val="003250E1"/>
    <w:rsid w:val="003612DF"/>
    <w:rsid w:val="003619A2"/>
    <w:rsid w:val="00367C6D"/>
    <w:rsid w:val="00371814"/>
    <w:rsid w:val="00373516"/>
    <w:rsid w:val="003B667F"/>
    <w:rsid w:val="003B69ED"/>
    <w:rsid w:val="003D122A"/>
    <w:rsid w:val="00412076"/>
    <w:rsid w:val="004202D5"/>
    <w:rsid w:val="00451807"/>
    <w:rsid w:val="00453E42"/>
    <w:rsid w:val="00487D1B"/>
    <w:rsid w:val="004A0549"/>
    <w:rsid w:val="004D39D1"/>
    <w:rsid w:val="004E55DF"/>
    <w:rsid w:val="0051150D"/>
    <w:rsid w:val="00554AEC"/>
    <w:rsid w:val="005650F9"/>
    <w:rsid w:val="005707C6"/>
    <w:rsid w:val="00571D39"/>
    <w:rsid w:val="00596F2C"/>
    <w:rsid w:val="005A7380"/>
    <w:rsid w:val="005C04B5"/>
    <w:rsid w:val="00615B76"/>
    <w:rsid w:val="00641DF1"/>
    <w:rsid w:val="0066174F"/>
    <w:rsid w:val="00675C81"/>
    <w:rsid w:val="0069096E"/>
    <w:rsid w:val="006A1E56"/>
    <w:rsid w:val="006A7F5D"/>
    <w:rsid w:val="006D03CC"/>
    <w:rsid w:val="006F1281"/>
    <w:rsid w:val="006F5A46"/>
    <w:rsid w:val="00714AA5"/>
    <w:rsid w:val="007731AF"/>
    <w:rsid w:val="007C38F8"/>
    <w:rsid w:val="007C55E1"/>
    <w:rsid w:val="0081759C"/>
    <w:rsid w:val="00833915"/>
    <w:rsid w:val="00842990"/>
    <w:rsid w:val="008439D0"/>
    <w:rsid w:val="00860B9A"/>
    <w:rsid w:val="00863449"/>
    <w:rsid w:val="00873D17"/>
    <w:rsid w:val="008B6833"/>
    <w:rsid w:val="008C528B"/>
    <w:rsid w:val="008E4692"/>
    <w:rsid w:val="008F6B85"/>
    <w:rsid w:val="00913686"/>
    <w:rsid w:val="009276AC"/>
    <w:rsid w:val="00933761"/>
    <w:rsid w:val="0093730B"/>
    <w:rsid w:val="00946BF4"/>
    <w:rsid w:val="009517C7"/>
    <w:rsid w:val="009736E7"/>
    <w:rsid w:val="009A787F"/>
    <w:rsid w:val="009B4EB2"/>
    <w:rsid w:val="009E620D"/>
    <w:rsid w:val="009F1C43"/>
    <w:rsid w:val="00A16214"/>
    <w:rsid w:val="00A16C87"/>
    <w:rsid w:val="00A33865"/>
    <w:rsid w:val="00A62166"/>
    <w:rsid w:val="00A6677D"/>
    <w:rsid w:val="00A81C70"/>
    <w:rsid w:val="00AA1F34"/>
    <w:rsid w:val="00AA59BB"/>
    <w:rsid w:val="00B00650"/>
    <w:rsid w:val="00B048F3"/>
    <w:rsid w:val="00B33E8C"/>
    <w:rsid w:val="00B460E8"/>
    <w:rsid w:val="00BA10D8"/>
    <w:rsid w:val="00BD036A"/>
    <w:rsid w:val="00BD396A"/>
    <w:rsid w:val="00BE3F65"/>
    <w:rsid w:val="00BF571A"/>
    <w:rsid w:val="00C20701"/>
    <w:rsid w:val="00C26C66"/>
    <w:rsid w:val="00C31079"/>
    <w:rsid w:val="00C47C3A"/>
    <w:rsid w:val="00C70ACB"/>
    <w:rsid w:val="00CE09D2"/>
    <w:rsid w:val="00CE5214"/>
    <w:rsid w:val="00D4376C"/>
    <w:rsid w:val="00D76D6D"/>
    <w:rsid w:val="00DA62EB"/>
    <w:rsid w:val="00DC32CB"/>
    <w:rsid w:val="00DC52CE"/>
    <w:rsid w:val="00E04578"/>
    <w:rsid w:val="00E1365B"/>
    <w:rsid w:val="00E34023"/>
    <w:rsid w:val="00EB28B4"/>
    <w:rsid w:val="00EE2261"/>
    <w:rsid w:val="00EF156E"/>
    <w:rsid w:val="00EF15FF"/>
    <w:rsid w:val="00F10D77"/>
    <w:rsid w:val="00F10FE1"/>
    <w:rsid w:val="00F84F45"/>
    <w:rsid w:val="00FD25D9"/>
    <w:rsid w:val="00FD6155"/>
    <w:rsid w:val="00FE59E8"/>
    <w:rsid w:val="00FF0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69CC6"/>
  <w15:docId w15:val="{3787C7C8-3A41-4996-BFE9-1DC25E05B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F156E"/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26C66"/>
    <w:pPr>
      <w:spacing w:line="480" w:lineRule="auto"/>
      <w:jc w:val="center"/>
    </w:pPr>
    <w:rPr>
      <w:rFonts w:eastAsiaTheme="majorEastAsia" w:cstheme="majorBidi"/>
      <w:b/>
      <w:spacing w:val="-10"/>
      <w:kern w:val="28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C66"/>
    <w:rPr>
      <w:rFonts w:eastAsiaTheme="majorEastAsia" w:cstheme="majorBidi"/>
      <w:b/>
      <w:spacing w:val="-10"/>
      <w:kern w:val="28"/>
      <w:sz w:val="24"/>
      <w:szCs w:val="56"/>
    </w:rPr>
  </w:style>
  <w:style w:type="table" w:styleId="TableGrid">
    <w:name w:val="Table Grid"/>
    <w:basedOn w:val="TableNormal"/>
    <w:uiPriority w:val="39"/>
    <w:rsid w:val="00C26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TNoDS">
    <w:name w:val="BT No DS"/>
    <w:basedOn w:val="Normal"/>
    <w:rsid w:val="00863449"/>
    <w:pPr>
      <w:spacing w:after="240"/>
    </w:pPr>
  </w:style>
  <w:style w:type="paragraph" w:customStyle="1" w:styleId="BTNoInd">
    <w:name w:val="BT No Ind"/>
    <w:basedOn w:val="Normal"/>
    <w:rsid w:val="000E1F1D"/>
    <w:pPr>
      <w:spacing w:line="480" w:lineRule="auto"/>
      <w:textAlignment w:val="baseline"/>
    </w:pPr>
    <w:rPr>
      <w:rFonts w:eastAsia="Tahoma"/>
      <w:szCs w:val="20"/>
    </w:rPr>
  </w:style>
  <w:style w:type="paragraph" w:customStyle="1" w:styleId="BT25">
    <w:name w:val="BT .25"/>
    <w:basedOn w:val="Normal"/>
    <w:rsid w:val="009517C7"/>
    <w:pPr>
      <w:tabs>
        <w:tab w:val="left" w:pos="720"/>
      </w:tabs>
      <w:spacing w:line="480" w:lineRule="auto"/>
      <w:ind w:left="1080" w:hanging="720"/>
      <w:textAlignment w:val="baseline"/>
    </w:pPr>
    <w:rPr>
      <w:rFonts w:eastAsia="Arial"/>
      <w:b/>
      <w:spacing w:val="7"/>
      <w:szCs w:val="20"/>
    </w:rPr>
  </w:style>
  <w:style w:type="paragraph" w:customStyle="1" w:styleId="BT5">
    <w:name w:val="BT .5"/>
    <w:basedOn w:val="Normal"/>
    <w:rsid w:val="00A16214"/>
    <w:pPr>
      <w:tabs>
        <w:tab w:val="left" w:pos="1080"/>
      </w:tabs>
      <w:spacing w:line="480" w:lineRule="auto"/>
      <w:ind w:left="1080" w:hanging="360"/>
      <w:textAlignment w:val="baseline"/>
    </w:pPr>
    <w:rPr>
      <w:rFonts w:eastAsia="Arial"/>
      <w:szCs w:val="20"/>
    </w:rPr>
  </w:style>
  <w:style w:type="paragraph" w:customStyle="1" w:styleId="BT10">
    <w:name w:val="BT 1.0"/>
    <w:basedOn w:val="Normal"/>
    <w:rsid w:val="00BD396A"/>
    <w:pPr>
      <w:tabs>
        <w:tab w:val="left" w:pos="1800"/>
      </w:tabs>
      <w:spacing w:line="480" w:lineRule="auto"/>
      <w:ind w:left="1800" w:hanging="360"/>
      <w:textAlignment w:val="baseline"/>
    </w:pPr>
    <w:rPr>
      <w:rFonts w:eastAsia="Arial"/>
      <w:color w:val="000000"/>
      <w:szCs w:val="20"/>
    </w:rPr>
  </w:style>
  <w:style w:type="paragraph" w:customStyle="1" w:styleId="BT15">
    <w:name w:val="BT 1.5"/>
    <w:basedOn w:val="Normal"/>
    <w:rsid w:val="00EF15FF"/>
    <w:pPr>
      <w:tabs>
        <w:tab w:val="left" w:pos="2520"/>
      </w:tabs>
      <w:spacing w:line="480" w:lineRule="auto"/>
      <w:ind w:left="2520" w:hanging="360"/>
      <w:textAlignment w:val="baseline"/>
    </w:pPr>
    <w:rPr>
      <w:rFonts w:eastAsia="Arial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09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03098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Header">
    <w:name w:val="header"/>
    <w:basedOn w:val="Normal"/>
    <w:link w:val="HeaderChar"/>
    <w:uiPriority w:val="99"/>
    <w:unhideWhenUsed/>
    <w:rsid w:val="00BF57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71A"/>
    <w:rPr>
      <w:sz w:val="20"/>
    </w:rPr>
  </w:style>
  <w:style w:type="paragraph" w:styleId="Footer">
    <w:name w:val="footer"/>
    <w:basedOn w:val="Normal"/>
    <w:link w:val="FooterChar"/>
    <w:uiPriority w:val="99"/>
    <w:unhideWhenUsed/>
    <w:rsid w:val="00BF57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571A"/>
    <w:rPr>
      <w:sz w:val="20"/>
    </w:rPr>
  </w:style>
  <w:style w:type="paragraph" w:styleId="Revision">
    <w:name w:val="Revision"/>
    <w:hidden/>
    <w:uiPriority w:val="99"/>
    <w:semiHidden/>
    <w:rsid w:val="00D76D6D"/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08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drId2" Type="http://schemas.openxmlformats.org/wordprocessingml/2006/fontTable" Target="fontTable0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002C7C-0738-47B7-ADD0-EA777FA653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4A7804-0CBA-4C98-AEC9-8BC6BACDE2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9A83F54-F3F8-48BE-AB93-AEAEE374DE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Wilson Elser Moskowitz Edelman and Dicker LLP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Carla Marie G. Bersales</cp:lastModifiedBy>
  <cp:revision>25</cp:revision>
  <dcterms:created xsi:type="dcterms:W3CDTF">2018-10-10T15:08:00Z</dcterms:created>
  <dcterms:modified xsi:type="dcterms:W3CDTF">2022-03-04T03:42:00Z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WDocID">
    <vt:lpwstr>1270394v.1</vt:lpwstr>
  </property>
  <property fmtid="{D5CDD505-2E9C-101B-9397-08002B2CF9AE}" pid="3" name="ContentTypeId">
    <vt:lpwstr>0x010100CFB8E4E7B8EE964CA6E3F892321D241C</vt:lpwstr>
  </property>
</Properties>
</file>