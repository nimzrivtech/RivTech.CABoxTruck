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0DEC5" w14:textId="11647662" w:rsidR="00714E02" w:rsidRPr="00F43F37" w:rsidRDefault="00714E02" w:rsidP="00714E02">
      <w:pPr>
        <w:rPr>
          <w:rFonts w:eastAsia="Arial"/>
          <w:b/>
          <w:color w:val="363435"/>
          <w:spacing w:val="-7"/>
          <w:rPrChange w:id="0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F43F37">
        <w:rPr>
          <w:rFonts w:eastAsia="Arial"/>
          <w:b/>
          <w:color w:val="363435"/>
          <w:spacing w:val="-7"/>
          <w:rPrChange w:id="1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Insured Name</w:t>
      </w:r>
      <w:r w:rsidR="004F531C" w:rsidRPr="00F43F37">
        <w:rPr>
          <w:rFonts w:eastAsia="Arial"/>
          <w:b/>
          <w:color w:val="363435"/>
          <w:spacing w:val="-7"/>
          <w:rPrChange w:id="2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</w:r>
      <w:r w:rsidRPr="00F43F37">
        <w:rPr>
          <w:rFonts w:eastAsia="Arial"/>
          <w:b/>
          <w:color w:val="363435"/>
          <w:spacing w:val="-7"/>
          <w:rPrChange w:id="3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:</w:t>
      </w:r>
      <w:r w:rsidR="004F531C" w:rsidRPr="00F43F37">
        <w:rPr>
          <w:rFonts w:eastAsia="Arial"/>
          <w:b/>
          <w:color w:val="363435"/>
          <w:spacing w:val="-7"/>
          <w:rPrChange w:id="4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  <w:bookmarkStart w:id="5" w:name="InsuredName"/>
      <w:bookmarkEnd w:id="5"/>
      <w:r w:rsidRPr="00F43F37">
        <w:rPr>
          <w:rFonts w:eastAsia="Arial"/>
          <w:b/>
          <w:color w:val="363435"/>
          <w:spacing w:val="-7"/>
          <w:rPrChange w:id="6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0A4F2002" w14:textId="211A9F58" w:rsidR="00714E02" w:rsidRPr="00F43F37" w:rsidRDefault="00714E02" w:rsidP="00714E02">
      <w:pPr>
        <w:rPr>
          <w:rFonts w:eastAsia="Arial"/>
          <w:b/>
          <w:color w:val="363435"/>
          <w:spacing w:val="-7"/>
          <w:rPrChange w:id="7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F43F37">
        <w:rPr>
          <w:rFonts w:eastAsia="Arial"/>
          <w:b/>
          <w:color w:val="363435"/>
          <w:spacing w:val="-7"/>
          <w:rPrChange w:id="8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Effective Date</w:t>
      </w:r>
      <w:r w:rsidR="004F531C" w:rsidRPr="00F43F37">
        <w:rPr>
          <w:rFonts w:eastAsia="Arial"/>
          <w:b/>
          <w:color w:val="363435"/>
          <w:spacing w:val="-7"/>
          <w:rPrChange w:id="9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</w:r>
      <w:r w:rsidRPr="00F43F37">
        <w:rPr>
          <w:rFonts w:eastAsia="Arial"/>
          <w:b/>
          <w:color w:val="363435"/>
          <w:spacing w:val="-7"/>
          <w:rPrChange w:id="10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:</w:t>
      </w:r>
      <w:r w:rsidR="004F531C" w:rsidRPr="00F43F37">
        <w:rPr>
          <w:rFonts w:eastAsia="Arial"/>
          <w:b/>
          <w:color w:val="363435"/>
          <w:spacing w:val="-7"/>
          <w:rPrChange w:id="11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  <w:bookmarkStart w:id="12" w:name="EffectiveDate"/>
      <w:bookmarkEnd w:id="12"/>
    </w:p>
    <w:p w14:paraId="188BAA8C" w14:textId="620F69CC" w:rsidR="00714E02" w:rsidRPr="00F43F37" w:rsidRDefault="00714E02" w:rsidP="00714E02">
      <w:pPr>
        <w:rPr>
          <w:rFonts w:eastAsia="Arial"/>
          <w:b/>
          <w:color w:val="363435"/>
          <w:spacing w:val="-7"/>
          <w:rPrChange w:id="13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F43F37">
        <w:rPr>
          <w:rFonts w:eastAsia="Arial"/>
          <w:b/>
          <w:color w:val="363435"/>
          <w:spacing w:val="-7"/>
          <w:rPrChange w:id="14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Period</w:t>
      </w:r>
      <w:r w:rsidR="004F531C" w:rsidRPr="00F43F37">
        <w:rPr>
          <w:rFonts w:eastAsia="Arial"/>
          <w:b/>
          <w:color w:val="363435"/>
          <w:spacing w:val="-7"/>
          <w:rPrChange w:id="15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</w:r>
      <w:r w:rsidRPr="00F43F37">
        <w:rPr>
          <w:rFonts w:eastAsia="Arial"/>
          <w:b/>
          <w:color w:val="363435"/>
          <w:spacing w:val="-7"/>
          <w:rPrChange w:id="16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:</w:t>
      </w:r>
      <w:r w:rsidR="004F531C" w:rsidRPr="00F43F37">
        <w:rPr>
          <w:rFonts w:eastAsia="Arial"/>
          <w:b/>
          <w:color w:val="363435"/>
          <w:spacing w:val="-7"/>
          <w:rPrChange w:id="17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  <w:bookmarkStart w:id="18" w:name="PolicyPeriod"/>
      <w:bookmarkEnd w:id="18"/>
    </w:p>
    <w:p w14:paraId="411A6AB7" w14:textId="64416AEC" w:rsidR="00714E02" w:rsidRPr="00F43F37" w:rsidRDefault="00714E02" w:rsidP="00714E02">
      <w:pPr>
        <w:rPr>
          <w:rFonts w:eastAsia="Arial"/>
          <w:b/>
          <w:color w:val="363435"/>
          <w:spacing w:val="-7"/>
          <w:rPrChange w:id="19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F43F37">
        <w:rPr>
          <w:rFonts w:eastAsia="Arial"/>
          <w:b/>
          <w:color w:val="363435"/>
          <w:spacing w:val="-7"/>
          <w:rPrChange w:id="20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Number</w:t>
      </w:r>
      <w:r w:rsidR="004F531C" w:rsidRPr="00F43F37">
        <w:rPr>
          <w:rFonts w:eastAsia="Arial"/>
          <w:b/>
          <w:color w:val="363435"/>
          <w:spacing w:val="-7"/>
          <w:rPrChange w:id="21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</w:r>
      <w:r w:rsidRPr="00F43F37">
        <w:rPr>
          <w:rFonts w:eastAsia="Arial"/>
          <w:b/>
          <w:color w:val="363435"/>
          <w:spacing w:val="-7"/>
          <w:rPrChange w:id="22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:</w:t>
      </w:r>
      <w:ins w:id="23" w:author="Hayden Bernardo" w:date="2021-08-04T18:56:00Z">
        <w:r w:rsidR="005E1CB5" w:rsidRPr="00BB1F5A">
          <w:rPr>
            <w:rFonts w:eastAsia="Arial"/>
            <w:b/>
            <w:color w:val="363435"/>
            <w:spacing w:val="-7"/>
          </w:rPr>
          <w:t xml:space="preserve"> </w:t>
        </w:r>
      </w:ins>
      <w:bookmarkStart w:id="24" w:name="PolicyNumber"/>
      <w:bookmarkEnd w:id="24"/>
      <w:r w:rsidR="004F531C" w:rsidRPr="00F43F37">
        <w:rPr>
          <w:rFonts w:eastAsia="Arial"/>
          <w:b/>
          <w:color w:val="363435"/>
          <w:spacing w:val="-7"/>
          <w:rPrChange w:id="25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  <w:r w:rsidRPr="00F43F37">
        <w:rPr>
          <w:rFonts w:eastAsia="Arial"/>
          <w:b/>
          <w:color w:val="363435"/>
          <w:spacing w:val="-7"/>
          <w:rPrChange w:id="26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280F3899" w14:textId="77777777" w:rsidR="00714E02" w:rsidRPr="00A30AD3" w:rsidRDefault="00714E02" w:rsidP="00714E02">
      <w:pPr>
        <w:rPr>
          <w:rFonts w:eastAsia="Arial"/>
          <w:b/>
          <w:color w:val="363435"/>
          <w:spacing w:val="-7"/>
          <w:rPrChange w:id="27" w:author="Carla Marie G. Bersales" w:date="2022-03-03T17:06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</w:p>
    <w:p w14:paraId="2EC4A45C" w14:textId="77777777" w:rsidR="004C1E24" w:rsidRPr="00A30AD3" w:rsidRDefault="004C1E24">
      <w:pPr>
        <w:spacing w:before="8" w:line="160" w:lineRule="exact"/>
        <w:rPr>
          <w:rPrChange w:id="28" w:author="Carla Marie G. Bersales" w:date="2022-03-03T17:06:00Z">
            <w:rPr>
              <w:sz w:val="17"/>
              <w:szCs w:val="17"/>
            </w:rPr>
          </w:rPrChange>
        </w:rPr>
      </w:pPr>
    </w:p>
    <w:p w14:paraId="272D1102" w14:textId="7EB87559" w:rsidR="004C1E24" w:rsidRPr="00A30AD3" w:rsidRDefault="00714E02">
      <w:pPr>
        <w:spacing w:before="11"/>
        <w:ind w:right="4"/>
        <w:jc w:val="center"/>
        <w:rPr>
          <w:sz w:val="22"/>
          <w:szCs w:val="22"/>
          <w:rPrChange w:id="29" w:author="Carla Marie G. Bersales" w:date="2022-03-03T17:07:00Z">
            <w:rPr/>
          </w:rPrChange>
        </w:rPr>
        <w:pPrChange w:id="30" w:author="Carla Marie G. Bersales" w:date="2022-03-03T17:06:00Z">
          <w:pPr>
            <w:spacing w:before="11"/>
            <w:ind w:left="1037" w:right="1155"/>
            <w:jc w:val="center"/>
          </w:pPr>
        </w:pPrChange>
      </w:pPr>
      <w:r w:rsidRPr="00A30AD3">
        <w:rPr>
          <w:b/>
          <w:spacing w:val="-1"/>
          <w:sz w:val="22"/>
          <w:szCs w:val="22"/>
          <w:rPrChange w:id="31" w:author="Carla Marie G. Bersales" w:date="2022-03-03T17:07:00Z">
            <w:rPr>
              <w:b/>
              <w:spacing w:val="-1"/>
            </w:rPr>
          </w:rPrChange>
        </w:rPr>
        <w:t>T</w:t>
      </w:r>
      <w:r w:rsidRPr="00A30AD3">
        <w:rPr>
          <w:b/>
          <w:spacing w:val="1"/>
          <w:sz w:val="22"/>
          <w:szCs w:val="22"/>
          <w:rPrChange w:id="32" w:author="Carla Marie G. Bersales" w:date="2022-03-03T17:07:00Z">
            <w:rPr>
              <w:b/>
              <w:spacing w:val="1"/>
            </w:rPr>
          </w:rPrChange>
        </w:rPr>
        <w:t>H</w:t>
      </w:r>
      <w:r w:rsidRPr="00A30AD3">
        <w:rPr>
          <w:b/>
          <w:spacing w:val="-1"/>
          <w:sz w:val="22"/>
          <w:szCs w:val="22"/>
          <w:rPrChange w:id="33" w:author="Carla Marie G. Bersales" w:date="2022-03-03T17:07:00Z">
            <w:rPr>
              <w:b/>
              <w:spacing w:val="-1"/>
            </w:rPr>
          </w:rPrChange>
        </w:rPr>
        <w:t>I</w:t>
      </w:r>
      <w:r w:rsidRPr="00A30AD3">
        <w:rPr>
          <w:b/>
          <w:sz w:val="22"/>
          <w:szCs w:val="22"/>
          <w:rPrChange w:id="34" w:author="Carla Marie G. Bersales" w:date="2022-03-03T17:07:00Z">
            <w:rPr>
              <w:b/>
            </w:rPr>
          </w:rPrChange>
        </w:rPr>
        <w:t>S</w:t>
      </w:r>
      <w:r w:rsidRPr="00A30AD3">
        <w:rPr>
          <w:b/>
          <w:spacing w:val="-7"/>
          <w:sz w:val="22"/>
          <w:szCs w:val="22"/>
          <w:rPrChange w:id="35" w:author="Carla Marie G. Bersales" w:date="2022-03-03T17:07:00Z">
            <w:rPr>
              <w:b/>
              <w:spacing w:val="-7"/>
            </w:rPr>
          </w:rPrChange>
        </w:rPr>
        <w:t xml:space="preserve"> </w:t>
      </w:r>
      <w:r w:rsidRPr="00A30AD3">
        <w:rPr>
          <w:b/>
          <w:spacing w:val="-1"/>
          <w:w w:val="99"/>
          <w:sz w:val="22"/>
          <w:szCs w:val="22"/>
          <w:rPrChange w:id="36" w:author="Carla Marie G. Bersales" w:date="2022-03-03T17:07:00Z">
            <w:rPr>
              <w:b/>
              <w:spacing w:val="-1"/>
              <w:w w:val="99"/>
            </w:rPr>
          </w:rPrChange>
        </w:rPr>
        <w:t>E</w:t>
      </w:r>
      <w:r w:rsidRPr="00A30AD3">
        <w:rPr>
          <w:b/>
          <w:w w:val="99"/>
          <w:sz w:val="22"/>
          <w:szCs w:val="22"/>
          <w:rPrChange w:id="37" w:author="Carla Marie G. Bersales" w:date="2022-03-03T17:07:00Z">
            <w:rPr>
              <w:b/>
              <w:w w:val="99"/>
            </w:rPr>
          </w:rPrChange>
        </w:rPr>
        <w:t>ND</w:t>
      </w:r>
      <w:r w:rsidRPr="00A30AD3">
        <w:rPr>
          <w:b/>
          <w:spacing w:val="1"/>
          <w:w w:val="99"/>
          <w:sz w:val="22"/>
          <w:szCs w:val="22"/>
          <w:rPrChange w:id="38" w:author="Carla Marie G. Bersales" w:date="2022-03-03T17:07:00Z">
            <w:rPr>
              <w:b/>
              <w:spacing w:val="1"/>
              <w:w w:val="99"/>
            </w:rPr>
          </w:rPrChange>
        </w:rPr>
        <w:t>O</w:t>
      </w:r>
      <w:r w:rsidRPr="00A30AD3">
        <w:rPr>
          <w:b/>
          <w:spacing w:val="3"/>
          <w:w w:val="99"/>
          <w:sz w:val="22"/>
          <w:szCs w:val="22"/>
          <w:rPrChange w:id="39" w:author="Carla Marie G. Bersales" w:date="2022-03-03T17:07:00Z">
            <w:rPr>
              <w:b/>
              <w:spacing w:val="3"/>
              <w:w w:val="99"/>
            </w:rPr>
          </w:rPrChange>
        </w:rPr>
        <w:t>R</w:t>
      </w:r>
      <w:r w:rsidRPr="00A30AD3">
        <w:rPr>
          <w:b/>
          <w:spacing w:val="2"/>
          <w:w w:val="99"/>
          <w:sz w:val="22"/>
          <w:szCs w:val="22"/>
          <w:rPrChange w:id="40" w:author="Carla Marie G. Bersales" w:date="2022-03-03T17:07:00Z">
            <w:rPr>
              <w:b/>
              <w:spacing w:val="2"/>
              <w:w w:val="99"/>
            </w:rPr>
          </w:rPrChange>
        </w:rPr>
        <w:t>S</w:t>
      </w:r>
      <w:r w:rsidRPr="00A30AD3">
        <w:rPr>
          <w:b/>
          <w:spacing w:val="-1"/>
          <w:w w:val="99"/>
          <w:sz w:val="22"/>
          <w:szCs w:val="22"/>
          <w:rPrChange w:id="41" w:author="Carla Marie G. Bersales" w:date="2022-03-03T17:07:00Z">
            <w:rPr>
              <w:b/>
              <w:spacing w:val="-1"/>
              <w:w w:val="99"/>
            </w:rPr>
          </w:rPrChange>
        </w:rPr>
        <w:t>E</w:t>
      </w:r>
      <w:r w:rsidRPr="00A30AD3">
        <w:rPr>
          <w:b/>
          <w:spacing w:val="4"/>
          <w:w w:val="99"/>
          <w:sz w:val="22"/>
          <w:szCs w:val="22"/>
          <w:rPrChange w:id="42" w:author="Carla Marie G. Bersales" w:date="2022-03-03T17:07:00Z">
            <w:rPr>
              <w:b/>
              <w:spacing w:val="4"/>
              <w:w w:val="99"/>
            </w:rPr>
          </w:rPrChange>
        </w:rPr>
        <w:t>M</w:t>
      </w:r>
      <w:r w:rsidRPr="00A30AD3">
        <w:rPr>
          <w:b/>
          <w:spacing w:val="-1"/>
          <w:w w:val="99"/>
          <w:sz w:val="22"/>
          <w:szCs w:val="22"/>
          <w:rPrChange w:id="43" w:author="Carla Marie G. Bersales" w:date="2022-03-03T17:07:00Z">
            <w:rPr>
              <w:b/>
              <w:spacing w:val="-1"/>
              <w:w w:val="99"/>
            </w:rPr>
          </w:rPrChange>
        </w:rPr>
        <w:t>E</w:t>
      </w:r>
      <w:r w:rsidRPr="00A30AD3">
        <w:rPr>
          <w:b/>
          <w:spacing w:val="3"/>
          <w:w w:val="99"/>
          <w:sz w:val="22"/>
          <w:szCs w:val="22"/>
          <w:rPrChange w:id="44" w:author="Carla Marie G. Bersales" w:date="2022-03-03T17:07:00Z">
            <w:rPr>
              <w:b/>
              <w:spacing w:val="3"/>
              <w:w w:val="99"/>
            </w:rPr>
          </w:rPrChange>
        </w:rPr>
        <w:t>N</w:t>
      </w:r>
      <w:r w:rsidRPr="00A30AD3">
        <w:rPr>
          <w:b/>
          <w:w w:val="99"/>
          <w:sz w:val="22"/>
          <w:szCs w:val="22"/>
          <w:rPrChange w:id="45" w:author="Carla Marie G. Bersales" w:date="2022-03-03T17:07:00Z">
            <w:rPr>
              <w:b/>
              <w:w w:val="99"/>
            </w:rPr>
          </w:rPrChange>
        </w:rPr>
        <w:t>T</w:t>
      </w:r>
      <w:r w:rsidRPr="00A30AD3">
        <w:rPr>
          <w:b/>
          <w:spacing w:val="-16"/>
          <w:w w:val="99"/>
          <w:sz w:val="22"/>
          <w:szCs w:val="22"/>
          <w:rPrChange w:id="46" w:author="Carla Marie G. Bersales" w:date="2022-03-03T17:07:00Z">
            <w:rPr>
              <w:b/>
              <w:spacing w:val="-16"/>
              <w:w w:val="99"/>
            </w:rPr>
          </w:rPrChange>
        </w:rPr>
        <w:t xml:space="preserve"> </w:t>
      </w:r>
      <w:r w:rsidRPr="00A30AD3">
        <w:rPr>
          <w:b/>
          <w:sz w:val="22"/>
          <w:szCs w:val="22"/>
          <w:rPrChange w:id="47" w:author="Carla Marie G. Bersales" w:date="2022-03-03T17:07:00Z">
            <w:rPr>
              <w:b/>
            </w:rPr>
          </w:rPrChange>
        </w:rPr>
        <w:t>C</w:t>
      </w:r>
      <w:r w:rsidRPr="00A30AD3">
        <w:rPr>
          <w:b/>
          <w:spacing w:val="6"/>
          <w:sz w:val="22"/>
          <w:szCs w:val="22"/>
          <w:rPrChange w:id="48" w:author="Carla Marie G. Bersales" w:date="2022-03-03T17:07:00Z">
            <w:rPr>
              <w:b/>
              <w:spacing w:val="6"/>
            </w:rPr>
          </w:rPrChange>
        </w:rPr>
        <w:t>H</w:t>
      </w:r>
      <w:r w:rsidRPr="00A30AD3">
        <w:rPr>
          <w:b/>
          <w:sz w:val="22"/>
          <w:szCs w:val="22"/>
          <w:rPrChange w:id="49" w:author="Carla Marie G. Bersales" w:date="2022-03-03T17:07:00Z">
            <w:rPr>
              <w:b/>
            </w:rPr>
          </w:rPrChange>
        </w:rPr>
        <w:t>AN</w:t>
      </w:r>
      <w:r w:rsidRPr="00A30AD3">
        <w:rPr>
          <w:b/>
          <w:spacing w:val="1"/>
          <w:sz w:val="22"/>
          <w:szCs w:val="22"/>
          <w:rPrChange w:id="50" w:author="Carla Marie G. Bersales" w:date="2022-03-03T17:07:00Z">
            <w:rPr>
              <w:b/>
              <w:spacing w:val="1"/>
            </w:rPr>
          </w:rPrChange>
        </w:rPr>
        <w:t>G</w:t>
      </w:r>
      <w:r w:rsidRPr="00A30AD3">
        <w:rPr>
          <w:b/>
          <w:spacing w:val="-1"/>
          <w:sz w:val="22"/>
          <w:szCs w:val="22"/>
          <w:rPrChange w:id="51" w:author="Carla Marie G. Bersales" w:date="2022-03-03T17:07:00Z">
            <w:rPr>
              <w:b/>
              <w:spacing w:val="-1"/>
            </w:rPr>
          </w:rPrChange>
        </w:rPr>
        <w:t>E</w:t>
      </w:r>
      <w:r w:rsidRPr="00A30AD3">
        <w:rPr>
          <w:b/>
          <w:sz w:val="22"/>
          <w:szCs w:val="22"/>
          <w:rPrChange w:id="52" w:author="Carla Marie G. Bersales" w:date="2022-03-03T17:07:00Z">
            <w:rPr>
              <w:b/>
            </w:rPr>
          </w:rPrChange>
        </w:rPr>
        <w:t>S</w:t>
      </w:r>
      <w:r w:rsidRPr="00A30AD3">
        <w:rPr>
          <w:b/>
          <w:spacing w:val="-17"/>
          <w:sz w:val="22"/>
          <w:szCs w:val="22"/>
          <w:rPrChange w:id="53" w:author="Carla Marie G. Bersales" w:date="2022-03-03T17:07:00Z">
            <w:rPr>
              <w:b/>
              <w:spacing w:val="-17"/>
            </w:rPr>
          </w:rPrChange>
        </w:rPr>
        <w:t xml:space="preserve"> </w:t>
      </w:r>
      <w:r w:rsidRPr="00A30AD3">
        <w:rPr>
          <w:b/>
          <w:spacing w:val="-1"/>
          <w:sz w:val="22"/>
          <w:szCs w:val="22"/>
          <w:rPrChange w:id="54" w:author="Carla Marie G. Bersales" w:date="2022-03-03T17:07:00Z">
            <w:rPr>
              <w:b/>
              <w:spacing w:val="-1"/>
            </w:rPr>
          </w:rPrChange>
        </w:rPr>
        <w:t>T</w:t>
      </w:r>
      <w:r w:rsidRPr="00A30AD3">
        <w:rPr>
          <w:b/>
          <w:spacing w:val="4"/>
          <w:sz w:val="22"/>
          <w:szCs w:val="22"/>
          <w:rPrChange w:id="55" w:author="Carla Marie G. Bersales" w:date="2022-03-03T17:07:00Z">
            <w:rPr>
              <w:b/>
              <w:spacing w:val="4"/>
            </w:rPr>
          </w:rPrChange>
        </w:rPr>
        <w:t>H</w:t>
      </w:r>
      <w:r w:rsidRPr="00A30AD3">
        <w:rPr>
          <w:b/>
          <w:sz w:val="22"/>
          <w:szCs w:val="22"/>
          <w:rPrChange w:id="56" w:author="Carla Marie G. Bersales" w:date="2022-03-03T17:07:00Z">
            <w:rPr>
              <w:b/>
            </w:rPr>
          </w:rPrChange>
        </w:rPr>
        <w:t>E</w:t>
      </w:r>
      <w:r w:rsidRPr="00A30AD3">
        <w:rPr>
          <w:b/>
          <w:spacing w:val="-9"/>
          <w:sz w:val="22"/>
          <w:szCs w:val="22"/>
          <w:rPrChange w:id="57" w:author="Carla Marie G. Bersales" w:date="2022-03-03T17:07:00Z">
            <w:rPr>
              <w:b/>
              <w:spacing w:val="-9"/>
            </w:rPr>
          </w:rPrChange>
        </w:rPr>
        <w:t xml:space="preserve"> </w:t>
      </w:r>
      <w:r w:rsidRPr="00A30AD3">
        <w:rPr>
          <w:b/>
          <w:spacing w:val="1"/>
          <w:sz w:val="22"/>
          <w:szCs w:val="22"/>
          <w:rPrChange w:id="58" w:author="Carla Marie G. Bersales" w:date="2022-03-03T17:07:00Z">
            <w:rPr>
              <w:b/>
              <w:spacing w:val="1"/>
            </w:rPr>
          </w:rPrChange>
        </w:rPr>
        <w:t>P</w:t>
      </w:r>
      <w:r w:rsidRPr="00A30AD3">
        <w:rPr>
          <w:b/>
          <w:spacing w:val="4"/>
          <w:sz w:val="22"/>
          <w:szCs w:val="22"/>
          <w:rPrChange w:id="59" w:author="Carla Marie G. Bersales" w:date="2022-03-03T17:07:00Z">
            <w:rPr>
              <w:b/>
              <w:spacing w:val="4"/>
            </w:rPr>
          </w:rPrChange>
        </w:rPr>
        <w:t>O</w:t>
      </w:r>
      <w:r w:rsidRPr="00A30AD3">
        <w:rPr>
          <w:b/>
          <w:spacing w:val="-1"/>
          <w:sz w:val="22"/>
          <w:szCs w:val="22"/>
          <w:rPrChange w:id="60" w:author="Carla Marie G. Bersales" w:date="2022-03-03T17:07:00Z">
            <w:rPr>
              <w:b/>
              <w:spacing w:val="-1"/>
            </w:rPr>
          </w:rPrChange>
        </w:rPr>
        <w:t>LI</w:t>
      </w:r>
      <w:r w:rsidRPr="00A30AD3">
        <w:rPr>
          <w:b/>
          <w:sz w:val="22"/>
          <w:szCs w:val="22"/>
          <w:rPrChange w:id="61" w:author="Carla Marie G. Bersales" w:date="2022-03-03T17:07:00Z">
            <w:rPr>
              <w:b/>
            </w:rPr>
          </w:rPrChange>
        </w:rPr>
        <w:t>CY.</w:t>
      </w:r>
      <w:r w:rsidRPr="00A30AD3">
        <w:rPr>
          <w:b/>
          <w:spacing w:val="-14"/>
          <w:sz w:val="22"/>
          <w:szCs w:val="22"/>
          <w:rPrChange w:id="62" w:author="Carla Marie G. Bersales" w:date="2022-03-03T17:07:00Z">
            <w:rPr>
              <w:b/>
              <w:spacing w:val="-14"/>
            </w:rPr>
          </w:rPrChange>
        </w:rPr>
        <w:t xml:space="preserve"> </w:t>
      </w:r>
      <w:ins w:id="63" w:author="Carla Marie G. Bersales" w:date="2022-03-03T17:07:00Z">
        <w:r w:rsidR="00A30AD3">
          <w:rPr>
            <w:b/>
            <w:spacing w:val="-14"/>
            <w:sz w:val="22"/>
            <w:szCs w:val="22"/>
          </w:rPr>
          <w:t xml:space="preserve">  </w:t>
        </w:r>
      </w:ins>
      <w:r w:rsidRPr="00A30AD3">
        <w:rPr>
          <w:b/>
          <w:spacing w:val="3"/>
          <w:sz w:val="22"/>
          <w:szCs w:val="22"/>
          <w:rPrChange w:id="64" w:author="Carla Marie G. Bersales" w:date="2022-03-03T17:07:00Z">
            <w:rPr>
              <w:b/>
              <w:spacing w:val="3"/>
            </w:rPr>
          </w:rPrChange>
        </w:rPr>
        <w:t>P</w:t>
      </w:r>
      <w:r w:rsidRPr="00A30AD3">
        <w:rPr>
          <w:b/>
          <w:spacing w:val="2"/>
          <w:sz w:val="22"/>
          <w:szCs w:val="22"/>
          <w:rPrChange w:id="65" w:author="Carla Marie G. Bersales" w:date="2022-03-03T17:07:00Z">
            <w:rPr>
              <w:b/>
              <w:spacing w:val="2"/>
            </w:rPr>
          </w:rPrChange>
        </w:rPr>
        <w:t>L</w:t>
      </w:r>
      <w:r w:rsidRPr="00A30AD3">
        <w:rPr>
          <w:b/>
          <w:spacing w:val="-1"/>
          <w:sz w:val="22"/>
          <w:szCs w:val="22"/>
          <w:rPrChange w:id="66" w:author="Carla Marie G. Bersales" w:date="2022-03-03T17:07:00Z">
            <w:rPr>
              <w:b/>
              <w:spacing w:val="-1"/>
            </w:rPr>
          </w:rPrChange>
        </w:rPr>
        <w:t>E</w:t>
      </w:r>
      <w:r w:rsidRPr="00A30AD3">
        <w:rPr>
          <w:b/>
          <w:sz w:val="22"/>
          <w:szCs w:val="22"/>
          <w:rPrChange w:id="67" w:author="Carla Marie G. Bersales" w:date="2022-03-03T17:07:00Z">
            <w:rPr>
              <w:b/>
            </w:rPr>
          </w:rPrChange>
        </w:rPr>
        <w:t>A</w:t>
      </w:r>
      <w:r w:rsidRPr="00A30AD3">
        <w:rPr>
          <w:b/>
          <w:spacing w:val="2"/>
          <w:sz w:val="22"/>
          <w:szCs w:val="22"/>
          <w:rPrChange w:id="68" w:author="Carla Marie G. Bersales" w:date="2022-03-03T17:07:00Z">
            <w:rPr>
              <w:b/>
              <w:spacing w:val="2"/>
            </w:rPr>
          </w:rPrChange>
        </w:rPr>
        <w:t>S</w:t>
      </w:r>
      <w:r w:rsidRPr="00A30AD3">
        <w:rPr>
          <w:b/>
          <w:sz w:val="22"/>
          <w:szCs w:val="22"/>
          <w:rPrChange w:id="69" w:author="Carla Marie G. Bersales" w:date="2022-03-03T17:07:00Z">
            <w:rPr>
              <w:b/>
            </w:rPr>
          </w:rPrChange>
        </w:rPr>
        <w:t>E</w:t>
      </w:r>
      <w:r w:rsidRPr="00A30AD3">
        <w:rPr>
          <w:b/>
          <w:spacing w:val="-18"/>
          <w:sz w:val="22"/>
          <w:szCs w:val="22"/>
          <w:rPrChange w:id="70" w:author="Carla Marie G. Bersales" w:date="2022-03-03T17:07:00Z">
            <w:rPr>
              <w:b/>
              <w:spacing w:val="-18"/>
            </w:rPr>
          </w:rPrChange>
        </w:rPr>
        <w:t xml:space="preserve"> </w:t>
      </w:r>
      <w:r w:rsidRPr="00A30AD3">
        <w:rPr>
          <w:b/>
          <w:spacing w:val="3"/>
          <w:sz w:val="22"/>
          <w:szCs w:val="22"/>
          <w:rPrChange w:id="71" w:author="Carla Marie G. Bersales" w:date="2022-03-03T17:07:00Z">
            <w:rPr>
              <w:b/>
              <w:spacing w:val="3"/>
            </w:rPr>
          </w:rPrChange>
        </w:rPr>
        <w:t>R</w:t>
      </w:r>
      <w:r w:rsidRPr="00A30AD3">
        <w:rPr>
          <w:b/>
          <w:spacing w:val="2"/>
          <w:sz w:val="22"/>
          <w:szCs w:val="22"/>
          <w:rPrChange w:id="72" w:author="Carla Marie G. Bersales" w:date="2022-03-03T17:07:00Z">
            <w:rPr>
              <w:b/>
              <w:spacing w:val="2"/>
            </w:rPr>
          </w:rPrChange>
        </w:rPr>
        <w:t>E</w:t>
      </w:r>
      <w:r w:rsidRPr="00A30AD3">
        <w:rPr>
          <w:b/>
          <w:sz w:val="22"/>
          <w:szCs w:val="22"/>
          <w:rPrChange w:id="73" w:author="Carla Marie G. Bersales" w:date="2022-03-03T17:07:00Z">
            <w:rPr>
              <w:b/>
            </w:rPr>
          </w:rPrChange>
        </w:rPr>
        <w:t>AD</w:t>
      </w:r>
      <w:r w:rsidRPr="00A30AD3">
        <w:rPr>
          <w:b/>
          <w:spacing w:val="-10"/>
          <w:sz w:val="22"/>
          <w:szCs w:val="22"/>
          <w:rPrChange w:id="74" w:author="Carla Marie G. Bersales" w:date="2022-03-03T17:07:00Z">
            <w:rPr>
              <w:b/>
              <w:spacing w:val="-10"/>
            </w:rPr>
          </w:rPrChange>
        </w:rPr>
        <w:t xml:space="preserve"> </w:t>
      </w:r>
      <w:r w:rsidRPr="00A30AD3">
        <w:rPr>
          <w:b/>
          <w:spacing w:val="4"/>
          <w:sz w:val="22"/>
          <w:szCs w:val="22"/>
          <w:rPrChange w:id="75" w:author="Carla Marie G. Bersales" w:date="2022-03-03T17:07:00Z">
            <w:rPr>
              <w:b/>
              <w:spacing w:val="4"/>
            </w:rPr>
          </w:rPrChange>
        </w:rPr>
        <w:t>I</w:t>
      </w:r>
      <w:r w:rsidRPr="00A30AD3">
        <w:rPr>
          <w:b/>
          <w:sz w:val="22"/>
          <w:szCs w:val="22"/>
          <w:rPrChange w:id="76" w:author="Carla Marie G. Bersales" w:date="2022-03-03T17:07:00Z">
            <w:rPr>
              <w:b/>
            </w:rPr>
          </w:rPrChange>
        </w:rPr>
        <w:t>T</w:t>
      </w:r>
      <w:r w:rsidRPr="00A30AD3">
        <w:rPr>
          <w:b/>
          <w:spacing w:val="-2"/>
          <w:sz w:val="22"/>
          <w:szCs w:val="22"/>
          <w:rPrChange w:id="77" w:author="Carla Marie G. Bersales" w:date="2022-03-03T17:07:00Z">
            <w:rPr>
              <w:b/>
              <w:spacing w:val="-2"/>
            </w:rPr>
          </w:rPrChange>
        </w:rPr>
        <w:t xml:space="preserve"> </w:t>
      </w:r>
      <w:r w:rsidRPr="00A30AD3">
        <w:rPr>
          <w:b/>
          <w:spacing w:val="4"/>
          <w:w w:val="95"/>
          <w:sz w:val="22"/>
          <w:szCs w:val="22"/>
          <w:rPrChange w:id="78" w:author="Carla Marie G. Bersales" w:date="2022-03-03T17:07:00Z">
            <w:rPr>
              <w:b/>
              <w:spacing w:val="4"/>
              <w:w w:val="95"/>
            </w:rPr>
          </w:rPrChange>
        </w:rPr>
        <w:t>CA</w:t>
      </w:r>
      <w:r w:rsidRPr="00A30AD3">
        <w:rPr>
          <w:b/>
          <w:spacing w:val="8"/>
          <w:w w:val="95"/>
          <w:sz w:val="22"/>
          <w:szCs w:val="22"/>
          <w:rPrChange w:id="79" w:author="Carla Marie G. Bersales" w:date="2022-03-03T17:07:00Z">
            <w:rPr>
              <w:b/>
              <w:spacing w:val="8"/>
              <w:w w:val="95"/>
            </w:rPr>
          </w:rPrChange>
        </w:rPr>
        <w:t>R</w:t>
      </w:r>
      <w:r w:rsidRPr="00A30AD3">
        <w:rPr>
          <w:b/>
          <w:spacing w:val="2"/>
          <w:w w:val="95"/>
          <w:sz w:val="22"/>
          <w:szCs w:val="22"/>
          <w:rPrChange w:id="80" w:author="Carla Marie G. Bersales" w:date="2022-03-03T17:07:00Z">
            <w:rPr>
              <w:b/>
              <w:spacing w:val="2"/>
              <w:w w:val="95"/>
            </w:rPr>
          </w:rPrChange>
        </w:rPr>
        <w:t>E</w:t>
      </w:r>
      <w:r w:rsidRPr="00A30AD3">
        <w:rPr>
          <w:b/>
          <w:spacing w:val="6"/>
          <w:w w:val="95"/>
          <w:sz w:val="22"/>
          <w:szCs w:val="22"/>
          <w:rPrChange w:id="81" w:author="Carla Marie G. Bersales" w:date="2022-03-03T17:07:00Z">
            <w:rPr>
              <w:b/>
              <w:spacing w:val="6"/>
              <w:w w:val="95"/>
            </w:rPr>
          </w:rPrChange>
        </w:rPr>
        <w:t>FU</w:t>
      </w:r>
      <w:r w:rsidRPr="00A30AD3">
        <w:rPr>
          <w:b/>
          <w:spacing w:val="7"/>
          <w:w w:val="95"/>
          <w:sz w:val="22"/>
          <w:szCs w:val="22"/>
          <w:rPrChange w:id="82" w:author="Carla Marie G. Bersales" w:date="2022-03-03T17:07:00Z">
            <w:rPr>
              <w:b/>
              <w:spacing w:val="7"/>
              <w:w w:val="95"/>
            </w:rPr>
          </w:rPrChange>
        </w:rPr>
        <w:t>L</w:t>
      </w:r>
      <w:r w:rsidRPr="00A30AD3">
        <w:rPr>
          <w:b/>
          <w:spacing w:val="2"/>
          <w:w w:val="95"/>
          <w:sz w:val="22"/>
          <w:szCs w:val="22"/>
          <w:rPrChange w:id="83" w:author="Carla Marie G. Bersales" w:date="2022-03-03T17:07:00Z">
            <w:rPr>
              <w:b/>
              <w:spacing w:val="2"/>
              <w:w w:val="95"/>
            </w:rPr>
          </w:rPrChange>
        </w:rPr>
        <w:t>L</w:t>
      </w:r>
      <w:r w:rsidRPr="00A30AD3">
        <w:rPr>
          <w:b/>
          <w:w w:val="95"/>
          <w:sz w:val="22"/>
          <w:szCs w:val="22"/>
          <w:rPrChange w:id="84" w:author="Carla Marie G. Bersales" w:date="2022-03-03T17:07:00Z">
            <w:rPr>
              <w:b/>
              <w:w w:val="95"/>
            </w:rPr>
          </w:rPrChange>
        </w:rPr>
        <w:t>Y</w:t>
      </w:r>
      <w:ins w:id="85" w:author="Carla Marie G. Bersales" w:date="2022-03-03T17:07:00Z">
        <w:r w:rsidR="00A30AD3">
          <w:rPr>
            <w:b/>
            <w:w w:val="95"/>
            <w:sz w:val="22"/>
            <w:szCs w:val="22"/>
          </w:rPr>
          <w:t>.</w:t>
        </w:r>
      </w:ins>
    </w:p>
    <w:p w14:paraId="06F24376" w14:textId="77777777" w:rsidR="004C1E24" w:rsidRPr="00F43F37" w:rsidRDefault="004C1E24">
      <w:pPr>
        <w:spacing w:before="17" w:line="200" w:lineRule="exact"/>
      </w:pPr>
    </w:p>
    <w:p w14:paraId="1712AF28" w14:textId="77777777" w:rsidR="004C1E24" w:rsidRPr="00A30AD3" w:rsidRDefault="00714E02">
      <w:pPr>
        <w:ind w:right="4"/>
        <w:jc w:val="center"/>
        <w:rPr>
          <w:sz w:val="32"/>
          <w:szCs w:val="32"/>
          <w:rPrChange w:id="86" w:author="Carla Marie G. Bersales" w:date="2022-03-03T17:07:00Z">
            <w:rPr>
              <w:sz w:val="24"/>
              <w:szCs w:val="24"/>
            </w:rPr>
          </w:rPrChange>
        </w:rPr>
        <w:pPrChange w:id="87" w:author="Carla Marie G. Bersales" w:date="2022-03-03T17:07:00Z">
          <w:pPr>
            <w:ind w:left="4080" w:right="4436"/>
            <w:jc w:val="center"/>
          </w:pPr>
        </w:pPrChange>
      </w:pPr>
      <w:r w:rsidRPr="00A30AD3">
        <w:rPr>
          <w:b/>
          <w:w w:val="99"/>
          <w:sz w:val="32"/>
          <w:szCs w:val="32"/>
          <w:rPrChange w:id="88" w:author="Carla Marie G. Bersales" w:date="2022-03-03T17:07:00Z">
            <w:rPr>
              <w:b/>
              <w:w w:val="99"/>
              <w:sz w:val="24"/>
              <w:szCs w:val="24"/>
            </w:rPr>
          </w:rPrChange>
        </w:rPr>
        <w:t>D</w:t>
      </w:r>
      <w:r w:rsidRPr="00A30AD3">
        <w:rPr>
          <w:b/>
          <w:spacing w:val="1"/>
          <w:w w:val="99"/>
          <w:sz w:val="32"/>
          <w:szCs w:val="32"/>
          <w:rPrChange w:id="89" w:author="Carla Marie G. Bersales" w:date="2022-03-03T17:07:00Z">
            <w:rPr>
              <w:b/>
              <w:spacing w:val="1"/>
              <w:w w:val="99"/>
              <w:sz w:val="24"/>
              <w:szCs w:val="24"/>
            </w:rPr>
          </w:rPrChange>
        </w:rPr>
        <w:t>E</w:t>
      </w:r>
      <w:r w:rsidRPr="00A30AD3">
        <w:rPr>
          <w:b/>
          <w:w w:val="99"/>
          <w:sz w:val="32"/>
          <w:szCs w:val="32"/>
          <w:rPrChange w:id="90" w:author="Carla Marie G. Bersales" w:date="2022-03-03T17:07:00Z">
            <w:rPr>
              <w:b/>
              <w:w w:val="99"/>
              <w:sz w:val="24"/>
              <w:szCs w:val="24"/>
            </w:rPr>
          </w:rPrChange>
        </w:rPr>
        <w:t>F</w:t>
      </w:r>
      <w:r w:rsidRPr="00A30AD3">
        <w:rPr>
          <w:b/>
          <w:spacing w:val="1"/>
          <w:w w:val="99"/>
          <w:sz w:val="32"/>
          <w:szCs w:val="32"/>
          <w:rPrChange w:id="91" w:author="Carla Marie G. Bersales" w:date="2022-03-03T17:07:00Z">
            <w:rPr>
              <w:b/>
              <w:spacing w:val="1"/>
              <w:w w:val="99"/>
              <w:sz w:val="24"/>
              <w:szCs w:val="24"/>
            </w:rPr>
          </w:rPrChange>
        </w:rPr>
        <w:t>E</w:t>
      </w:r>
      <w:r w:rsidRPr="00A30AD3">
        <w:rPr>
          <w:b/>
          <w:w w:val="99"/>
          <w:sz w:val="32"/>
          <w:szCs w:val="32"/>
          <w:rPrChange w:id="92" w:author="Carla Marie G. Bersales" w:date="2022-03-03T17:07:00Z">
            <w:rPr>
              <w:b/>
              <w:w w:val="99"/>
              <w:sz w:val="24"/>
              <w:szCs w:val="24"/>
            </w:rPr>
          </w:rPrChange>
        </w:rPr>
        <w:t>N</w:t>
      </w:r>
      <w:r w:rsidRPr="00A30AD3">
        <w:rPr>
          <w:b/>
          <w:spacing w:val="1"/>
          <w:w w:val="99"/>
          <w:sz w:val="32"/>
          <w:szCs w:val="32"/>
          <w:rPrChange w:id="93" w:author="Carla Marie G. Bersales" w:date="2022-03-03T17:07:00Z">
            <w:rPr>
              <w:b/>
              <w:spacing w:val="1"/>
              <w:w w:val="99"/>
              <w:sz w:val="24"/>
              <w:szCs w:val="24"/>
            </w:rPr>
          </w:rPrChange>
        </w:rPr>
        <w:t>S</w:t>
      </w:r>
      <w:r w:rsidRPr="00A30AD3">
        <w:rPr>
          <w:b/>
          <w:w w:val="99"/>
          <w:sz w:val="32"/>
          <w:szCs w:val="32"/>
          <w:rPrChange w:id="94" w:author="Carla Marie G. Bersales" w:date="2022-03-03T17:07:00Z">
            <w:rPr>
              <w:b/>
              <w:w w:val="99"/>
              <w:sz w:val="24"/>
              <w:szCs w:val="24"/>
            </w:rPr>
          </w:rPrChange>
        </w:rPr>
        <w:t>E</w:t>
      </w:r>
    </w:p>
    <w:p w14:paraId="42D6483B" w14:textId="77777777" w:rsidR="004C1E24" w:rsidRPr="00A30AD3" w:rsidRDefault="004C1E24">
      <w:pPr>
        <w:spacing w:before="8" w:line="260" w:lineRule="exact"/>
        <w:rPr>
          <w:sz w:val="32"/>
          <w:szCs w:val="32"/>
          <w:rPrChange w:id="95" w:author="Carla Marie G. Bersales" w:date="2022-03-03T17:07:00Z">
            <w:rPr>
              <w:sz w:val="26"/>
              <w:szCs w:val="26"/>
            </w:rPr>
          </w:rPrChange>
        </w:rPr>
      </w:pPr>
    </w:p>
    <w:p w14:paraId="319DC9D7" w14:textId="77777777" w:rsidR="004C1E24" w:rsidRPr="00F43F37" w:rsidRDefault="00714E02">
      <w:pPr>
        <w:ind w:right="4"/>
        <w:jc w:val="both"/>
        <w:pPrChange w:id="96" w:author="Carla Marie G. Bersales" w:date="2022-03-03T17:07:00Z">
          <w:pPr>
            <w:ind w:left="120"/>
          </w:pPr>
        </w:pPrChange>
      </w:pPr>
      <w:r w:rsidRPr="00F43F37">
        <w:rPr>
          <w:spacing w:val="3"/>
        </w:rPr>
        <w:t>T</w:t>
      </w:r>
      <w:r w:rsidRPr="00F43F37">
        <w:rPr>
          <w:spacing w:val="1"/>
        </w:rPr>
        <w:t>h</w:t>
      </w:r>
      <w:r w:rsidRPr="00F43F37">
        <w:t>is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endor</w:t>
      </w:r>
      <w:r w:rsidRPr="00F43F37">
        <w:rPr>
          <w:spacing w:val="-1"/>
        </w:rPr>
        <w:t>s</w:t>
      </w:r>
      <w:r w:rsidRPr="00F43F37">
        <w:rPr>
          <w:spacing w:val="3"/>
        </w:rPr>
        <w:t>e</w:t>
      </w:r>
      <w:r w:rsidRPr="00F43F37">
        <w:rPr>
          <w:spacing w:val="-3"/>
        </w:rPr>
        <w:t>m</w:t>
      </w:r>
      <w:r w:rsidRPr="00F43F37">
        <w:rPr>
          <w:spacing w:val="3"/>
        </w:rPr>
        <w:t>e</w:t>
      </w:r>
      <w:r w:rsidRPr="00F43F37">
        <w:rPr>
          <w:spacing w:val="1"/>
        </w:rPr>
        <w:t>n</w:t>
      </w:r>
      <w:r w:rsidRPr="00F43F37">
        <w:t>t</w:t>
      </w:r>
      <w:r w:rsidRPr="00F43F37">
        <w:rPr>
          <w:spacing w:val="-17"/>
        </w:rPr>
        <w:t xml:space="preserve"> </w:t>
      </w:r>
      <w:r w:rsidRPr="00F43F37">
        <w:rPr>
          <w:spacing w:val="-3"/>
        </w:rPr>
        <w:t>m</w:t>
      </w:r>
      <w:r w:rsidRPr="00F43F37">
        <w:rPr>
          <w:spacing w:val="1"/>
        </w:rPr>
        <w:t>od</w:t>
      </w:r>
      <w:r w:rsidRPr="00F43F37">
        <w:rPr>
          <w:spacing w:val="2"/>
        </w:rPr>
        <w:t>i</w:t>
      </w:r>
      <w:r w:rsidRPr="00F43F37">
        <w:rPr>
          <w:spacing w:val="-1"/>
        </w:rPr>
        <w:t>f</w:t>
      </w:r>
      <w:r w:rsidRPr="00F43F37">
        <w:t>i</w:t>
      </w:r>
      <w:r w:rsidRPr="00F43F37">
        <w:rPr>
          <w:spacing w:val="1"/>
        </w:rPr>
        <w:t>e</w:t>
      </w:r>
      <w:r w:rsidRPr="00F43F37">
        <w:t>s</w:t>
      </w:r>
      <w:r w:rsidRPr="00F43F37">
        <w:rPr>
          <w:spacing w:val="-14"/>
        </w:rPr>
        <w:t xml:space="preserve"> </w:t>
      </w:r>
      <w:r w:rsidRPr="00F43F37">
        <w:rPr>
          <w:spacing w:val="2"/>
        </w:rPr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</w:t>
      </w:r>
      <w:r w:rsidRPr="00F43F37">
        <w:rPr>
          <w:spacing w:val="3"/>
        </w:rPr>
        <w:t>a</w:t>
      </w:r>
      <w:r w:rsidRPr="00F43F37">
        <w:rPr>
          <w:spacing w:val="1"/>
        </w:rPr>
        <w:t>nc</w:t>
      </w:r>
      <w:r w:rsidRPr="00F43F37">
        <w:t>e</w:t>
      </w:r>
      <w:r w:rsidRPr="00F43F37">
        <w:rPr>
          <w:spacing w:val="-14"/>
        </w:rPr>
        <w:t xml:space="preserve"> </w:t>
      </w:r>
      <w:r w:rsidRPr="00F43F37">
        <w:rPr>
          <w:spacing w:val="1"/>
        </w:rPr>
        <w:t>pr</w:t>
      </w:r>
      <w:r w:rsidRPr="00F43F37">
        <w:rPr>
          <w:spacing w:val="-1"/>
        </w:rPr>
        <w:t>o</w:t>
      </w:r>
      <w:r w:rsidRPr="00F43F37">
        <w:rPr>
          <w:spacing w:val="1"/>
        </w:rPr>
        <w:t>v</w:t>
      </w:r>
      <w:r w:rsidRPr="00F43F37">
        <w:t>i</w:t>
      </w:r>
      <w:r w:rsidRPr="00F43F37">
        <w:rPr>
          <w:spacing w:val="1"/>
        </w:rPr>
        <w:t>de</w:t>
      </w:r>
      <w:r w:rsidRPr="00F43F37">
        <w:t>d</w:t>
      </w:r>
      <w:r w:rsidRPr="00F43F37">
        <w:rPr>
          <w:spacing w:val="-12"/>
        </w:rPr>
        <w:t xml:space="preserve"> </w:t>
      </w:r>
      <w:r w:rsidRPr="00F43F37">
        <w:rPr>
          <w:spacing w:val="1"/>
        </w:rPr>
        <w:t>und</w:t>
      </w:r>
      <w:r w:rsidRPr="00F43F37">
        <w:rPr>
          <w:spacing w:val="-2"/>
        </w:rPr>
        <w:t>e</w:t>
      </w:r>
      <w:r w:rsidRPr="00F43F37">
        <w:t>r</w:t>
      </w:r>
      <w:r w:rsidRPr="00F43F37">
        <w:rPr>
          <w:spacing w:val="-9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3"/>
        </w:rPr>
        <w:t xml:space="preserve"> </w:t>
      </w:r>
      <w:r w:rsidRPr="00F43F37">
        <w:rPr>
          <w:spacing w:val="-1"/>
        </w:rPr>
        <w:t>f</w:t>
      </w:r>
      <w:r w:rsidRPr="00F43F37">
        <w:rPr>
          <w:spacing w:val="1"/>
        </w:rPr>
        <w:t>o</w:t>
      </w:r>
      <w:r w:rsidRPr="00F43F37">
        <w:rPr>
          <w:spacing w:val="2"/>
        </w:rPr>
        <w:t>l</w:t>
      </w:r>
      <w:r w:rsidRPr="00F43F37">
        <w:t>l</w:t>
      </w:r>
      <w:r w:rsidRPr="00F43F37">
        <w:rPr>
          <w:spacing w:val="4"/>
        </w:rPr>
        <w:t>o</w:t>
      </w:r>
      <w:r w:rsidRPr="00F43F37">
        <w:rPr>
          <w:spacing w:val="-4"/>
        </w:rPr>
        <w:t>w</w:t>
      </w:r>
      <w:r w:rsidRPr="00F43F37">
        <w:rPr>
          <w:spacing w:val="2"/>
        </w:rPr>
        <w:t>i</w:t>
      </w:r>
      <w:r w:rsidRPr="00F43F37">
        <w:rPr>
          <w:spacing w:val="1"/>
        </w:rPr>
        <w:t>ng</w:t>
      </w:r>
      <w:r w:rsidRPr="00F43F37">
        <w:t>:</w:t>
      </w:r>
    </w:p>
    <w:p w14:paraId="0D54FEBF" w14:textId="77777777" w:rsidR="004C1E24" w:rsidRPr="00F43F37" w:rsidRDefault="004C1E24">
      <w:pPr>
        <w:spacing w:before="6" w:line="220" w:lineRule="exact"/>
        <w:ind w:right="4"/>
        <w:jc w:val="both"/>
        <w:rPr>
          <w:sz w:val="22"/>
          <w:szCs w:val="22"/>
        </w:rPr>
        <w:pPrChange w:id="97" w:author="Carla Marie G. Bersales" w:date="2022-03-03T17:07:00Z">
          <w:pPr>
            <w:spacing w:before="6" w:line="220" w:lineRule="exact"/>
          </w:pPr>
        </w:pPrChange>
      </w:pPr>
    </w:p>
    <w:p w14:paraId="10BD9D5D" w14:textId="77777777" w:rsidR="004C1E24" w:rsidRPr="00F43F37" w:rsidRDefault="00714E02">
      <w:pPr>
        <w:ind w:right="4"/>
        <w:jc w:val="both"/>
        <w:pPrChange w:id="98" w:author="Carla Marie G. Bersales" w:date="2022-03-03T17:07:00Z">
          <w:pPr>
            <w:ind w:left="120"/>
          </w:pPr>
        </w:pPrChange>
      </w:pPr>
      <w:r w:rsidRPr="00F43F37">
        <w:rPr>
          <w:spacing w:val="1"/>
          <w:rPrChange w:id="99" w:author="Carla Marie G. Bersales" w:date="2022-03-03T17:06:00Z">
            <w:rPr/>
          </w:rPrChange>
        </w:rPr>
        <w:t>S</w:t>
      </w:r>
      <w:r w:rsidRPr="00F43F37">
        <w:rPr>
          <w:spacing w:val="1"/>
        </w:rPr>
        <w:t>E</w:t>
      </w:r>
      <w:r w:rsidRPr="00F43F37">
        <w:rPr>
          <w:spacing w:val="1"/>
          <w:rPrChange w:id="100" w:author="Carla Marie G. Bersales" w:date="2022-03-03T17:06:00Z">
            <w:rPr>
              <w:spacing w:val="-1"/>
            </w:rPr>
          </w:rPrChange>
        </w:rPr>
        <w:t>C</w:t>
      </w:r>
      <w:r w:rsidRPr="00F43F37">
        <w:rPr>
          <w:spacing w:val="1"/>
        </w:rPr>
        <w:t>TI</w:t>
      </w:r>
      <w:r w:rsidRPr="00F43F37">
        <w:rPr>
          <w:spacing w:val="1"/>
          <w:rPrChange w:id="101" w:author="Carla Marie G. Bersales" w:date="2022-03-03T17:06:00Z">
            <w:rPr/>
          </w:rPrChange>
        </w:rPr>
        <w:t>ON</w:t>
      </w:r>
      <w:r w:rsidRPr="00F43F37">
        <w:rPr>
          <w:spacing w:val="1"/>
          <w:rPrChange w:id="102" w:author="Carla Marie G. Bersales" w:date="2022-03-03T17:06:00Z">
            <w:rPr>
              <w:spacing w:val="-17"/>
            </w:rPr>
          </w:rPrChange>
        </w:rPr>
        <w:t xml:space="preserve"> </w:t>
      </w:r>
      <w:r w:rsidRPr="00F43F37">
        <w:rPr>
          <w:spacing w:val="1"/>
        </w:rPr>
        <w:t>I</w:t>
      </w:r>
      <w:r w:rsidRPr="00F43F37">
        <w:rPr>
          <w:spacing w:val="1"/>
          <w:rPrChange w:id="103" w:author="Carla Marie G. Bersales" w:date="2022-03-03T17:06:00Z">
            <w:rPr/>
          </w:rPrChange>
        </w:rPr>
        <w:t xml:space="preserve">I - </w:t>
      </w:r>
      <w:r w:rsidRPr="00F43F37">
        <w:rPr>
          <w:spacing w:val="1"/>
          <w:rPrChange w:id="104" w:author="Carla Marie G. Bersales" w:date="2022-03-03T17:06:00Z">
            <w:rPr>
              <w:spacing w:val="1"/>
              <w:w w:val="99"/>
            </w:rPr>
          </w:rPrChange>
        </w:rPr>
        <w:t>LI</w:t>
      </w:r>
      <w:r w:rsidRPr="00F43F37">
        <w:rPr>
          <w:spacing w:val="1"/>
          <w:rPrChange w:id="105" w:author="Carla Marie G. Bersales" w:date="2022-03-03T17:06:00Z">
            <w:rPr>
              <w:w w:val="99"/>
            </w:rPr>
          </w:rPrChange>
        </w:rPr>
        <w:t>A</w:t>
      </w:r>
      <w:r w:rsidRPr="00F43F37">
        <w:rPr>
          <w:spacing w:val="1"/>
          <w:rPrChange w:id="106" w:author="Carla Marie G. Bersales" w:date="2022-03-03T17:06:00Z">
            <w:rPr>
              <w:spacing w:val="-1"/>
              <w:w w:val="99"/>
            </w:rPr>
          </w:rPrChange>
        </w:rPr>
        <w:t>B</w:t>
      </w:r>
      <w:r w:rsidRPr="00F43F37">
        <w:rPr>
          <w:spacing w:val="1"/>
          <w:rPrChange w:id="107" w:author="Carla Marie G. Bersales" w:date="2022-03-03T17:06:00Z">
            <w:rPr>
              <w:spacing w:val="1"/>
              <w:w w:val="99"/>
            </w:rPr>
          </w:rPrChange>
        </w:rPr>
        <w:t>ILIT</w:t>
      </w:r>
      <w:r w:rsidRPr="00F43F37">
        <w:rPr>
          <w:spacing w:val="1"/>
          <w:rPrChange w:id="108" w:author="Carla Marie G. Bersales" w:date="2022-03-03T17:06:00Z">
            <w:rPr>
              <w:w w:val="99"/>
            </w:rPr>
          </w:rPrChange>
        </w:rPr>
        <w:t>Y</w:t>
      </w:r>
      <w:r w:rsidRPr="00F43F37">
        <w:rPr>
          <w:spacing w:val="1"/>
          <w:rPrChange w:id="109" w:author="Carla Marie G. Bersales" w:date="2022-03-03T17:06:00Z">
            <w:rPr>
              <w:spacing w:val="-10"/>
              <w:w w:val="99"/>
            </w:rPr>
          </w:rPrChange>
        </w:rPr>
        <w:t xml:space="preserve"> </w:t>
      </w:r>
      <w:r w:rsidRPr="00F43F37">
        <w:rPr>
          <w:spacing w:val="1"/>
          <w:rPrChange w:id="110" w:author="Carla Marie G. Bersales" w:date="2022-03-03T17:06:00Z">
            <w:rPr>
              <w:spacing w:val="-1"/>
              <w:w w:val="99"/>
            </w:rPr>
          </w:rPrChange>
        </w:rPr>
        <w:t>C</w:t>
      </w:r>
      <w:r w:rsidRPr="00F43F37">
        <w:rPr>
          <w:spacing w:val="1"/>
          <w:rPrChange w:id="111" w:author="Carla Marie G. Bersales" w:date="2022-03-03T17:06:00Z">
            <w:rPr>
              <w:w w:val="99"/>
            </w:rPr>
          </w:rPrChange>
        </w:rPr>
        <w:t>OV</w:t>
      </w:r>
      <w:r w:rsidRPr="00F43F37">
        <w:rPr>
          <w:spacing w:val="1"/>
          <w:rPrChange w:id="112" w:author="Carla Marie G. Bersales" w:date="2022-03-03T17:06:00Z">
            <w:rPr>
              <w:spacing w:val="1"/>
              <w:w w:val="99"/>
            </w:rPr>
          </w:rPrChange>
        </w:rPr>
        <w:t>E</w:t>
      </w:r>
      <w:r w:rsidRPr="00F43F37">
        <w:rPr>
          <w:spacing w:val="1"/>
          <w:rPrChange w:id="113" w:author="Carla Marie G. Bersales" w:date="2022-03-03T17:06:00Z">
            <w:rPr>
              <w:spacing w:val="-1"/>
              <w:w w:val="99"/>
            </w:rPr>
          </w:rPrChange>
        </w:rPr>
        <w:t>R</w:t>
      </w:r>
      <w:r w:rsidRPr="00F43F37">
        <w:rPr>
          <w:spacing w:val="1"/>
          <w:rPrChange w:id="114" w:author="Carla Marie G. Bersales" w:date="2022-03-03T17:06:00Z">
            <w:rPr>
              <w:w w:val="99"/>
            </w:rPr>
          </w:rPrChange>
        </w:rPr>
        <w:t>AG</w:t>
      </w:r>
      <w:r w:rsidRPr="00F43F37">
        <w:rPr>
          <w:spacing w:val="1"/>
          <w:rPrChange w:id="115" w:author="Carla Marie G. Bersales" w:date="2022-03-03T17:06:00Z">
            <w:rPr>
              <w:spacing w:val="1"/>
              <w:w w:val="99"/>
            </w:rPr>
          </w:rPrChange>
        </w:rPr>
        <w:t>E</w:t>
      </w:r>
      <w:r w:rsidRPr="00F43F37">
        <w:rPr>
          <w:spacing w:val="1"/>
          <w:rPrChange w:id="116" w:author="Carla Marie G. Bersales" w:date="2022-03-03T17:06:00Z">
            <w:rPr>
              <w:w w:val="99"/>
            </w:rPr>
          </w:rPrChange>
        </w:rPr>
        <w:t>,</w:t>
      </w:r>
      <w:r w:rsidRPr="00F43F37">
        <w:rPr>
          <w:spacing w:val="1"/>
          <w:rPrChange w:id="117" w:author="Carla Marie G. Bersales" w:date="2022-03-03T17:06:00Z">
            <w:rPr>
              <w:spacing w:val="-10"/>
              <w:w w:val="99"/>
            </w:rPr>
          </w:rPrChange>
        </w:rPr>
        <w:t xml:space="preserve"> </w:t>
      </w:r>
      <w:r w:rsidRPr="00F43F37">
        <w:rPr>
          <w:spacing w:val="1"/>
          <w:rPrChange w:id="118" w:author="Carla Marie G. Bersales" w:date="2022-03-03T17:06:00Z">
            <w:rPr/>
          </w:rPrChange>
        </w:rPr>
        <w:t>A.</w:t>
      </w:r>
      <w:r w:rsidRPr="00F43F37">
        <w:rPr>
          <w:spacing w:val="1"/>
          <w:rPrChange w:id="119" w:author="Carla Marie G. Bersales" w:date="2022-03-03T17:06:00Z">
            <w:rPr>
              <w:spacing w:val="-3"/>
            </w:rPr>
          </w:rPrChange>
        </w:rPr>
        <w:t xml:space="preserve"> </w:t>
      </w:r>
      <w:r w:rsidRPr="00F43F37">
        <w:rPr>
          <w:spacing w:val="1"/>
          <w:rPrChange w:id="120" w:author="Carla Marie G. Bersales" w:date="2022-03-03T17:06:00Z">
            <w:rPr>
              <w:spacing w:val="-1"/>
            </w:rPr>
          </w:rPrChange>
        </w:rPr>
        <w:t>C</w:t>
      </w:r>
      <w:r w:rsidRPr="00F43F37">
        <w:rPr>
          <w:spacing w:val="1"/>
        </w:rPr>
        <w:t>overag</w:t>
      </w:r>
      <w:r w:rsidRPr="00F43F37">
        <w:rPr>
          <w:spacing w:val="1"/>
          <w:rPrChange w:id="121" w:author="Carla Marie G. Bersales" w:date="2022-03-03T17:06:00Z">
            <w:rPr/>
          </w:rPrChange>
        </w:rPr>
        <w:t>e</w:t>
      </w:r>
      <w:r w:rsidRPr="00F43F37">
        <w:rPr>
          <w:spacing w:val="-17"/>
        </w:rPr>
        <w:t xml:space="preserve"> </w:t>
      </w:r>
      <w:r w:rsidRPr="00F43F37">
        <w:rPr>
          <w:spacing w:val="1"/>
        </w:rPr>
        <w:t>ha</w:t>
      </w:r>
      <w:r w:rsidRPr="00F43F37">
        <w:t>s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bee</w:t>
      </w:r>
      <w:r w:rsidRPr="00F43F37">
        <w:t>n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de</w:t>
      </w:r>
      <w:r w:rsidRPr="00F43F37">
        <w:t>l</w:t>
      </w:r>
      <w:r w:rsidRPr="00F43F37">
        <w:rPr>
          <w:spacing w:val="1"/>
        </w:rPr>
        <w:t>e</w:t>
      </w:r>
      <w:r w:rsidRPr="00F43F37">
        <w:t>t</w:t>
      </w:r>
      <w:r w:rsidRPr="00F43F37">
        <w:rPr>
          <w:spacing w:val="1"/>
        </w:rPr>
        <w:t>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-2"/>
        </w:rPr>
        <w:t>i</w:t>
      </w:r>
      <w:r w:rsidRPr="00F43F37">
        <w:t>n</w:t>
      </w:r>
      <w:r w:rsidRPr="00F43F37">
        <w:rPr>
          <w:spacing w:val="-3"/>
        </w:rPr>
        <w:t xml:space="preserve"> </w:t>
      </w:r>
      <w:r w:rsidRPr="00F43F37">
        <w:t>its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en</w:t>
      </w:r>
      <w:r w:rsidRPr="00F43F37">
        <w:t>ti</w:t>
      </w:r>
      <w:r w:rsidRPr="00F43F37">
        <w:rPr>
          <w:spacing w:val="1"/>
        </w:rPr>
        <w:t>re</w:t>
      </w:r>
      <w:r w:rsidRPr="00F43F37">
        <w:t>ty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an</w:t>
      </w:r>
      <w:r w:rsidRPr="00F43F37">
        <w:t>d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r</w:t>
      </w:r>
      <w:r w:rsidRPr="00F43F37">
        <w:t>e</w:t>
      </w:r>
      <w:r w:rsidRPr="00F43F37">
        <w:rPr>
          <w:spacing w:val="1"/>
        </w:rPr>
        <w:t>p</w:t>
      </w:r>
      <w:r w:rsidRPr="00F43F37">
        <w:t>l</w:t>
      </w:r>
      <w:r w:rsidRPr="00F43F37">
        <w:rPr>
          <w:spacing w:val="1"/>
        </w:rPr>
        <w:t>ace</w:t>
      </w:r>
      <w:r w:rsidRPr="00F43F37">
        <w:t>d</w:t>
      </w:r>
      <w:r w:rsidRPr="00F43F37">
        <w:rPr>
          <w:spacing w:val="-15"/>
        </w:rPr>
        <w:t xml:space="preserve"> </w:t>
      </w:r>
      <w:r w:rsidRPr="00F43F37">
        <w:t>with</w:t>
      </w:r>
      <w:r w:rsidRPr="00F43F37">
        <w:rPr>
          <w:spacing w:val="-7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fo</w:t>
      </w:r>
      <w:r w:rsidRPr="00F43F37">
        <w:t>ll</w:t>
      </w:r>
      <w:r w:rsidRPr="00F43F37">
        <w:rPr>
          <w:spacing w:val="1"/>
        </w:rPr>
        <w:t>o</w:t>
      </w:r>
      <w:r w:rsidRPr="00F43F37">
        <w:t>wi</w:t>
      </w:r>
      <w:r w:rsidRPr="00F43F37">
        <w:rPr>
          <w:spacing w:val="1"/>
        </w:rPr>
        <w:t>ng</w:t>
      </w:r>
      <w:r w:rsidRPr="00F43F37">
        <w:t>:</w:t>
      </w:r>
    </w:p>
    <w:p w14:paraId="554AA032" w14:textId="77777777" w:rsidR="004C1E24" w:rsidRPr="00F43F37" w:rsidRDefault="004C1E24">
      <w:pPr>
        <w:spacing w:before="4" w:line="140" w:lineRule="exact"/>
        <w:ind w:right="4"/>
        <w:jc w:val="both"/>
        <w:rPr>
          <w:sz w:val="14"/>
          <w:szCs w:val="14"/>
        </w:rPr>
        <w:pPrChange w:id="122" w:author="Carla Marie G. Bersales" w:date="2022-03-03T17:07:00Z">
          <w:pPr>
            <w:spacing w:before="4" w:line="140" w:lineRule="exact"/>
          </w:pPr>
        </w:pPrChange>
      </w:pPr>
    </w:p>
    <w:p w14:paraId="2AF08CD6" w14:textId="77777777" w:rsidR="004C1E24" w:rsidRPr="00F43F37" w:rsidRDefault="004C1E24">
      <w:pPr>
        <w:spacing w:line="200" w:lineRule="exact"/>
        <w:ind w:right="4"/>
        <w:jc w:val="both"/>
        <w:pPrChange w:id="123" w:author="Carla Marie G. Bersales" w:date="2022-03-03T17:07:00Z">
          <w:pPr>
            <w:spacing w:line="200" w:lineRule="exact"/>
          </w:pPr>
        </w:pPrChange>
      </w:pPr>
    </w:p>
    <w:p w14:paraId="6957AC15" w14:textId="77777777" w:rsidR="004C1E24" w:rsidRPr="00F43F37" w:rsidRDefault="00714E02">
      <w:pPr>
        <w:spacing w:line="480" w:lineRule="auto"/>
        <w:ind w:right="4"/>
        <w:jc w:val="both"/>
        <w:pPrChange w:id="124" w:author="Carla Marie G. Bersales" w:date="2022-03-04T12:00:00Z">
          <w:pPr>
            <w:spacing w:line="453" w:lineRule="auto"/>
            <w:ind w:left="120" w:right="6036"/>
          </w:pPr>
        </w:pPrChange>
      </w:pPr>
      <w:r w:rsidRPr="00F43F37">
        <w:rPr>
          <w:b/>
        </w:rPr>
        <w:t>S</w:t>
      </w:r>
      <w:r w:rsidRPr="00F43F37">
        <w:rPr>
          <w:b/>
          <w:spacing w:val="-1"/>
        </w:rPr>
        <w:t>E</w:t>
      </w:r>
      <w:r w:rsidRPr="00F43F37">
        <w:rPr>
          <w:b/>
          <w:spacing w:val="3"/>
        </w:rPr>
        <w:t>C</w:t>
      </w:r>
      <w:r w:rsidRPr="00F43F37">
        <w:rPr>
          <w:b/>
          <w:spacing w:val="-1"/>
        </w:rPr>
        <w:t>TI</w:t>
      </w:r>
      <w:r w:rsidRPr="00F43F37">
        <w:rPr>
          <w:b/>
          <w:spacing w:val="1"/>
        </w:rPr>
        <w:t>O</w:t>
      </w:r>
      <w:r w:rsidRPr="00F43F37">
        <w:rPr>
          <w:b/>
        </w:rPr>
        <w:t>N</w:t>
      </w:r>
      <w:r w:rsidRPr="00F43F37">
        <w:rPr>
          <w:b/>
          <w:spacing w:val="-18"/>
        </w:rPr>
        <w:t xml:space="preserve"> </w:t>
      </w:r>
      <w:r w:rsidRPr="00F43F37">
        <w:rPr>
          <w:b/>
          <w:spacing w:val="2"/>
        </w:rPr>
        <w:t>I</w:t>
      </w:r>
      <w:r w:rsidRPr="00F43F37">
        <w:rPr>
          <w:b/>
        </w:rPr>
        <w:t>I</w:t>
      </w:r>
      <w:r w:rsidRPr="00F43F37">
        <w:rPr>
          <w:b/>
          <w:spacing w:val="-5"/>
        </w:rPr>
        <w:t xml:space="preserve"> </w:t>
      </w:r>
      <w:r w:rsidRPr="00F43F37">
        <w:rPr>
          <w:b/>
        </w:rPr>
        <w:t xml:space="preserve">- </w:t>
      </w:r>
      <w:r w:rsidRPr="00F43F37">
        <w:rPr>
          <w:b/>
          <w:spacing w:val="-1"/>
        </w:rPr>
        <w:t>LI</w:t>
      </w:r>
      <w:r w:rsidRPr="00F43F37">
        <w:rPr>
          <w:b/>
          <w:spacing w:val="3"/>
        </w:rPr>
        <w:t>A</w:t>
      </w:r>
      <w:r w:rsidRPr="00F43F37">
        <w:rPr>
          <w:b/>
          <w:spacing w:val="-1"/>
        </w:rPr>
        <w:t>B</w:t>
      </w:r>
      <w:r w:rsidRPr="00F43F37">
        <w:rPr>
          <w:b/>
          <w:spacing w:val="2"/>
        </w:rPr>
        <w:t>I</w:t>
      </w:r>
      <w:r w:rsidRPr="00F43F37">
        <w:rPr>
          <w:b/>
          <w:spacing w:val="-1"/>
        </w:rPr>
        <w:t>L</w:t>
      </w:r>
      <w:r w:rsidRPr="00F43F37">
        <w:rPr>
          <w:b/>
          <w:spacing w:val="2"/>
        </w:rPr>
        <w:t>I</w:t>
      </w:r>
      <w:r w:rsidRPr="00F43F37">
        <w:rPr>
          <w:b/>
          <w:spacing w:val="-1"/>
        </w:rPr>
        <w:t>T</w:t>
      </w:r>
      <w:r w:rsidRPr="00F43F37">
        <w:rPr>
          <w:b/>
        </w:rPr>
        <w:t>Y</w:t>
      </w:r>
      <w:r w:rsidRPr="00F43F37">
        <w:rPr>
          <w:b/>
          <w:spacing w:val="-20"/>
        </w:rPr>
        <w:t xml:space="preserve"> </w:t>
      </w:r>
      <w:r w:rsidRPr="00F43F37">
        <w:rPr>
          <w:b/>
        </w:rPr>
        <w:t>C</w:t>
      </w:r>
      <w:r w:rsidRPr="00F43F37">
        <w:rPr>
          <w:b/>
          <w:spacing w:val="1"/>
        </w:rPr>
        <w:t>O</w:t>
      </w:r>
      <w:r w:rsidRPr="00F43F37">
        <w:rPr>
          <w:b/>
        </w:rPr>
        <w:t>V</w:t>
      </w:r>
      <w:r w:rsidRPr="00F43F37">
        <w:rPr>
          <w:b/>
          <w:spacing w:val="-1"/>
        </w:rPr>
        <w:t>E</w:t>
      </w:r>
      <w:r w:rsidRPr="00F43F37">
        <w:rPr>
          <w:b/>
        </w:rPr>
        <w:t>RA</w:t>
      </w:r>
      <w:r w:rsidRPr="00F43F37">
        <w:rPr>
          <w:b/>
          <w:spacing w:val="4"/>
        </w:rPr>
        <w:t>G</w:t>
      </w:r>
      <w:r w:rsidRPr="00F43F37">
        <w:rPr>
          <w:b/>
        </w:rPr>
        <w:t>E A.</w:t>
      </w:r>
      <w:r w:rsidRPr="00F43F37">
        <w:rPr>
          <w:b/>
          <w:spacing w:val="-3"/>
        </w:rPr>
        <w:t xml:space="preserve"> </w:t>
      </w:r>
      <w:r w:rsidRPr="00F43F37">
        <w:rPr>
          <w:b/>
        </w:rPr>
        <w:t>C</w:t>
      </w:r>
      <w:r w:rsidRPr="00F43F37">
        <w:rPr>
          <w:b/>
          <w:spacing w:val="1"/>
        </w:rPr>
        <w:t>overag</w:t>
      </w:r>
      <w:r w:rsidRPr="00F43F37">
        <w:rPr>
          <w:b/>
        </w:rPr>
        <w:t>e</w:t>
      </w:r>
    </w:p>
    <w:p w14:paraId="63718043" w14:textId="2D3E1F88" w:rsidR="004C1E24" w:rsidRPr="00F43F37" w:rsidDel="00BE3D41" w:rsidRDefault="00714E02" w:rsidP="009D03A7">
      <w:pPr>
        <w:spacing w:before="67"/>
        <w:ind w:right="4"/>
        <w:jc w:val="both"/>
        <w:rPr>
          <w:del w:id="125" w:author="Carla Marie G. Bersales" w:date="2022-03-03T17:08:00Z"/>
        </w:rPr>
        <w:pPrChange w:id="126" w:author="Carla Marie G. Bersales" w:date="2022-03-04T12:09:00Z">
          <w:pPr>
            <w:spacing w:before="67" w:line="275" w:lineRule="auto"/>
            <w:ind w:left="120" w:right="391"/>
          </w:pPr>
        </w:pPrChange>
      </w:pPr>
      <w:r w:rsidRPr="00F43F37">
        <w:t>We</w:t>
      </w:r>
      <w:r w:rsidRPr="00F43F37">
        <w:rPr>
          <w:spacing w:val="-7"/>
        </w:rPr>
        <w:t xml:space="preserve"> </w:t>
      </w:r>
      <w:r w:rsidRPr="00F43F37">
        <w:t>will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pa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a</w:t>
      </w:r>
      <w:r w:rsidRPr="00F43F37">
        <w:t>ll</w:t>
      </w:r>
      <w:r w:rsidRPr="00F43F37">
        <w:rPr>
          <w:spacing w:val="-4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um</w:t>
      </w:r>
      <w:r w:rsidRPr="00F43F37">
        <w:t>s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a</w:t>
      </w:r>
      <w:r w:rsidRPr="00F43F37">
        <w:t>n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</w:t>
      </w:r>
      <w:r w:rsidRPr="00F43F37">
        <w:rPr>
          <w:spacing w:val="-1"/>
        </w:rPr>
        <w:t>r</w:t>
      </w:r>
      <w:r w:rsidRPr="00F43F37">
        <w:rPr>
          <w:spacing w:val="1"/>
        </w:rPr>
        <w:t>ed</w:t>
      </w:r>
      <w:r w:rsidRPr="00F43F37">
        <w:t>”</w:t>
      </w:r>
      <w:r w:rsidRPr="00F43F37">
        <w:rPr>
          <w:spacing w:val="-17"/>
        </w:rPr>
        <w:t xml:space="preserve"> </w:t>
      </w:r>
      <w:r w:rsidRPr="00F43F37">
        <w:t>l</w:t>
      </w:r>
      <w:r w:rsidRPr="00F43F37">
        <w:rPr>
          <w:spacing w:val="1"/>
        </w:rPr>
        <w:t>ega</w:t>
      </w:r>
      <w:r w:rsidRPr="00F43F37">
        <w:t>lly</w:t>
      </w:r>
      <w:r w:rsidRPr="00F43F37">
        <w:rPr>
          <w:spacing w:val="-10"/>
        </w:rPr>
        <w:t xml:space="preserve"> </w:t>
      </w:r>
      <w:r w:rsidRPr="00F43F37">
        <w:rPr>
          <w:spacing w:val="1"/>
        </w:rPr>
        <w:t>mu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pa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a</w:t>
      </w:r>
      <w:r w:rsidRPr="00F43F37">
        <w:t>s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dam</w:t>
      </w:r>
      <w:r w:rsidRPr="00F43F37">
        <w:rPr>
          <w:spacing w:val="-2"/>
        </w:rPr>
        <w:t>a</w:t>
      </w:r>
      <w:r w:rsidRPr="00F43F37">
        <w:rPr>
          <w:spacing w:val="-1"/>
        </w:rPr>
        <w:t>g</w:t>
      </w:r>
      <w:r w:rsidRPr="00F43F37">
        <w:rPr>
          <w:spacing w:val="1"/>
        </w:rPr>
        <w:t>e</w:t>
      </w:r>
      <w:r w:rsidRPr="00F43F37">
        <w:t>s</w:t>
      </w:r>
      <w:r w:rsidRPr="00F43F37">
        <w:rPr>
          <w:spacing w:val="-14"/>
        </w:rPr>
        <w:t xml:space="preserve"> </w:t>
      </w:r>
      <w:r w:rsidRPr="00F43F37">
        <w:rPr>
          <w:spacing w:val="1"/>
        </w:rPr>
        <w:t>becau</w:t>
      </w:r>
      <w:r w:rsidRPr="00F43F37">
        <w:rPr>
          <w:spacing w:val="-1"/>
        </w:rPr>
        <w:t>s</w:t>
      </w:r>
      <w:r w:rsidRPr="00F43F37">
        <w:t>e</w:t>
      </w:r>
      <w:r w:rsidRPr="00F43F37">
        <w:rPr>
          <w:spacing w:val="-12"/>
        </w:rPr>
        <w:t xml:space="preserve"> </w:t>
      </w:r>
      <w:r w:rsidRPr="00F43F37">
        <w:rPr>
          <w:spacing w:val="1"/>
        </w:rPr>
        <w:t>o</w:t>
      </w:r>
      <w:r w:rsidRPr="00F43F37">
        <w:t>f</w:t>
      </w:r>
      <w:r w:rsidRPr="00F43F37">
        <w:rPr>
          <w:spacing w:val="-3"/>
        </w:rPr>
        <w:t xml:space="preserve"> </w:t>
      </w:r>
      <w:r w:rsidRPr="00F43F37">
        <w:t>“</w:t>
      </w:r>
      <w:r w:rsidRPr="00F43F37">
        <w:rPr>
          <w:spacing w:val="-1"/>
        </w:rPr>
        <w:t>b</w:t>
      </w:r>
      <w:r w:rsidRPr="00F43F37">
        <w:rPr>
          <w:spacing w:val="1"/>
        </w:rPr>
        <w:t>od</w:t>
      </w:r>
      <w:r w:rsidRPr="00F43F37">
        <w:t>ily</w:t>
      </w:r>
      <w:r w:rsidRPr="00F43F37">
        <w:rPr>
          <w:spacing w:val="-11"/>
        </w:rPr>
        <w:t xml:space="preserve"> </w:t>
      </w:r>
      <w:r w:rsidRPr="00F43F37">
        <w:t>i</w:t>
      </w:r>
      <w:r w:rsidRPr="00F43F37">
        <w:rPr>
          <w:spacing w:val="1"/>
        </w:rPr>
        <w:t>n</w:t>
      </w:r>
      <w:r w:rsidRPr="00F43F37">
        <w:t>j</w:t>
      </w:r>
      <w:r w:rsidRPr="00F43F37">
        <w:rPr>
          <w:spacing w:val="-1"/>
        </w:rPr>
        <w:t>u</w:t>
      </w:r>
      <w:r w:rsidRPr="00F43F37">
        <w:rPr>
          <w:spacing w:val="1"/>
        </w:rPr>
        <w:t>ry</w:t>
      </w:r>
      <w:r w:rsidRPr="00F43F37">
        <w:t>”</w:t>
      </w:r>
      <w:r w:rsidRPr="00F43F37">
        <w:rPr>
          <w:spacing w:val="-12"/>
        </w:rPr>
        <w:t xml:space="preserve"> </w:t>
      </w:r>
      <w:r w:rsidRPr="00F43F37">
        <w:rPr>
          <w:spacing w:val="-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>“</w:t>
      </w:r>
      <w:r w:rsidRPr="00F43F37">
        <w:rPr>
          <w:spacing w:val="1"/>
        </w:rPr>
        <w:t>pro</w:t>
      </w:r>
      <w:r w:rsidRPr="00F43F37">
        <w:rPr>
          <w:spacing w:val="-1"/>
        </w:rPr>
        <w:t>p</w:t>
      </w:r>
      <w:r w:rsidRPr="00F43F37">
        <w:rPr>
          <w:spacing w:val="1"/>
        </w:rPr>
        <w:t>er</w:t>
      </w:r>
      <w:r w:rsidRPr="00F43F37">
        <w:t>ty</w:t>
      </w:r>
      <w:r w:rsidRPr="00F43F37">
        <w:rPr>
          <w:spacing w:val="-16"/>
        </w:rPr>
        <w:t xml:space="preserve"> </w:t>
      </w:r>
      <w:r w:rsidRPr="00F43F37">
        <w:rPr>
          <w:spacing w:val="1"/>
        </w:rPr>
        <w:t>dam</w:t>
      </w:r>
      <w:r w:rsidRPr="00F43F37">
        <w:rPr>
          <w:spacing w:val="-2"/>
        </w:rPr>
        <w:t>a</w:t>
      </w:r>
      <w:r w:rsidRPr="00F43F37">
        <w:rPr>
          <w:spacing w:val="1"/>
        </w:rPr>
        <w:t>ge</w:t>
      </w:r>
      <w:r w:rsidRPr="00F43F37">
        <w:t>”</w:t>
      </w:r>
      <w:r w:rsidRPr="00F43F37">
        <w:rPr>
          <w:spacing w:val="-13"/>
        </w:rPr>
        <w:t xml:space="preserve"> </w:t>
      </w:r>
      <w:r w:rsidRPr="00F43F37">
        <w:t>to w</w:t>
      </w:r>
      <w:r w:rsidRPr="00F43F37">
        <w:rPr>
          <w:spacing w:val="1"/>
        </w:rPr>
        <w:t>h</w:t>
      </w:r>
      <w:r w:rsidRPr="00F43F37">
        <w:t>i</w:t>
      </w:r>
      <w:r w:rsidRPr="00F43F37">
        <w:rPr>
          <w:spacing w:val="1"/>
        </w:rPr>
        <w:t>c</w:t>
      </w:r>
      <w:r w:rsidRPr="00F43F37">
        <w:t>h</w:t>
      </w:r>
      <w:r w:rsidRPr="00F43F37">
        <w:rPr>
          <w:spacing w:val="-10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is</w:t>
      </w:r>
      <w:r w:rsidRPr="00F43F37">
        <w:rPr>
          <w:spacing w:val="-8"/>
        </w:rPr>
        <w:t xml:space="preserve"> 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uranc</w:t>
      </w:r>
      <w:r w:rsidRPr="00F43F37">
        <w:t>e</w:t>
      </w:r>
      <w:r w:rsidRPr="00F43F37">
        <w:rPr>
          <w:spacing w:val="-17"/>
        </w:rPr>
        <w:t xml:space="preserve"> </w:t>
      </w:r>
      <w:r w:rsidRPr="00F43F37">
        <w:t>a</w:t>
      </w:r>
      <w:r w:rsidRPr="00F43F37">
        <w:rPr>
          <w:spacing w:val="1"/>
        </w:rPr>
        <w:t>pp</w:t>
      </w:r>
      <w:r w:rsidRPr="00F43F37">
        <w:t>li</w:t>
      </w:r>
      <w:r w:rsidRPr="00F43F37">
        <w:rPr>
          <w:spacing w:val="1"/>
        </w:rPr>
        <w:t>e</w:t>
      </w:r>
      <w:r w:rsidRPr="00F43F37">
        <w:rPr>
          <w:spacing w:val="-1"/>
        </w:rPr>
        <w:t>s</w:t>
      </w:r>
      <w:r w:rsidRPr="00F43F37">
        <w:t>,</w:t>
      </w:r>
      <w:r w:rsidRPr="00F43F37">
        <w:rPr>
          <w:spacing w:val="-12"/>
        </w:rPr>
        <w:t xml:space="preserve"> </w:t>
      </w:r>
      <w:r w:rsidRPr="00F43F37">
        <w:rPr>
          <w:spacing w:val="1"/>
        </w:rPr>
        <w:t>cau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b</w:t>
      </w:r>
      <w:r w:rsidRPr="00F43F37">
        <w:t>y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a</w:t>
      </w:r>
      <w:r w:rsidRPr="00F43F37">
        <w:t>n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“acc</w:t>
      </w:r>
      <w:r w:rsidRPr="00F43F37">
        <w:t>i</w:t>
      </w:r>
      <w:r w:rsidRPr="00F43F37">
        <w:rPr>
          <w:spacing w:val="1"/>
        </w:rPr>
        <w:t>den</w:t>
      </w:r>
      <w:r w:rsidRPr="00F43F37">
        <w:t>t”</w:t>
      </w:r>
      <w:r w:rsidRPr="00F43F37">
        <w:rPr>
          <w:spacing w:val="-19"/>
        </w:rPr>
        <w:t xml:space="preserve"> </w:t>
      </w:r>
      <w:r w:rsidRPr="00F43F37">
        <w:rPr>
          <w:spacing w:val="1"/>
        </w:rPr>
        <w:t>an</w:t>
      </w:r>
      <w:r w:rsidRPr="00F43F37">
        <w:t>d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re</w:t>
      </w:r>
      <w:r w:rsidRPr="00F43F37">
        <w:rPr>
          <w:spacing w:val="-3"/>
        </w:rPr>
        <w:t>s</w:t>
      </w:r>
      <w:r w:rsidRPr="00F43F37">
        <w:rPr>
          <w:spacing w:val="1"/>
        </w:rPr>
        <w:t>u</w:t>
      </w:r>
      <w:r w:rsidRPr="00F43F37">
        <w:t>lti</w:t>
      </w:r>
      <w:r w:rsidRPr="00F43F37">
        <w:rPr>
          <w:spacing w:val="1"/>
        </w:rPr>
        <w:t>n</w:t>
      </w:r>
      <w:r w:rsidRPr="00F43F37">
        <w:t>g</w:t>
      </w:r>
      <w:r w:rsidRPr="00F43F37">
        <w:rPr>
          <w:spacing w:val="-12"/>
        </w:rPr>
        <w:t xml:space="preserve"> </w:t>
      </w:r>
      <w:r w:rsidRPr="00F43F37">
        <w:rPr>
          <w:spacing w:val="-1"/>
        </w:rPr>
        <w:t>f</w:t>
      </w:r>
      <w:r w:rsidRPr="00F43F37">
        <w:rPr>
          <w:spacing w:val="1"/>
        </w:rPr>
        <w:t>ro</w:t>
      </w:r>
      <w:r w:rsidRPr="00F43F37">
        <w:t>m</w:t>
      </w:r>
      <w:r w:rsidRPr="00F43F37">
        <w:rPr>
          <w:spacing w:val="-7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o</w:t>
      </w:r>
      <w:r w:rsidRPr="00F43F37">
        <w:t>w</w:t>
      </w:r>
      <w:r w:rsidRPr="00F43F37">
        <w:rPr>
          <w:spacing w:val="1"/>
        </w:rPr>
        <w:t>ner</w:t>
      </w:r>
      <w:r w:rsidRPr="00F43F37">
        <w:rPr>
          <w:spacing w:val="-1"/>
        </w:rPr>
        <w:t>s</w:t>
      </w:r>
      <w:r w:rsidRPr="00F43F37">
        <w:rPr>
          <w:spacing w:val="1"/>
        </w:rPr>
        <w:t>h</w:t>
      </w:r>
      <w:r w:rsidRPr="00F43F37">
        <w:t>i</w:t>
      </w:r>
      <w:r w:rsidRPr="00F43F37">
        <w:rPr>
          <w:spacing w:val="1"/>
        </w:rPr>
        <w:t>p</w:t>
      </w:r>
      <w:r w:rsidRPr="00F43F37">
        <w:t>,</w:t>
      </w:r>
      <w:r w:rsidRPr="00F43F37">
        <w:rPr>
          <w:spacing w:val="-20"/>
        </w:rPr>
        <w:t xml:space="preserve"> </w:t>
      </w:r>
      <w:del w:id="127" w:author="Carla Marie G. Bersales" w:date="2022-03-04T12:00:00Z">
        <w:r w:rsidRPr="00F43F37" w:rsidDel="00F651B1">
          <w:rPr>
            <w:spacing w:val="1"/>
            <w:w w:val="99"/>
          </w:rPr>
          <w:delText>m</w:delText>
        </w:r>
        <w:r w:rsidRPr="00F43F37" w:rsidDel="00F651B1">
          <w:rPr>
            <w:spacing w:val="-2"/>
            <w:w w:val="99"/>
          </w:rPr>
          <w:delText>a</w:delText>
        </w:r>
        <w:r w:rsidRPr="00F43F37" w:rsidDel="00F651B1">
          <w:rPr>
            <w:w w:val="99"/>
          </w:rPr>
          <w:delText>i</w:delText>
        </w:r>
        <w:r w:rsidRPr="00F43F37" w:rsidDel="00F651B1">
          <w:rPr>
            <w:spacing w:val="1"/>
            <w:w w:val="99"/>
          </w:rPr>
          <w:delText>n</w:delText>
        </w:r>
        <w:r w:rsidRPr="00F43F37" w:rsidDel="00F651B1">
          <w:rPr>
            <w:w w:val="99"/>
          </w:rPr>
          <w:delText>t</w:delText>
        </w:r>
        <w:r w:rsidRPr="00F43F37" w:rsidDel="00F651B1">
          <w:rPr>
            <w:spacing w:val="1"/>
            <w:w w:val="99"/>
          </w:rPr>
          <w:delText>enanc</w:delText>
        </w:r>
        <w:r w:rsidRPr="00F43F37" w:rsidDel="00F651B1">
          <w:rPr>
            <w:w w:val="99"/>
          </w:rPr>
          <w:delText>e</w:delText>
        </w:r>
      </w:del>
      <w:ins w:id="128" w:author="Carla Marie G. Bersales" w:date="2022-03-04T12:00:00Z">
        <w:r w:rsidR="00F651B1" w:rsidRPr="00F43F37">
          <w:rPr>
            <w:spacing w:val="1"/>
            <w:w w:val="99"/>
          </w:rPr>
          <w:t>m</w:t>
        </w:r>
        <w:r w:rsidR="00F651B1" w:rsidRPr="00F43F37">
          <w:rPr>
            <w:spacing w:val="-2"/>
            <w:w w:val="99"/>
          </w:rPr>
          <w:t>a</w:t>
        </w:r>
        <w:r w:rsidR="00F651B1" w:rsidRPr="00F43F37">
          <w:rPr>
            <w:w w:val="99"/>
          </w:rPr>
          <w:t>i</w:t>
        </w:r>
        <w:r w:rsidR="00F651B1" w:rsidRPr="00F43F37">
          <w:rPr>
            <w:spacing w:val="1"/>
            <w:w w:val="99"/>
          </w:rPr>
          <w:t>n</w:t>
        </w:r>
        <w:r w:rsidR="00F651B1" w:rsidRPr="00F43F37">
          <w:rPr>
            <w:w w:val="99"/>
          </w:rPr>
          <w:t>t</w:t>
        </w:r>
        <w:r w:rsidR="00F651B1" w:rsidRPr="00F43F37">
          <w:rPr>
            <w:spacing w:val="1"/>
            <w:w w:val="99"/>
          </w:rPr>
          <w:t>enanc</w:t>
        </w:r>
        <w:r w:rsidR="00F651B1" w:rsidRPr="00F43F37">
          <w:rPr>
            <w:w w:val="99"/>
          </w:rPr>
          <w:t>e,</w:t>
        </w:r>
      </w:ins>
      <w:r w:rsidRPr="00F43F37">
        <w:rPr>
          <w:spacing w:val="-10"/>
          <w:w w:val="99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u</w:t>
      </w:r>
      <w:r w:rsidRPr="00F43F37">
        <w:rPr>
          <w:spacing w:val="-1"/>
        </w:rPr>
        <w:t>s</w:t>
      </w:r>
      <w:r w:rsidRPr="00F43F37">
        <w:t>e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o</w:t>
      </w:r>
      <w:r w:rsidRPr="00F43F37">
        <w:t>f</w:t>
      </w:r>
      <w:r w:rsidRPr="00F43F37">
        <w:rPr>
          <w:spacing w:val="-3"/>
        </w:rPr>
        <w:t xml:space="preserve"> </w:t>
      </w:r>
      <w:r w:rsidRPr="00F43F37">
        <w:t xml:space="preserve">a </w:t>
      </w:r>
      <w:r w:rsidRPr="00F43F37">
        <w:rPr>
          <w:spacing w:val="1"/>
        </w:rPr>
        <w:t>covere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“</w:t>
      </w:r>
      <w:r w:rsidRPr="00F43F37">
        <w:rPr>
          <w:spacing w:val="-2"/>
        </w:rPr>
        <w:t>a</w:t>
      </w:r>
      <w:r w:rsidRPr="00F43F37">
        <w:rPr>
          <w:spacing w:val="1"/>
        </w:rPr>
        <w:t>u</w:t>
      </w:r>
      <w:r w:rsidRPr="00F43F37">
        <w:t>t</w:t>
      </w:r>
      <w:r w:rsidRPr="00F43F37">
        <w:rPr>
          <w:spacing w:val="1"/>
        </w:rPr>
        <w:t>o”</w:t>
      </w:r>
      <w:r w:rsidRPr="00F43F37">
        <w:t>.</w:t>
      </w:r>
      <w:r w:rsidRPr="00F43F37">
        <w:rPr>
          <w:spacing w:val="-12"/>
        </w:rPr>
        <w:t xml:space="preserve"> </w:t>
      </w:r>
      <w:r w:rsidRPr="00F43F37">
        <w:t>We</w:t>
      </w:r>
      <w:r w:rsidRPr="00F43F37">
        <w:rPr>
          <w:spacing w:val="-7"/>
        </w:rPr>
        <w:t xml:space="preserve"> </w:t>
      </w:r>
      <w:r w:rsidRPr="00F43F37">
        <w:t>will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a</w:t>
      </w:r>
      <w:r w:rsidRPr="00F43F37">
        <w:t>l</w:t>
      </w:r>
      <w:r w:rsidRPr="00F43F37">
        <w:rPr>
          <w:spacing w:val="-1"/>
        </w:rPr>
        <w:t>s</w:t>
      </w:r>
      <w:r w:rsidRPr="00F43F37">
        <w:t>o</w:t>
      </w:r>
      <w:r w:rsidRPr="00F43F37">
        <w:rPr>
          <w:spacing w:val="-6"/>
        </w:rPr>
        <w:t xml:space="preserve"> </w:t>
      </w:r>
      <w:r w:rsidRPr="00F43F37">
        <w:rPr>
          <w:spacing w:val="4"/>
        </w:rPr>
        <w:t>p</w:t>
      </w:r>
      <w:r w:rsidRPr="00F43F37">
        <w:rPr>
          <w:spacing w:val="1"/>
        </w:rPr>
        <w:t>a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a</w:t>
      </w:r>
      <w:r w:rsidRPr="00F43F37">
        <w:t>ll</w:t>
      </w:r>
      <w:r w:rsidRPr="00F43F37">
        <w:rPr>
          <w:spacing w:val="-4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um</w:t>
      </w:r>
      <w:r w:rsidRPr="00F43F37">
        <w:t>s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a</w:t>
      </w:r>
      <w:r w:rsidRPr="00F43F37">
        <w:t>n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ured</w:t>
      </w:r>
      <w:r w:rsidRPr="00F43F37">
        <w:t>”</w:t>
      </w:r>
      <w:r w:rsidRPr="00F43F37">
        <w:rPr>
          <w:spacing w:val="-17"/>
        </w:rPr>
        <w:t xml:space="preserve"> </w:t>
      </w:r>
      <w:r w:rsidRPr="00F43F37">
        <w:t>l</w:t>
      </w:r>
      <w:r w:rsidRPr="00F43F37">
        <w:rPr>
          <w:spacing w:val="1"/>
        </w:rPr>
        <w:t>ega</w:t>
      </w:r>
      <w:r w:rsidRPr="00F43F37">
        <w:t>l</w:t>
      </w:r>
      <w:r w:rsidRPr="00F43F37">
        <w:rPr>
          <w:spacing w:val="-2"/>
        </w:rPr>
        <w:t>l</w:t>
      </w:r>
      <w:r w:rsidRPr="00F43F37">
        <w:t>y</w:t>
      </w:r>
      <w:r w:rsidRPr="00F43F37">
        <w:rPr>
          <w:spacing w:val="-10"/>
        </w:rPr>
        <w:t xml:space="preserve"> </w:t>
      </w:r>
      <w:r w:rsidRPr="00F43F37">
        <w:rPr>
          <w:spacing w:val="1"/>
        </w:rPr>
        <w:t>mu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pa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a</w:t>
      </w:r>
      <w:r w:rsidRPr="00F43F37">
        <w:t>s</w:t>
      </w:r>
      <w:r w:rsidRPr="00F43F37">
        <w:rPr>
          <w:spacing w:val="-5"/>
        </w:rPr>
        <w:t xml:space="preserve"> </w:t>
      </w:r>
      <w:r w:rsidRPr="00F43F37">
        <w:t xml:space="preserve">a </w:t>
      </w:r>
      <w:r w:rsidRPr="00F43F37">
        <w:rPr>
          <w:spacing w:val="1"/>
        </w:rPr>
        <w:t>“</w:t>
      </w:r>
      <w:r w:rsidRPr="00F43F37">
        <w:rPr>
          <w:spacing w:val="-2"/>
        </w:rPr>
        <w:t>c</w:t>
      </w:r>
      <w:r w:rsidRPr="00F43F37">
        <w:rPr>
          <w:spacing w:val="1"/>
        </w:rPr>
        <w:t>over</w:t>
      </w:r>
      <w:r w:rsidRPr="00F43F37">
        <w:rPr>
          <w:spacing w:val="-2"/>
        </w:rPr>
        <w:t>e</w:t>
      </w:r>
      <w:r w:rsidRPr="00F43F37">
        <w:t>d</w:t>
      </w:r>
      <w:r w:rsidRPr="00F43F37">
        <w:rPr>
          <w:spacing w:val="-15"/>
        </w:rPr>
        <w:t xml:space="preserve"> </w:t>
      </w:r>
      <w:r w:rsidRPr="00F43F37">
        <w:rPr>
          <w:spacing w:val="1"/>
        </w:rPr>
        <w:t>po</w:t>
      </w:r>
      <w:r w:rsidRPr="00F43F37">
        <w:t>ll</w:t>
      </w:r>
      <w:r w:rsidRPr="00F43F37">
        <w:rPr>
          <w:spacing w:val="-1"/>
        </w:rPr>
        <w:t>u</w:t>
      </w:r>
      <w:r w:rsidRPr="00F43F37">
        <w:t>ti</w:t>
      </w:r>
      <w:r w:rsidRPr="00F43F37">
        <w:rPr>
          <w:spacing w:val="1"/>
        </w:rPr>
        <w:t>o</w:t>
      </w:r>
      <w:r w:rsidRPr="00F43F37">
        <w:t>n</w:t>
      </w:r>
      <w:r w:rsidRPr="00F43F37">
        <w:rPr>
          <w:spacing w:val="-12"/>
        </w:rPr>
        <w:t xml:space="preserve"> </w:t>
      </w:r>
      <w:r w:rsidRPr="00F43F37">
        <w:rPr>
          <w:spacing w:val="1"/>
        </w:rPr>
        <w:t>co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e</w:t>
      </w:r>
      <w:r w:rsidRPr="00F43F37">
        <w:rPr>
          <w:spacing w:val="-1"/>
        </w:rPr>
        <w:t>x</w:t>
      </w:r>
      <w:r w:rsidRPr="00F43F37">
        <w:rPr>
          <w:spacing w:val="1"/>
        </w:rPr>
        <w:t>pen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”</w:t>
      </w:r>
      <w:ins w:id="129" w:author="Carla Marie G. Bersales" w:date="2022-03-03T17:08:00Z">
        <w:r w:rsidR="00BE3D41">
          <w:t xml:space="preserve"> </w:t>
        </w:r>
      </w:ins>
    </w:p>
    <w:p w14:paraId="145273FE" w14:textId="543649B5" w:rsidR="004C1E24" w:rsidRPr="00F43F37" w:rsidDel="00BE3D41" w:rsidRDefault="00714E02" w:rsidP="009D03A7">
      <w:pPr>
        <w:spacing w:before="67"/>
        <w:ind w:right="4"/>
        <w:jc w:val="both"/>
        <w:rPr>
          <w:del w:id="130" w:author="Carla Marie G. Bersales" w:date="2022-03-03T17:08:00Z"/>
        </w:rPr>
        <w:pPrChange w:id="131" w:author="Carla Marie G. Bersales" w:date="2022-03-04T12:09:00Z">
          <w:pPr>
            <w:spacing w:before="3" w:line="276" w:lineRule="auto"/>
            <w:ind w:left="120" w:right="609"/>
          </w:pPr>
        </w:pPrChange>
      </w:pPr>
      <w:r w:rsidRPr="00F43F37">
        <w:t>to</w:t>
      </w:r>
      <w:r w:rsidRPr="00F43F37">
        <w:rPr>
          <w:spacing w:val="19"/>
        </w:rPr>
        <w:t xml:space="preserve"> </w:t>
      </w:r>
      <w:r w:rsidRPr="00F43F37">
        <w:t>w</w:t>
      </w:r>
      <w:r w:rsidRPr="00F43F37">
        <w:rPr>
          <w:spacing w:val="1"/>
        </w:rPr>
        <w:t>h</w:t>
      </w:r>
      <w:r w:rsidRPr="00F43F37">
        <w:t>i</w:t>
      </w:r>
      <w:r w:rsidRPr="00F43F37">
        <w:rPr>
          <w:spacing w:val="1"/>
        </w:rPr>
        <w:t>c</w:t>
      </w:r>
      <w:r w:rsidRPr="00F43F37">
        <w:t>h</w:t>
      </w:r>
      <w:r w:rsidRPr="00F43F37">
        <w:rPr>
          <w:spacing w:val="-10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is</w:t>
      </w:r>
      <w:r w:rsidRPr="00F43F37">
        <w:rPr>
          <w:spacing w:val="-8"/>
        </w:rPr>
        <w:t xml:space="preserve"> 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uranc</w:t>
      </w:r>
      <w:r w:rsidRPr="00F43F37">
        <w:t>e</w:t>
      </w:r>
      <w:r w:rsidRPr="00F43F37">
        <w:rPr>
          <w:spacing w:val="-17"/>
        </w:rPr>
        <w:t xml:space="preserve"> </w:t>
      </w:r>
      <w:r w:rsidRPr="00F43F37">
        <w:t>a</w:t>
      </w:r>
      <w:r w:rsidRPr="00F43F37">
        <w:rPr>
          <w:spacing w:val="-1"/>
        </w:rPr>
        <w:t>p</w:t>
      </w:r>
      <w:r w:rsidRPr="00F43F37">
        <w:rPr>
          <w:spacing w:val="1"/>
        </w:rPr>
        <w:t>p</w:t>
      </w:r>
      <w:r w:rsidRPr="00F43F37">
        <w:t>li</w:t>
      </w:r>
      <w:r w:rsidRPr="00F43F37">
        <w:rPr>
          <w:spacing w:val="1"/>
        </w:rPr>
        <w:t>e</w:t>
      </w:r>
      <w:r w:rsidRPr="00F43F37">
        <w:t>s</w:t>
      </w:r>
      <w:r w:rsidRPr="00F43F37">
        <w:rPr>
          <w:spacing w:val="-13"/>
        </w:rPr>
        <w:t xml:space="preserve"> </w:t>
      </w:r>
      <w:r w:rsidRPr="00F43F37">
        <w:rPr>
          <w:spacing w:val="1"/>
        </w:rPr>
        <w:t>cau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b</w:t>
      </w:r>
      <w:r w:rsidRPr="00F43F37">
        <w:t>y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a</w:t>
      </w:r>
      <w:r w:rsidRPr="00F43F37">
        <w:t>n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“acc</w:t>
      </w:r>
      <w:r w:rsidRPr="00F43F37">
        <w:t>i</w:t>
      </w:r>
      <w:r w:rsidRPr="00F43F37">
        <w:rPr>
          <w:spacing w:val="1"/>
        </w:rPr>
        <w:t>den</w:t>
      </w:r>
      <w:r w:rsidRPr="00F43F37">
        <w:t>t”</w:t>
      </w:r>
      <w:r w:rsidRPr="00F43F37">
        <w:rPr>
          <w:spacing w:val="-17"/>
        </w:rPr>
        <w:t xml:space="preserve"> </w:t>
      </w:r>
      <w:r w:rsidRPr="00F43F37">
        <w:rPr>
          <w:spacing w:val="-2"/>
        </w:rPr>
        <w:t>a</w:t>
      </w:r>
      <w:r w:rsidRPr="00F43F37">
        <w:rPr>
          <w:spacing w:val="1"/>
        </w:rPr>
        <w:t>n</w:t>
      </w:r>
      <w:r w:rsidRPr="00F43F37">
        <w:t>d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re</w:t>
      </w:r>
      <w:r w:rsidRPr="00F43F37">
        <w:rPr>
          <w:spacing w:val="-1"/>
        </w:rPr>
        <w:t>s</w:t>
      </w:r>
      <w:r w:rsidRPr="00F43F37">
        <w:rPr>
          <w:spacing w:val="1"/>
        </w:rPr>
        <w:t>u</w:t>
      </w:r>
      <w:r w:rsidRPr="00F43F37">
        <w:t>lti</w:t>
      </w:r>
      <w:r w:rsidRPr="00F43F37">
        <w:rPr>
          <w:spacing w:val="1"/>
        </w:rPr>
        <w:t>n</w:t>
      </w:r>
      <w:r w:rsidRPr="00F43F37">
        <w:t>g</w:t>
      </w:r>
      <w:r w:rsidRPr="00F43F37">
        <w:rPr>
          <w:spacing w:val="-12"/>
        </w:rPr>
        <w:t xml:space="preserve"> </w:t>
      </w:r>
      <w:r w:rsidRPr="00F43F37">
        <w:rPr>
          <w:spacing w:val="1"/>
        </w:rPr>
        <w:t>f</w:t>
      </w:r>
      <w:r w:rsidRPr="00F43F37">
        <w:rPr>
          <w:spacing w:val="-1"/>
        </w:rPr>
        <w:t>r</w:t>
      </w:r>
      <w:r w:rsidRPr="00F43F37">
        <w:rPr>
          <w:spacing w:val="1"/>
        </w:rPr>
        <w:t>o</w:t>
      </w:r>
      <w:r w:rsidRPr="00F43F37">
        <w:t>m</w:t>
      </w:r>
      <w:r w:rsidRPr="00F43F37">
        <w:rPr>
          <w:spacing w:val="-7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6"/>
        </w:rPr>
        <w:t xml:space="preserve"> </w:t>
      </w:r>
      <w:r w:rsidRPr="00F43F37">
        <w:rPr>
          <w:spacing w:val="1"/>
          <w:w w:val="99"/>
        </w:rPr>
        <w:t>o</w:t>
      </w:r>
      <w:r w:rsidRPr="00F43F37">
        <w:rPr>
          <w:w w:val="99"/>
        </w:rPr>
        <w:t>w</w:t>
      </w:r>
      <w:r w:rsidRPr="00F43F37">
        <w:rPr>
          <w:spacing w:val="1"/>
          <w:w w:val="99"/>
        </w:rPr>
        <w:t>ner</w:t>
      </w:r>
      <w:r w:rsidRPr="00F43F37">
        <w:rPr>
          <w:spacing w:val="-1"/>
          <w:w w:val="99"/>
        </w:rPr>
        <w:t>s</w:t>
      </w:r>
      <w:r w:rsidRPr="00F43F37">
        <w:rPr>
          <w:spacing w:val="1"/>
          <w:w w:val="99"/>
        </w:rPr>
        <w:t>h</w:t>
      </w:r>
      <w:r w:rsidRPr="00F43F37">
        <w:rPr>
          <w:w w:val="99"/>
        </w:rPr>
        <w:t>i</w:t>
      </w:r>
      <w:r w:rsidRPr="00F43F37">
        <w:rPr>
          <w:spacing w:val="1"/>
          <w:w w:val="99"/>
        </w:rPr>
        <w:t>p</w:t>
      </w:r>
      <w:r w:rsidRPr="00F43F37">
        <w:rPr>
          <w:w w:val="99"/>
        </w:rPr>
        <w:t>,</w:t>
      </w:r>
      <w:r w:rsidRPr="00F43F37">
        <w:rPr>
          <w:spacing w:val="-12"/>
          <w:w w:val="99"/>
        </w:rPr>
        <w:t xml:space="preserve"> </w:t>
      </w:r>
      <w:del w:id="132" w:author="Carla Marie G. Bersales" w:date="2022-03-04T12:00:00Z">
        <w:r w:rsidRPr="00F43F37" w:rsidDel="00F651B1">
          <w:rPr>
            <w:spacing w:val="1"/>
            <w:w w:val="99"/>
          </w:rPr>
          <w:delText>ma</w:delText>
        </w:r>
        <w:r w:rsidRPr="00F43F37" w:rsidDel="00F651B1">
          <w:rPr>
            <w:w w:val="99"/>
          </w:rPr>
          <w:delText>i</w:delText>
        </w:r>
        <w:r w:rsidRPr="00F43F37" w:rsidDel="00F651B1">
          <w:rPr>
            <w:spacing w:val="1"/>
            <w:w w:val="99"/>
          </w:rPr>
          <w:delText>n</w:delText>
        </w:r>
        <w:r w:rsidRPr="00F43F37" w:rsidDel="00F651B1">
          <w:rPr>
            <w:w w:val="99"/>
          </w:rPr>
          <w:delText>t</w:delText>
        </w:r>
        <w:r w:rsidRPr="00F43F37" w:rsidDel="00F651B1">
          <w:rPr>
            <w:spacing w:val="1"/>
            <w:w w:val="99"/>
          </w:rPr>
          <w:delText>enanc</w:delText>
        </w:r>
        <w:r w:rsidRPr="00F43F37" w:rsidDel="00F651B1">
          <w:rPr>
            <w:w w:val="99"/>
          </w:rPr>
          <w:delText>e</w:delText>
        </w:r>
      </w:del>
      <w:ins w:id="133" w:author="Carla Marie G. Bersales" w:date="2022-03-04T12:00:00Z">
        <w:r w:rsidR="00F651B1" w:rsidRPr="00F43F37">
          <w:rPr>
            <w:spacing w:val="1"/>
            <w:w w:val="99"/>
          </w:rPr>
          <w:t>ma</w:t>
        </w:r>
        <w:r w:rsidR="00F651B1" w:rsidRPr="00F43F37">
          <w:rPr>
            <w:w w:val="99"/>
          </w:rPr>
          <w:t>i</w:t>
        </w:r>
        <w:r w:rsidR="00F651B1" w:rsidRPr="00F43F37">
          <w:rPr>
            <w:spacing w:val="1"/>
            <w:w w:val="99"/>
          </w:rPr>
          <w:t>n</w:t>
        </w:r>
        <w:r w:rsidR="00F651B1" w:rsidRPr="00F43F37">
          <w:rPr>
            <w:w w:val="99"/>
          </w:rPr>
          <w:t>t</w:t>
        </w:r>
        <w:r w:rsidR="00F651B1" w:rsidRPr="00F43F37">
          <w:rPr>
            <w:spacing w:val="1"/>
            <w:w w:val="99"/>
          </w:rPr>
          <w:t>enanc</w:t>
        </w:r>
        <w:r w:rsidR="00F651B1" w:rsidRPr="00F43F37">
          <w:rPr>
            <w:w w:val="99"/>
          </w:rPr>
          <w:t>e,</w:t>
        </w:r>
      </w:ins>
      <w:r w:rsidRPr="00F43F37">
        <w:rPr>
          <w:spacing w:val="-10"/>
          <w:w w:val="99"/>
        </w:rPr>
        <w:t xml:space="preserve"> </w:t>
      </w:r>
      <w:r w:rsidRPr="00F43F37">
        <w:rPr>
          <w:spacing w:val="-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u</w:t>
      </w:r>
      <w:r w:rsidRPr="00F43F37">
        <w:rPr>
          <w:spacing w:val="-1"/>
        </w:rPr>
        <w:t>s</w:t>
      </w:r>
      <w:r w:rsidRPr="00F43F37">
        <w:t>e</w:t>
      </w:r>
      <w:r w:rsidRPr="00F43F37">
        <w:rPr>
          <w:spacing w:val="-4"/>
        </w:rPr>
        <w:t xml:space="preserve"> </w:t>
      </w:r>
      <w:r w:rsidRPr="00F43F37">
        <w:rPr>
          <w:spacing w:val="-1"/>
        </w:rPr>
        <w:t>o</w:t>
      </w:r>
      <w:r w:rsidRPr="00F43F37">
        <w:t xml:space="preserve">f </w:t>
      </w:r>
      <w:r w:rsidRPr="00F43F37">
        <w:rPr>
          <w:spacing w:val="1"/>
        </w:rPr>
        <w:t>covere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“</w:t>
      </w:r>
      <w:r w:rsidRPr="00F43F37">
        <w:rPr>
          <w:spacing w:val="-2"/>
        </w:rPr>
        <w:t>a</w:t>
      </w:r>
      <w:r w:rsidRPr="00F43F37">
        <w:rPr>
          <w:spacing w:val="1"/>
        </w:rPr>
        <w:t>u</w:t>
      </w:r>
      <w:r w:rsidRPr="00F43F37">
        <w:t>t</w:t>
      </w:r>
      <w:r w:rsidRPr="00F43F37">
        <w:rPr>
          <w:spacing w:val="1"/>
        </w:rPr>
        <w:t>o</w:t>
      </w:r>
      <w:r w:rsidRPr="00F43F37">
        <w:rPr>
          <w:spacing w:val="-1"/>
        </w:rPr>
        <w:t>s</w:t>
      </w:r>
      <w:r w:rsidRPr="00F43F37">
        <w:rPr>
          <w:spacing w:val="1"/>
        </w:rPr>
        <w:t>”</w:t>
      </w:r>
      <w:r w:rsidRPr="00F43F37">
        <w:t>.</w:t>
      </w:r>
      <w:r w:rsidRPr="00F43F37">
        <w:rPr>
          <w:spacing w:val="-12"/>
        </w:rPr>
        <w:t xml:space="preserve"> </w:t>
      </w:r>
      <w:del w:id="134" w:author="Carla Marie G. Bersales" w:date="2021-07-28T13:43:00Z">
        <w:r w:rsidRPr="00F43F37" w:rsidDel="00CF6537">
          <w:delText>H</w:delText>
        </w:r>
        <w:r w:rsidRPr="00F43F37" w:rsidDel="00CF6537">
          <w:rPr>
            <w:spacing w:val="1"/>
          </w:rPr>
          <w:delText>o</w:delText>
        </w:r>
        <w:r w:rsidRPr="00F43F37" w:rsidDel="00CF6537">
          <w:delText>w</w:delText>
        </w:r>
        <w:r w:rsidRPr="00F43F37" w:rsidDel="00CF6537">
          <w:rPr>
            <w:spacing w:val="1"/>
          </w:rPr>
          <w:delText>eve</w:delText>
        </w:r>
        <w:r w:rsidRPr="00F43F37" w:rsidDel="00CF6537">
          <w:delText>r</w:delText>
        </w:r>
      </w:del>
      <w:ins w:id="135" w:author="Carla Marie G. Bersales" w:date="2021-07-28T13:43:00Z">
        <w:r w:rsidR="00CF6537" w:rsidRPr="00F43F37">
          <w:t>H</w:t>
        </w:r>
        <w:r w:rsidR="00CF6537" w:rsidRPr="00F43F37">
          <w:rPr>
            <w:spacing w:val="1"/>
          </w:rPr>
          <w:t>o</w:t>
        </w:r>
        <w:r w:rsidR="00CF6537" w:rsidRPr="00F43F37">
          <w:t>w</w:t>
        </w:r>
        <w:r w:rsidR="00CF6537" w:rsidRPr="00F43F37">
          <w:rPr>
            <w:spacing w:val="1"/>
          </w:rPr>
          <w:t>eve</w:t>
        </w:r>
        <w:r w:rsidR="00CF6537" w:rsidRPr="00F43F37">
          <w:t>r,</w:t>
        </w:r>
      </w:ins>
      <w:r w:rsidRPr="00F43F37">
        <w:rPr>
          <w:spacing w:val="-15"/>
        </w:rPr>
        <w:t xml:space="preserve"> </w:t>
      </w:r>
      <w:r w:rsidRPr="00F43F37">
        <w:t>we</w:t>
      </w:r>
      <w:r w:rsidRPr="00F43F37">
        <w:rPr>
          <w:spacing w:val="-6"/>
        </w:rPr>
        <w:t xml:space="preserve"> </w:t>
      </w:r>
      <w:r w:rsidRPr="00F43F37">
        <w:t>will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on</w:t>
      </w:r>
      <w:r w:rsidRPr="00F43F37">
        <w:t>ly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pa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-1"/>
        </w:rPr>
        <w:t>f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</w:t>
      </w:r>
      <w:r w:rsidRPr="00F43F37">
        <w:rPr>
          <w:spacing w:val="-2"/>
        </w:rPr>
        <w:t>c</w:t>
      </w:r>
      <w:r w:rsidRPr="00F43F37">
        <w:rPr>
          <w:spacing w:val="1"/>
        </w:rPr>
        <w:t>over</w:t>
      </w:r>
      <w:r w:rsidRPr="00F43F37">
        <w:rPr>
          <w:spacing w:val="-2"/>
        </w:rPr>
        <w:t>e</w:t>
      </w:r>
      <w:r w:rsidRPr="00F43F37">
        <w:t>d</w:t>
      </w:r>
      <w:r w:rsidRPr="00F43F37">
        <w:rPr>
          <w:spacing w:val="-15"/>
        </w:rPr>
        <w:t xml:space="preserve"> </w:t>
      </w:r>
      <w:r w:rsidRPr="00F43F37">
        <w:rPr>
          <w:spacing w:val="1"/>
        </w:rPr>
        <w:t>po</w:t>
      </w:r>
      <w:r w:rsidRPr="00F43F37">
        <w:t>ll</w:t>
      </w:r>
      <w:r w:rsidRPr="00F43F37">
        <w:rPr>
          <w:spacing w:val="1"/>
        </w:rPr>
        <w:t>u</w:t>
      </w:r>
      <w:r w:rsidRPr="00F43F37">
        <w:t>ti</w:t>
      </w:r>
      <w:r w:rsidRPr="00F43F37">
        <w:rPr>
          <w:spacing w:val="1"/>
        </w:rPr>
        <w:t>o</w:t>
      </w:r>
      <w:r w:rsidRPr="00F43F37">
        <w:t>n</w:t>
      </w:r>
      <w:r w:rsidRPr="00F43F37">
        <w:rPr>
          <w:spacing w:val="-15"/>
        </w:rPr>
        <w:t xml:space="preserve"> </w:t>
      </w:r>
      <w:r w:rsidRPr="00F43F37">
        <w:rPr>
          <w:spacing w:val="1"/>
        </w:rPr>
        <w:t>co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exp</w:t>
      </w:r>
      <w:r w:rsidRPr="00F43F37">
        <w:rPr>
          <w:spacing w:val="-2"/>
        </w:rPr>
        <w:t>e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”</w:t>
      </w:r>
      <w:r w:rsidRPr="00F43F37">
        <w:rPr>
          <w:spacing w:val="-13"/>
        </w:rPr>
        <w:t xml:space="preserve"> </w:t>
      </w:r>
      <w:r w:rsidRPr="00F43F37">
        <w:t xml:space="preserve">if </w:t>
      </w:r>
      <w:r w:rsidRPr="00F43F37">
        <w:rPr>
          <w:spacing w:val="-2"/>
        </w:rPr>
        <w:t>t</w:t>
      </w:r>
      <w:r w:rsidRPr="00F43F37">
        <w:rPr>
          <w:spacing w:val="-1"/>
        </w:rPr>
        <w:t>h</w:t>
      </w:r>
      <w:r w:rsidRPr="00F43F37">
        <w:rPr>
          <w:spacing w:val="1"/>
        </w:rPr>
        <w:t>er</w:t>
      </w:r>
      <w:r w:rsidRPr="00F43F37">
        <w:t>e</w:t>
      </w:r>
      <w:r w:rsidRPr="00F43F37">
        <w:rPr>
          <w:spacing w:val="-8"/>
        </w:rPr>
        <w:t xml:space="preserve"> </w:t>
      </w:r>
      <w:r w:rsidRPr="00F43F37">
        <w:t>is</w:t>
      </w:r>
      <w:r w:rsidRPr="00F43F37">
        <w:rPr>
          <w:spacing w:val="-1"/>
        </w:rPr>
        <w:t xml:space="preserve"> </w:t>
      </w:r>
      <w:r w:rsidRPr="00F43F37">
        <w:rPr>
          <w:spacing w:val="1"/>
        </w:rPr>
        <w:t>e</w:t>
      </w:r>
      <w:r w:rsidRPr="00F43F37">
        <w:t>it</w:t>
      </w:r>
      <w:r w:rsidRPr="00F43F37">
        <w:rPr>
          <w:spacing w:val="1"/>
        </w:rPr>
        <w:t>he</w:t>
      </w:r>
      <w:r w:rsidRPr="00F43F37">
        <w:t>r</w:t>
      </w:r>
      <w:r w:rsidRPr="00F43F37">
        <w:rPr>
          <w:spacing w:val="-11"/>
        </w:rPr>
        <w:t xml:space="preserve"> </w:t>
      </w:r>
      <w:r w:rsidRPr="00F43F37">
        <w:t>“</w:t>
      </w:r>
      <w:r w:rsidRPr="00F43F37">
        <w:rPr>
          <w:spacing w:val="1"/>
        </w:rPr>
        <w:t>bod</w:t>
      </w:r>
      <w:r w:rsidRPr="00F43F37">
        <w:t>ily i</w:t>
      </w:r>
      <w:r w:rsidRPr="00F43F37">
        <w:rPr>
          <w:spacing w:val="1"/>
        </w:rPr>
        <w:t>n</w:t>
      </w:r>
      <w:r w:rsidRPr="00F43F37">
        <w:t>j</w:t>
      </w:r>
      <w:r w:rsidRPr="00F43F37">
        <w:rPr>
          <w:spacing w:val="1"/>
        </w:rPr>
        <w:t>ury</w:t>
      </w:r>
      <w:r w:rsidRPr="00F43F37">
        <w:t>”</w:t>
      </w:r>
      <w:r w:rsidRPr="00F43F37">
        <w:rPr>
          <w:spacing w:val="-12"/>
        </w:rPr>
        <w:t xml:space="preserve"> </w:t>
      </w:r>
      <w:r w:rsidRPr="00F43F37">
        <w:rPr>
          <w:spacing w:val="-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>“</w:t>
      </w:r>
      <w:r w:rsidRPr="00F43F37">
        <w:rPr>
          <w:spacing w:val="1"/>
        </w:rPr>
        <w:t>p</w:t>
      </w:r>
      <w:r w:rsidRPr="00F43F37">
        <w:rPr>
          <w:spacing w:val="-1"/>
        </w:rPr>
        <w:t>r</w:t>
      </w:r>
      <w:r w:rsidRPr="00F43F37">
        <w:rPr>
          <w:spacing w:val="1"/>
        </w:rPr>
        <w:t>oper</w:t>
      </w:r>
      <w:r w:rsidRPr="00F43F37">
        <w:t>ty</w:t>
      </w:r>
      <w:r w:rsidRPr="00F43F37">
        <w:rPr>
          <w:spacing w:val="-18"/>
        </w:rPr>
        <w:t xml:space="preserve"> </w:t>
      </w:r>
      <w:r w:rsidRPr="00F43F37">
        <w:rPr>
          <w:spacing w:val="1"/>
        </w:rPr>
        <w:t>damage</w:t>
      </w:r>
      <w:r w:rsidRPr="00F43F37">
        <w:t>”</w:t>
      </w:r>
      <w:r w:rsidRPr="00F43F37">
        <w:rPr>
          <w:spacing w:val="-16"/>
        </w:rPr>
        <w:t xml:space="preserve"> </w:t>
      </w:r>
      <w:r w:rsidRPr="00F43F37">
        <w:t>to</w:t>
      </w:r>
      <w:r w:rsidRPr="00F43F37">
        <w:rPr>
          <w:spacing w:val="-3"/>
        </w:rPr>
        <w:t xml:space="preserve"> </w:t>
      </w:r>
      <w:r w:rsidRPr="00F43F37">
        <w:t>w</w:t>
      </w:r>
      <w:r w:rsidRPr="00F43F37">
        <w:rPr>
          <w:spacing w:val="1"/>
        </w:rPr>
        <w:t>h</w:t>
      </w:r>
      <w:r w:rsidRPr="00F43F37">
        <w:t>i</w:t>
      </w:r>
      <w:r w:rsidRPr="00F43F37">
        <w:rPr>
          <w:spacing w:val="1"/>
        </w:rPr>
        <w:t>c</w:t>
      </w:r>
      <w:r w:rsidRPr="00F43F37">
        <w:t>h</w:t>
      </w:r>
      <w:r w:rsidRPr="00F43F37">
        <w:rPr>
          <w:spacing w:val="-10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is</w:t>
      </w:r>
      <w:r w:rsidRPr="00F43F37">
        <w:rPr>
          <w:spacing w:val="-8"/>
        </w:rPr>
        <w:t xml:space="preserve"> 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uranc</w:t>
      </w:r>
      <w:r w:rsidRPr="00F43F37">
        <w:t>e</w:t>
      </w:r>
      <w:r w:rsidRPr="00F43F37">
        <w:rPr>
          <w:spacing w:val="-17"/>
        </w:rPr>
        <w:t xml:space="preserve"> </w:t>
      </w:r>
      <w:r w:rsidRPr="00F43F37">
        <w:t>a</w:t>
      </w:r>
      <w:r w:rsidRPr="00F43F37">
        <w:rPr>
          <w:spacing w:val="1"/>
        </w:rPr>
        <w:t>pp</w:t>
      </w:r>
      <w:r w:rsidRPr="00F43F37">
        <w:t>li</w:t>
      </w:r>
      <w:r w:rsidRPr="00F43F37">
        <w:rPr>
          <w:spacing w:val="1"/>
        </w:rPr>
        <w:t>e</w:t>
      </w:r>
      <w:r w:rsidRPr="00F43F37">
        <w:t>s</w:t>
      </w:r>
      <w:r w:rsidRPr="00F43F37">
        <w:rPr>
          <w:spacing w:val="-13"/>
        </w:rPr>
        <w:t xml:space="preserve"> </w:t>
      </w:r>
      <w:r w:rsidRPr="00F43F37">
        <w:t>t</w:t>
      </w:r>
      <w:r w:rsidRPr="00F43F37">
        <w:rPr>
          <w:spacing w:val="1"/>
        </w:rPr>
        <w:t>ha</w:t>
      </w:r>
      <w:r w:rsidRPr="00F43F37">
        <w:t>t</w:t>
      </w:r>
      <w:r w:rsidRPr="00F43F37">
        <w:rPr>
          <w:spacing w:val="-7"/>
        </w:rPr>
        <w:t xml:space="preserve"> </w:t>
      </w:r>
      <w:r w:rsidRPr="00F43F37">
        <w:t>is</w:t>
      </w:r>
      <w:r w:rsidRPr="00F43F37">
        <w:rPr>
          <w:spacing w:val="-1"/>
        </w:rPr>
        <w:t xml:space="preserve"> </w:t>
      </w:r>
      <w:r w:rsidRPr="00F43F37">
        <w:rPr>
          <w:spacing w:val="1"/>
        </w:rPr>
        <w:t>cau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d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b</w:t>
      </w:r>
      <w:r w:rsidRPr="00F43F37">
        <w:t>y</w:t>
      </w:r>
      <w:r w:rsidRPr="00F43F37">
        <w:rPr>
          <w:spacing w:val="-3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e</w:t>
      </w:r>
      <w:r w:rsidRPr="00F43F37">
        <w:rPr>
          <w:spacing w:val="-3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am</w:t>
      </w:r>
      <w:r w:rsidRPr="00F43F37">
        <w:t>e</w:t>
      </w:r>
      <w:r w:rsidRPr="00F43F37">
        <w:rPr>
          <w:spacing w:val="-8"/>
        </w:rPr>
        <w:t xml:space="preserve"> </w:t>
      </w:r>
      <w:r w:rsidRPr="00F43F37">
        <w:rPr>
          <w:spacing w:val="1"/>
        </w:rPr>
        <w:t>“a</w:t>
      </w:r>
      <w:r w:rsidRPr="00F43F37">
        <w:rPr>
          <w:spacing w:val="-2"/>
        </w:rPr>
        <w:t>c</w:t>
      </w:r>
      <w:r w:rsidRPr="00F43F37">
        <w:rPr>
          <w:spacing w:val="1"/>
        </w:rPr>
        <w:t>c</w:t>
      </w:r>
      <w:r w:rsidRPr="00F43F37">
        <w:t>i</w:t>
      </w:r>
      <w:r w:rsidRPr="00F43F37">
        <w:rPr>
          <w:spacing w:val="1"/>
        </w:rPr>
        <w:t>den</w:t>
      </w:r>
      <w:r w:rsidRPr="00F43F37">
        <w:t>t</w:t>
      </w:r>
      <w:r w:rsidRPr="00F43F37">
        <w:rPr>
          <w:spacing w:val="1"/>
        </w:rPr>
        <w:t>.</w:t>
      </w:r>
      <w:r w:rsidRPr="00F43F37">
        <w:t>"</w:t>
      </w:r>
      <w:r w:rsidRPr="00F43F37">
        <w:rPr>
          <w:spacing w:val="-18"/>
        </w:rPr>
        <w:t xml:space="preserve"> </w:t>
      </w:r>
      <w:r w:rsidRPr="00F43F37">
        <w:t>We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hav</w:t>
      </w:r>
      <w:r w:rsidRPr="00F43F37">
        <w:t>e</w:t>
      </w:r>
      <w:r w:rsidRPr="00F43F37">
        <w:rPr>
          <w:spacing w:val="-8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 xml:space="preserve">e </w:t>
      </w:r>
      <w:r w:rsidRPr="00F43F37">
        <w:rPr>
          <w:spacing w:val="1"/>
        </w:rPr>
        <w:t>r</w:t>
      </w:r>
      <w:r w:rsidRPr="00F43F37">
        <w:t>i</w:t>
      </w:r>
      <w:r w:rsidRPr="00F43F37">
        <w:rPr>
          <w:spacing w:val="1"/>
        </w:rPr>
        <w:t>gh</w:t>
      </w:r>
      <w:r w:rsidRPr="00F43F37">
        <w:t>t</w:t>
      </w:r>
      <w:r w:rsidRPr="00F43F37">
        <w:rPr>
          <w:spacing w:val="-8"/>
        </w:rPr>
        <w:t xml:space="preserve"> </w:t>
      </w:r>
      <w:r w:rsidRPr="00F43F37">
        <w:rPr>
          <w:spacing w:val="1"/>
        </w:rPr>
        <w:t>a</w:t>
      </w:r>
      <w:r w:rsidRPr="00F43F37">
        <w:rPr>
          <w:spacing w:val="-1"/>
        </w:rPr>
        <w:t>n</w:t>
      </w:r>
      <w:r w:rsidRPr="00F43F37">
        <w:t>d</w:t>
      </w:r>
      <w:r w:rsidRPr="00F43F37">
        <w:rPr>
          <w:spacing w:val="-4"/>
        </w:rPr>
        <w:t xml:space="preserve"> </w:t>
      </w:r>
      <w:r w:rsidRPr="00F43F37">
        <w:rPr>
          <w:spacing w:val="-1"/>
        </w:rPr>
        <w:t>d</w:t>
      </w:r>
      <w:r w:rsidRPr="00F43F37">
        <w:rPr>
          <w:spacing w:val="1"/>
        </w:rPr>
        <w:t>u</w:t>
      </w:r>
      <w:r w:rsidRPr="00F43F37">
        <w:t>ty</w:t>
      </w:r>
      <w:r w:rsidRPr="00F43F37">
        <w:rPr>
          <w:spacing w:val="-7"/>
        </w:rPr>
        <w:t xml:space="preserve"> </w:t>
      </w:r>
      <w:r w:rsidRPr="00F43F37">
        <w:t>to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def</w:t>
      </w:r>
      <w:r w:rsidRPr="00F43F37">
        <w:rPr>
          <w:spacing w:val="-2"/>
        </w:rPr>
        <w:t>e</w:t>
      </w:r>
      <w:r w:rsidRPr="00F43F37">
        <w:rPr>
          <w:spacing w:val="1"/>
        </w:rPr>
        <w:t>n</w:t>
      </w:r>
      <w:r w:rsidRPr="00F43F37">
        <w:t>d</w:t>
      </w:r>
      <w:r w:rsidRPr="00F43F37">
        <w:rPr>
          <w:spacing w:val="-10"/>
        </w:rPr>
        <w:t xml:space="preserve"> </w:t>
      </w:r>
      <w:r w:rsidRPr="00F43F37">
        <w:rPr>
          <w:spacing w:val="1"/>
        </w:rPr>
        <w:t>an</w:t>
      </w:r>
      <w:r w:rsidRPr="00F43F37">
        <w:t>y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“</w:t>
      </w:r>
      <w:r w:rsidRPr="00F43F37">
        <w:rPr>
          <w:spacing w:val="-2"/>
        </w:rPr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ured</w:t>
      </w:r>
      <w:r w:rsidRPr="00F43F37">
        <w:t>”</w:t>
      </w:r>
      <w:r w:rsidRPr="00F43F37">
        <w:rPr>
          <w:spacing w:val="-17"/>
        </w:rPr>
        <w:t xml:space="preserve"> </w:t>
      </w:r>
      <w:r w:rsidRPr="00F43F37">
        <w:rPr>
          <w:spacing w:val="1"/>
        </w:rPr>
        <w:t>aga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13"/>
        </w:rPr>
        <w:t xml:space="preserve"> </w:t>
      </w:r>
      <w:r w:rsidRPr="00F43F37">
        <w:t xml:space="preserve">a </w:t>
      </w:r>
      <w:r w:rsidRPr="00F43F37">
        <w:rPr>
          <w:spacing w:val="1"/>
        </w:rPr>
        <w:t>“</w:t>
      </w:r>
      <w:r w:rsidRPr="00F43F37">
        <w:rPr>
          <w:spacing w:val="-1"/>
        </w:rPr>
        <w:t>s</w:t>
      </w:r>
      <w:r w:rsidRPr="00F43F37">
        <w:rPr>
          <w:spacing w:val="1"/>
        </w:rPr>
        <w:t>u</w:t>
      </w:r>
      <w:r w:rsidRPr="00F43F37">
        <w:t>it”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a</w:t>
      </w:r>
      <w:r w:rsidRPr="00F43F37">
        <w:rPr>
          <w:spacing w:val="-1"/>
        </w:rPr>
        <w:t>s</w:t>
      </w:r>
      <w:r w:rsidRPr="00F43F37">
        <w:rPr>
          <w:spacing w:val="1"/>
        </w:rPr>
        <w:t>k</w:t>
      </w:r>
      <w:r w:rsidRPr="00F43F37">
        <w:t>i</w:t>
      </w:r>
      <w:r w:rsidRPr="00F43F37">
        <w:rPr>
          <w:spacing w:val="1"/>
        </w:rPr>
        <w:t>n</w:t>
      </w:r>
      <w:r w:rsidRPr="00F43F37">
        <w:t>g</w:t>
      </w:r>
      <w:r w:rsidRPr="00F43F37">
        <w:rPr>
          <w:spacing w:val="-13"/>
        </w:rPr>
        <w:t xml:space="preserve"> </w:t>
      </w:r>
      <w:r w:rsidRPr="00F43F37">
        <w:rPr>
          <w:spacing w:val="1"/>
        </w:rPr>
        <w:t>fo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uc</w:t>
      </w:r>
      <w:r w:rsidRPr="00F43F37">
        <w:t>h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damage</w:t>
      </w:r>
      <w:r w:rsidRPr="00F43F37">
        <w:t>s</w:t>
      </w:r>
      <w:r w:rsidRPr="00F43F37">
        <w:rPr>
          <w:spacing w:val="-17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>a</w:t>
      </w:r>
      <w:r w:rsidRPr="00F43F37">
        <w:rPr>
          <w:spacing w:val="-2"/>
        </w:rPr>
        <w:t xml:space="preserve"> </w:t>
      </w:r>
      <w:r w:rsidRPr="00F43F37">
        <w:rPr>
          <w:spacing w:val="1"/>
        </w:rPr>
        <w:t>“cov</w:t>
      </w:r>
      <w:r w:rsidRPr="00F43F37">
        <w:rPr>
          <w:spacing w:val="-2"/>
        </w:rPr>
        <w:t>e</w:t>
      </w:r>
      <w:r w:rsidRPr="00F43F37">
        <w:rPr>
          <w:spacing w:val="1"/>
        </w:rPr>
        <w:t>r</w:t>
      </w:r>
      <w:r w:rsidRPr="00F43F37">
        <w:rPr>
          <w:spacing w:val="-2"/>
        </w:rPr>
        <w:t>e</w:t>
      </w:r>
      <w:r w:rsidRPr="00F43F37">
        <w:t>d</w:t>
      </w:r>
      <w:r w:rsidRPr="00F43F37">
        <w:rPr>
          <w:spacing w:val="-13"/>
        </w:rPr>
        <w:t xml:space="preserve"> </w:t>
      </w:r>
      <w:r w:rsidRPr="00F43F37">
        <w:rPr>
          <w:spacing w:val="1"/>
        </w:rPr>
        <w:t>po</w:t>
      </w:r>
      <w:r w:rsidRPr="00F43F37">
        <w:t>l</w:t>
      </w:r>
      <w:r w:rsidRPr="00F43F37">
        <w:rPr>
          <w:spacing w:val="-2"/>
        </w:rPr>
        <w:t>l</w:t>
      </w:r>
      <w:r w:rsidRPr="00F43F37">
        <w:rPr>
          <w:spacing w:val="1"/>
        </w:rPr>
        <w:t>u</w:t>
      </w:r>
      <w:r w:rsidRPr="00F43F37">
        <w:t>ti</w:t>
      </w:r>
      <w:r w:rsidRPr="00F43F37">
        <w:rPr>
          <w:spacing w:val="1"/>
        </w:rPr>
        <w:t>o</w:t>
      </w:r>
      <w:r w:rsidRPr="00F43F37">
        <w:t>n</w:t>
      </w:r>
      <w:r w:rsidRPr="00F43F37">
        <w:rPr>
          <w:spacing w:val="-12"/>
        </w:rPr>
        <w:t xml:space="preserve"> </w:t>
      </w:r>
      <w:r w:rsidRPr="00F43F37">
        <w:rPr>
          <w:spacing w:val="-2"/>
        </w:rPr>
        <w:t>c</w:t>
      </w:r>
      <w:r w:rsidRPr="00F43F37">
        <w:rPr>
          <w:spacing w:val="1"/>
        </w:rPr>
        <w:t>o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</w:t>
      </w:r>
      <w:r w:rsidRPr="00F43F37">
        <w:t xml:space="preserve">r </w:t>
      </w:r>
      <w:r w:rsidRPr="00F43F37">
        <w:rPr>
          <w:spacing w:val="1"/>
        </w:rPr>
        <w:t>expen</w:t>
      </w:r>
      <w:r w:rsidRPr="00F43F37">
        <w:rPr>
          <w:spacing w:val="-1"/>
        </w:rPr>
        <w:t>s</w:t>
      </w:r>
      <w:r w:rsidRPr="00F43F37">
        <w:rPr>
          <w:spacing w:val="1"/>
        </w:rPr>
        <w:t>e”</w:t>
      </w:r>
      <w:r w:rsidRPr="00F43F37">
        <w:t>.</w:t>
      </w:r>
      <w:r w:rsidRPr="00F43F37">
        <w:rPr>
          <w:spacing w:val="-17"/>
        </w:rPr>
        <w:t xml:space="preserve"> </w:t>
      </w:r>
      <w:del w:id="136" w:author="Carla Marie G. Bersales" w:date="2021-07-28T13:43:00Z">
        <w:r w:rsidRPr="00F43F37" w:rsidDel="00CF6537">
          <w:delText>H</w:delText>
        </w:r>
        <w:r w:rsidRPr="00F43F37" w:rsidDel="00CF6537">
          <w:rPr>
            <w:spacing w:val="1"/>
          </w:rPr>
          <w:delText>o</w:delText>
        </w:r>
        <w:r w:rsidRPr="00F43F37" w:rsidDel="00CF6537">
          <w:delText>w</w:delText>
        </w:r>
        <w:r w:rsidRPr="00F43F37" w:rsidDel="00CF6537">
          <w:rPr>
            <w:spacing w:val="1"/>
          </w:rPr>
          <w:delText>eve</w:delText>
        </w:r>
        <w:r w:rsidRPr="00F43F37" w:rsidDel="00CF6537">
          <w:delText>r</w:delText>
        </w:r>
      </w:del>
      <w:ins w:id="137" w:author="Carla Marie G. Bersales" w:date="2021-07-28T13:43:00Z">
        <w:r w:rsidR="00CF6537" w:rsidRPr="00F43F37">
          <w:t>H</w:t>
        </w:r>
        <w:r w:rsidR="00CF6537" w:rsidRPr="00F43F37">
          <w:rPr>
            <w:spacing w:val="1"/>
          </w:rPr>
          <w:t>o</w:t>
        </w:r>
        <w:r w:rsidR="00CF6537" w:rsidRPr="00F43F37">
          <w:t>w</w:t>
        </w:r>
        <w:r w:rsidR="00CF6537" w:rsidRPr="00F43F37">
          <w:rPr>
            <w:spacing w:val="1"/>
          </w:rPr>
          <w:t>eve</w:t>
        </w:r>
        <w:r w:rsidR="00CF6537" w:rsidRPr="00F43F37">
          <w:t>r,</w:t>
        </w:r>
      </w:ins>
      <w:r w:rsidRPr="00F43F37">
        <w:rPr>
          <w:spacing w:val="-15"/>
        </w:rPr>
        <w:t xml:space="preserve"> </w:t>
      </w:r>
      <w:r w:rsidRPr="00F43F37">
        <w:t>we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hav</w:t>
      </w:r>
      <w:r w:rsidRPr="00F43F37">
        <w:t>e</w:t>
      </w:r>
      <w:r w:rsidRPr="00F43F37">
        <w:rPr>
          <w:spacing w:val="-10"/>
        </w:rPr>
        <w:t xml:space="preserve"> </w:t>
      </w:r>
      <w:r w:rsidRPr="00F43F37">
        <w:rPr>
          <w:spacing w:val="-1"/>
        </w:rPr>
        <w:t>n</w:t>
      </w:r>
      <w:r w:rsidRPr="00F43F37">
        <w:t>o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du</w:t>
      </w:r>
      <w:r w:rsidRPr="00F43F37">
        <w:t>ty</w:t>
      </w:r>
      <w:r w:rsidRPr="00F43F37">
        <w:rPr>
          <w:spacing w:val="-7"/>
        </w:rPr>
        <w:t xml:space="preserve"> </w:t>
      </w:r>
      <w:r w:rsidRPr="00F43F37">
        <w:t>to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defen</w:t>
      </w:r>
      <w:r w:rsidRPr="00F43F37">
        <w:t>d</w:t>
      </w:r>
      <w:r w:rsidRPr="00F43F37">
        <w:rPr>
          <w:spacing w:val="-10"/>
        </w:rPr>
        <w:t xml:space="preserve"> </w:t>
      </w:r>
      <w:r w:rsidRPr="00F43F37">
        <w:rPr>
          <w:spacing w:val="1"/>
        </w:rPr>
        <w:t>a</w:t>
      </w:r>
      <w:r w:rsidRPr="00F43F37">
        <w:rPr>
          <w:spacing w:val="-1"/>
        </w:rPr>
        <w:t>n</w:t>
      </w:r>
      <w:r w:rsidRPr="00F43F37">
        <w:t>y</w:t>
      </w:r>
      <w:r w:rsidRPr="00F43F37">
        <w:rPr>
          <w:spacing w:val="-4"/>
        </w:rPr>
        <w:t xml:space="preserve"> </w:t>
      </w:r>
      <w:r w:rsidRPr="00F43F37">
        <w:rPr>
          <w:spacing w:val="1"/>
        </w:rPr>
        <w:t>“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su</w:t>
      </w:r>
      <w:r w:rsidRPr="00F43F37">
        <w:rPr>
          <w:spacing w:val="1"/>
        </w:rPr>
        <w:t>red</w:t>
      </w:r>
      <w:r w:rsidRPr="00F43F37">
        <w:t>”</w:t>
      </w:r>
      <w:r w:rsidRPr="00F43F37">
        <w:rPr>
          <w:spacing w:val="-19"/>
        </w:rPr>
        <w:t xml:space="preserve"> </w:t>
      </w:r>
      <w:r w:rsidRPr="00F43F37">
        <w:rPr>
          <w:spacing w:val="1"/>
        </w:rPr>
        <w:t>aga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13"/>
        </w:rPr>
        <w:t xml:space="preserve"> </w:t>
      </w:r>
      <w:r w:rsidRPr="00F43F37">
        <w:t xml:space="preserve">a </w:t>
      </w:r>
      <w:r w:rsidRPr="00F43F37">
        <w:rPr>
          <w:spacing w:val="1"/>
        </w:rPr>
        <w:t>“</w:t>
      </w:r>
      <w:r w:rsidRPr="00F43F37">
        <w:rPr>
          <w:spacing w:val="-1"/>
        </w:rPr>
        <w:t>s</w:t>
      </w:r>
      <w:r w:rsidRPr="00F43F37">
        <w:rPr>
          <w:spacing w:val="1"/>
        </w:rPr>
        <w:t>u</w:t>
      </w:r>
      <w:r w:rsidRPr="00F43F37">
        <w:t>it”</w:t>
      </w:r>
      <w:r w:rsidRPr="00F43F37">
        <w:rPr>
          <w:spacing w:val="-11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eek</w:t>
      </w:r>
      <w:r w:rsidRPr="00F43F37">
        <w:t>i</w:t>
      </w:r>
      <w:r w:rsidRPr="00F43F37">
        <w:rPr>
          <w:spacing w:val="1"/>
        </w:rPr>
        <w:t>n</w:t>
      </w:r>
      <w:r w:rsidRPr="00F43F37">
        <w:t>g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dam</w:t>
      </w:r>
      <w:r w:rsidRPr="00F43F37">
        <w:rPr>
          <w:spacing w:val="-2"/>
        </w:rPr>
        <w:t>a</w:t>
      </w:r>
      <w:r w:rsidRPr="00F43F37">
        <w:rPr>
          <w:spacing w:val="1"/>
        </w:rPr>
        <w:t>ge</w:t>
      </w:r>
      <w:r w:rsidRPr="00F43F37">
        <w:t>s</w:t>
      </w:r>
      <w:r w:rsidRPr="00F43F37">
        <w:rPr>
          <w:spacing w:val="-14"/>
        </w:rPr>
        <w:t xml:space="preserve"> </w:t>
      </w:r>
      <w:r w:rsidRPr="00F43F37">
        <w:rPr>
          <w:spacing w:val="1"/>
        </w:rPr>
        <w:t>fo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-2"/>
        </w:rPr>
        <w:t>“</w:t>
      </w:r>
      <w:r w:rsidRPr="00F43F37">
        <w:rPr>
          <w:spacing w:val="1"/>
        </w:rPr>
        <w:t>bod</w:t>
      </w:r>
      <w:r w:rsidRPr="00F43F37">
        <w:t>ily</w:t>
      </w:r>
      <w:ins w:id="138" w:author="Carla Marie G. Bersales" w:date="2022-03-03T17:08:00Z">
        <w:r w:rsidR="00BE3D41">
          <w:t xml:space="preserve"> </w:t>
        </w:r>
      </w:ins>
    </w:p>
    <w:p w14:paraId="3A388F18" w14:textId="52C7CAEB" w:rsidR="004C1E24" w:rsidRPr="00F43F37" w:rsidRDefault="00714E02" w:rsidP="009D03A7">
      <w:pPr>
        <w:spacing w:before="67"/>
        <w:ind w:right="4"/>
        <w:jc w:val="both"/>
        <w:pPrChange w:id="139" w:author="Carla Marie G. Bersales" w:date="2022-03-04T12:09:00Z">
          <w:pPr>
            <w:spacing w:line="275" w:lineRule="auto"/>
            <w:ind w:left="120" w:right="515"/>
          </w:pPr>
        </w:pPrChange>
      </w:pPr>
      <w:r w:rsidRPr="00F43F37">
        <w:t>i</w:t>
      </w:r>
      <w:r w:rsidRPr="00F43F37">
        <w:rPr>
          <w:spacing w:val="1"/>
        </w:rPr>
        <w:t>n</w:t>
      </w:r>
      <w:r w:rsidRPr="00F43F37">
        <w:t>j</w:t>
      </w:r>
      <w:r w:rsidRPr="00F43F37">
        <w:rPr>
          <w:spacing w:val="1"/>
        </w:rPr>
        <w:t>ury</w:t>
      </w:r>
      <w:r w:rsidRPr="00F43F37">
        <w:t>”</w:t>
      </w:r>
      <w:r w:rsidRPr="00F43F37">
        <w:rPr>
          <w:spacing w:val="-12"/>
        </w:rPr>
        <w:t xml:space="preserve"> </w:t>
      </w:r>
      <w:r w:rsidRPr="00F43F37">
        <w:rPr>
          <w:spacing w:val="-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>“</w:t>
      </w:r>
      <w:r w:rsidRPr="00F43F37">
        <w:rPr>
          <w:spacing w:val="1"/>
        </w:rPr>
        <w:t>p</w:t>
      </w:r>
      <w:r w:rsidRPr="00F43F37">
        <w:rPr>
          <w:spacing w:val="-1"/>
        </w:rPr>
        <w:t>r</w:t>
      </w:r>
      <w:r w:rsidRPr="00F43F37">
        <w:rPr>
          <w:spacing w:val="1"/>
        </w:rPr>
        <w:t>oper</w:t>
      </w:r>
      <w:r w:rsidRPr="00F43F37">
        <w:t>ty</w:t>
      </w:r>
      <w:r w:rsidRPr="00F43F37">
        <w:rPr>
          <w:spacing w:val="-18"/>
        </w:rPr>
        <w:t xml:space="preserve"> </w:t>
      </w:r>
      <w:r w:rsidRPr="00F43F37">
        <w:rPr>
          <w:spacing w:val="1"/>
        </w:rPr>
        <w:t>damage</w:t>
      </w:r>
      <w:r w:rsidRPr="00F43F37">
        <w:t>”</w:t>
      </w:r>
      <w:r w:rsidRPr="00F43F37">
        <w:rPr>
          <w:spacing w:val="-18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t xml:space="preserve">a </w:t>
      </w:r>
      <w:r w:rsidRPr="00F43F37">
        <w:rPr>
          <w:spacing w:val="1"/>
        </w:rPr>
        <w:t>“</w:t>
      </w:r>
      <w:r w:rsidRPr="00F43F37">
        <w:rPr>
          <w:spacing w:val="-2"/>
        </w:rPr>
        <w:t>c</w:t>
      </w:r>
      <w:r w:rsidRPr="00F43F37">
        <w:rPr>
          <w:spacing w:val="1"/>
        </w:rPr>
        <w:t>overe</w:t>
      </w:r>
      <w:r w:rsidRPr="00F43F37">
        <w:t>d</w:t>
      </w:r>
      <w:r w:rsidRPr="00F43F37">
        <w:rPr>
          <w:spacing w:val="-15"/>
        </w:rPr>
        <w:t xml:space="preserve"> </w:t>
      </w:r>
      <w:r w:rsidRPr="00F43F37">
        <w:rPr>
          <w:spacing w:val="-1"/>
        </w:rPr>
        <w:t>p</w:t>
      </w:r>
      <w:r w:rsidRPr="00F43F37">
        <w:rPr>
          <w:spacing w:val="1"/>
        </w:rPr>
        <w:t>o</w:t>
      </w:r>
      <w:r w:rsidRPr="00F43F37">
        <w:t>ll</w:t>
      </w:r>
      <w:r w:rsidRPr="00F43F37">
        <w:rPr>
          <w:spacing w:val="1"/>
        </w:rPr>
        <w:t>u</w:t>
      </w:r>
      <w:r w:rsidRPr="00F43F37">
        <w:t>ti</w:t>
      </w:r>
      <w:r w:rsidRPr="00F43F37">
        <w:rPr>
          <w:spacing w:val="1"/>
        </w:rPr>
        <w:t>o</w:t>
      </w:r>
      <w:r w:rsidRPr="00F43F37">
        <w:t>n</w:t>
      </w:r>
      <w:r w:rsidRPr="00F43F37">
        <w:rPr>
          <w:spacing w:val="-12"/>
        </w:rPr>
        <w:t xml:space="preserve"> </w:t>
      </w:r>
      <w:r w:rsidRPr="00F43F37">
        <w:rPr>
          <w:spacing w:val="-2"/>
        </w:rPr>
        <w:t>c</w:t>
      </w:r>
      <w:r w:rsidRPr="00F43F37">
        <w:rPr>
          <w:spacing w:val="1"/>
        </w:rPr>
        <w:t>o</w:t>
      </w:r>
      <w:r w:rsidRPr="00F43F37">
        <w:rPr>
          <w:spacing w:val="-1"/>
        </w:rPr>
        <w:t>s</w:t>
      </w:r>
      <w:r w:rsidRPr="00F43F37">
        <w:t>t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5"/>
        </w:rPr>
        <w:t xml:space="preserve"> </w:t>
      </w:r>
      <w:r w:rsidRPr="00F43F37">
        <w:rPr>
          <w:spacing w:val="1"/>
        </w:rPr>
        <w:t>expen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”</w:t>
      </w:r>
      <w:r w:rsidRPr="00F43F37">
        <w:rPr>
          <w:spacing w:val="-13"/>
        </w:rPr>
        <w:t xml:space="preserve"> </w:t>
      </w:r>
      <w:r w:rsidRPr="00F43F37">
        <w:t>to</w:t>
      </w:r>
      <w:r w:rsidRPr="00F43F37">
        <w:rPr>
          <w:spacing w:val="-3"/>
        </w:rPr>
        <w:t xml:space="preserve"> </w:t>
      </w:r>
      <w:r w:rsidRPr="00F43F37">
        <w:t>w</w:t>
      </w:r>
      <w:r w:rsidRPr="00F43F37">
        <w:rPr>
          <w:spacing w:val="1"/>
        </w:rPr>
        <w:t>h</w:t>
      </w:r>
      <w:r w:rsidRPr="00F43F37">
        <w:t>i</w:t>
      </w:r>
      <w:r w:rsidRPr="00F43F37">
        <w:rPr>
          <w:spacing w:val="-2"/>
        </w:rPr>
        <w:t>c</w:t>
      </w:r>
      <w:r w:rsidRPr="00F43F37">
        <w:t>h</w:t>
      </w:r>
      <w:r w:rsidRPr="00F43F37">
        <w:rPr>
          <w:spacing w:val="-10"/>
        </w:rPr>
        <w:t xml:space="preserve"> </w:t>
      </w:r>
      <w:r w:rsidRPr="00F43F37">
        <w:t>t</w:t>
      </w:r>
      <w:r w:rsidRPr="00F43F37">
        <w:rPr>
          <w:spacing w:val="1"/>
        </w:rPr>
        <w:t>h</w:t>
      </w:r>
      <w:r w:rsidRPr="00F43F37">
        <w:t>is</w:t>
      </w:r>
      <w:r w:rsidRPr="00F43F37">
        <w:rPr>
          <w:spacing w:val="-8"/>
        </w:rPr>
        <w:t xml:space="preserve"> </w:t>
      </w:r>
      <w:r w:rsidRPr="00F43F37">
        <w:t>i</w:t>
      </w:r>
      <w:r w:rsidRPr="00F43F37">
        <w:rPr>
          <w:spacing w:val="1"/>
        </w:rPr>
        <w:t>n</w:t>
      </w:r>
      <w:r w:rsidRPr="00F43F37">
        <w:rPr>
          <w:spacing w:val="-1"/>
        </w:rPr>
        <w:t>s</w:t>
      </w:r>
      <w:r w:rsidRPr="00F43F37">
        <w:rPr>
          <w:spacing w:val="1"/>
        </w:rPr>
        <w:t>uranc</w:t>
      </w:r>
      <w:r w:rsidRPr="00F43F37">
        <w:t>e</w:t>
      </w:r>
      <w:r w:rsidRPr="00F43F37">
        <w:rPr>
          <w:spacing w:val="-17"/>
        </w:rPr>
        <w:t xml:space="preserve"> </w:t>
      </w:r>
      <w:r w:rsidRPr="00F43F37">
        <w:rPr>
          <w:spacing w:val="1"/>
        </w:rPr>
        <w:t>doe</w:t>
      </w:r>
      <w:r w:rsidRPr="00F43F37">
        <w:t>s</w:t>
      </w:r>
      <w:r w:rsidRPr="00F43F37">
        <w:rPr>
          <w:spacing w:val="-9"/>
        </w:rPr>
        <w:t xml:space="preserve"> </w:t>
      </w:r>
      <w:r w:rsidRPr="00F43F37">
        <w:rPr>
          <w:spacing w:val="1"/>
        </w:rPr>
        <w:t>no</w:t>
      </w:r>
      <w:r w:rsidRPr="00F43F37">
        <w:t>t</w:t>
      </w:r>
      <w:r w:rsidRPr="00F43F37">
        <w:rPr>
          <w:spacing w:val="-5"/>
        </w:rPr>
        <w:t xml:space="preserve"> </w:t>
      </w:r>
      <w:r w:rsidRPr="00F43F37">
        <w:rPr>
          <w:spacing w:val="-2"/>
        </w:rPr>
        <w:t>a</w:t>
      </w:r>
      <w:r w:rsidRPr="00F43F37">
        <w:rPr>
          <w:spacing w:val="1"/>
        </w:rPr>
        <w:t>pp</w:t>
      </w:r>
      <w:r w:rsidRPr="00F43F37">
        <w:t>l</w:t>
      </w:r>
      <w:r w:rsidRPr="00F43F37">
        <w:rPr>
          <w:spacing w:val="1"/>
        </w:rPr>
        <w:t>y</w:t>
      </w:r>
      <w:r w:rsidRPr="00F43F37">
        <w:t>.</w:t>
      </w:r>
      <w:r w:rsidRPr="00F43F37">
        <w:rPr>
          <w:spacing w:val="-11"/>
        </w:rPr>
        <w:t xml:space="preserve"> </w:t>
      </w:r>
      <w:r w:rsidRPr="00F43F37">
        <w:t xml:space="preserve">We </w:t>
      </w:r>
      <w:r w:rsidRPr="00F43F37">
        <w:rPr>
          <w:spacing w:val="1"/>
        </w:rPr>
        <w:t>ma</w:t>
      </w:r>
      <w:r w:rsidRPr="00F43F37">
        <w:t>y</w:t>
      </w:r>
      <w:r w:rsidRPr="00F43F37">
        <w:rPr>
          <w:spacing w:val="-6"/>
        </w:rPr>
        <w:t xml:space="preserve"> </w:t>
      </w:r>
      <w:r w:rsidRPr="00F43F37">
        <w:t>i</w:t>
      </w:r>
      <w:r w:rsidRPr="00F43F37">
        <w:rPr>
          <w:spacing w:val="1"/>
        </w:rPr>
        <w:t>nve</w:t>
      </w:r>
      <w:r w:rsidRPr="00F43F37">
        <w:rPr>
          <w:spacing w:val="-1"/>
        </w:rPr>
        <w:t>s</w:t>
      </w:r>
      <w:r w:rsidRPr="00F43F37">
        <w:t>ti</w:t>
      </w:r>
      <w:r w:rsidRPr="00F43F37">
        <w:rPr>
          <w:spacing w:val="1"/>
        </w:rPr>
        <w:t>ga</w:t>
      </w:r>
      <w:r w:rsidRPr="00F43F37">
        <w:t>te</w:t>
      </w:r>
      <w:r w:rsidRPr="00F43F37">
        <w:rPr>
          <w:spacing w:val="-18"/>
        </w:rPr>
        <w:t xml:space="preserve"> </w:t>
      </w:r>
      <w:r w:rsidRPr="00F43F37">
        <w:rPr>
          <w:spacing w:val="1"/>
        </w:rPr>
        <w:t>an</w:t>
      </w:r>
      <w:r w:rsidRPr="00F43F37">
        <w:t>d</w:t>
      </w:r>
      <w:r w:rsidRPr="00F43F37">
        <w:rPr>
          <w:spacing w:val="-6"/>
        </w:rPr>
        <w:t xml:space="preserve"> </w:t>
      </w:r>
      <w:r w:rsidRPr="00F43F37">
        <w:rPr>
          <w:spacing w:val="-1"/>
        </w:rPr>
        <w:t>s</w:t>
      </w:r>
      <w:r w:rsidRPr="00F43F37">
        <w:rPr>
          <w:spacing w:val="1"/>
        </w:rPr>
        <w:t>e</w:t>
      </w:r>
      <w:r w:rsidRPr="00F43F37">
        <w:t>ttle</w:t>
      </w:r>
      <w:r w:rsidRPr="00F43F37">
        <w:rPr>
          <w:spacing w:val="-8"/>
        </w:rPr>
        <w:t xml:space="preserve"> </w:t>
      </w:r>
      <w:r w:rsidRPr="00F43F37">
        <w:rPr>
          <w:spacing w:val="1"/>
        </w:rPr>
        <w:t>an</w:t>
      </w:r>
      <w:r w:rsidRPr="00F43F37">
        <w:t>y</w:t>
      </w:r>
      <w:r w:rsidRPr="00F43F37">
        <w:rPr>
          <w:spacing w:val="-6"/>
        </w:rPr>
        <w:t xml:space="preserve"> </w:t>
      </w:r>
      <w:r w:rsidRPr="00F43F37">
        <w:rPr>
          <w:spacing w:val="1"/>
        </w:rPr>
        <w:t>c</w:t>
      </w:r>
      <w:r w:rsidRPr="00F43F37">
        <w:t>l</w:t>
      </w:r>
      <w:r w:rsidRPr="00F43F37">
        <w:rPr>
          <w:spacing w:val="1"/>
        </w:rPr>
        <w:t>a</w:t>
      </w:r>
      <w:r w:rsidRPr="00F43F37">
        <w:t>im</w:t>
      </w:r>
      <w:r w:rsidRPr="00F43F37">
        <w:rPr>
          <w:spacing w:val="-7"/>
        </w:rPr>
        <w:t xml:space="preserve"> </w:t>
      </w:r>
      <w:r w:rsidRPr="00F43F37">
        <w:rPr>
          <w:spacing w:val="1"/>
        </w:rPr>
        <w:t>o</w:t>
      </w:r>
      <w:r w:rsidRPr="00F43F37">
        <w:t>r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“</w:t>
      </w:r>
      <w:r w:rsidRPr="00F43F37">
        <w:rPr>
          <w:spacing w:val="-1"/>
        </w:rPr>
        <w:t>s</w:t>
      </w:r>
      <w:r w:rsidRPr="00F43F37">
        <w:rPr>
          <w:spacing w:val="1"/>
        </w:rPr>
        <w:t>u</w:t>
      </w:r>
      <w:r w:rsidRPr="00F43F37">
        <w:t>it”</w:t>
      </w:r>
      <w:r w:rsidRPr="00F43F37">
        <w:rPr>
          <w:spacing w:val="-11"/>
        </w:rPr>
        <w:t xml:space="preserve"> </w:t>
      </w:r>
      <w:r w:rsidRPr="00F43F37">
        <w:rPr>
          <w:spacing w:val="1"/>
        </w:rPr>
        <w:t>a</w:t>
      </w:r>
      <w:r w:rsidRPr="00F43F37">
        <w:t>s</w:t>
      </w:r>
      <w:r w:rsidRPr="00F43F37">
        <w:rPr>
          <w:spacing w:val="-5"/>
        </w:rPr>
        <w:t xml:space="preserve"> </w:t>
      </w:r>
      <w:r w:rsidRPr="00F43F37">
        <w:t>we</w:t>
      </w:r>
      <w:r w:rsidRPr="00F43F37">
        <w:rPr>
          <w:spacing w:val="-3"/>
        </w:rPr>
        <w:t xml:space="preserve"> </w:t>
      </w:r>
      <w:r w:rsidRPr="00F43F37">
        <w:rPr>
          <w:spacing w:val="1"/>
        </w:rPr>
        <w:t>con</w:t>
      </w:r>
      <w:r w:rsidRPr="00F43F37">
        <w:rPr>
          <w:spacing w:val="-1"/>
        </w:rPr>
        <w:t>s</w:t>
      </w:r>
      <w:r w:rsidRPr="00F43F37">
        <w:t>i</w:t>
      </w:r>
      <w:r w:rsidRPr="00F43F37">
        <w:rPr>
          <w:spacing w:val="1"/>
        </w:rPr>
        <w:t>de</w:t>
      </w:r>
      <w:r w:rsidRPr="00F43F37">
        <w:t>r</w:t>
      </w:r>
      <w:r w:rsidRPr="00F43F37">
        <w:rPr>
          <w:spacing w:val="-15"/>
        </w:rPr>
        <w:t xml:space="preserve"> </w:t>
      </w:r>
      <w:r w:rsidRPr="00F43F37">
        <w:t>a</w:t>
      </w:r>
      <w:r w:rsidRPr="00F43F37">
        <w:rPr>
          <w:spacing w:val="1"/>
        </w:rPr>
        <w:t>ppr</w:t>
      </w:r>
      <w:r w:rsidRPr="00F43F37">
        <w:rPr>
          <w:spacing w:val="-1"/>
        </w:rPr>
        <w:t>o</w:t>
      </w:r>
      <w:r w:rsidRPr="00F43F37">
        <w:rPr>
          <w:spacing w:val="1"/>
        </w:rPr>
        <w:t>pr</w:t>
      </w:r>
      <w:r w:rsidRPr="00F43F37">
        <w:t>i</w:t>
      </w:r>
      <w:r w:rsidRPr="00F43F37">
        <w:rPr>
          <w:spacing w:val="1"/>
        </w:rPr>
        <w:t>a</w:t>
      </w:r>
      <w:r w:rsidRPr="00F43F37">
        <w:t>t</w:t>
      </w:r>
      <w:r w:rsidRPr="00F43F37">
        <w:rPr>
          <w:spacing w:val="1"/>
        </w:rPr>
        <w:t>e</w:t>
      </w:r>
      <w:r w:rsidRPr="00F43F37">
        <w:t>.</w:t>
      </w:r>
    </w:p>
    <w:p w14:paraId="26D671EC" w14:textId="626D8E75" w:rsidR="004C1E24" w:rsidRPr="00F43F37" w:rsidDel="00F43F37" w:rsidRDefault="004C1E24" w:rsidP="009D03A7">
      <w:pPr>
        <w:rPr>
          <w:del w:id="140" w:author="Carla Marie G. Bersales" w:date="2022-03-03T17:06:00Z"/>
        </w:rPr>
        <w:pPrChange w:id="141" w:author="Carla Marie G. Bersales" w:date="2022-03-04T12:09:00Z">
          <w:pPr>
            <w:spacing w:line="200" w:lineRule="exact"/>
          </w:pPr>
        </w:pPrChange>
      </w:pPr>
    </w:p>
    <w:p w14:paraId="0BDD3B49" w14:textId="68C10A66" w:rsidR="004C1E24" w:rsidRPr="00F43F37" w:rsidDel="00F651B1" w:rsidRDefault="004C1E24" w:rsidP="009D03A7">
      <w:pPr>
        <w:rPr>
          <w:del w:id="142" w:author="Carla Marie G. Bersales" w:date="2022-03-04T12:00:00Z"/>
        </w:rPr>
        <w:pPrChange w:id="143" w:author="Carla Marie G. Bersales" w:date="2022-03-04T12:09:00Z">
          <w:pPr>
            <w:spacing w:line="200" w:lineRule="exact"/>
          </w:pPr>
        </w:pPrChange>
      </w:pPr>
    </w:p>
    <w:p w14:paraId="41381D1C" w14:textId="0A90AFAF" w:rsidR="004C1E24" w:rsidRPr="00F43F37" w:rsidDel="00F651B1" w:rsidRDefault="004C1E24" w:rsidP="009D03A7">
      <w:pPr>
        <w:rPr>
          <w:del w:id="144" w:author="Carla Marie G. Bersales" w:date="2022-03-04T12:00:00Z"/>
        </w:rPr>
        <w:pPrChange w:id="145" w:author="Carla Marie G. Bersales" w:date="2022-03-04T12:09:00Z">
          <w:pPr>
            <w:spacing w:line="200" w:lineRule="exact"/>
          </w:pPr>
        </w:pPrChange>
      </w:pPr>
    </w:p>
    <w:p w14:paraId="20C1A0DA" w14:textId="40F31976" w:rsidR="004C1E24" w:rsidRPr="00F43F37" w:rsidDel="00F651B1" w:rsidRDefault="004C1E24" w:rsidP="009D03A7">
      <w:pPr>
        <w:rPr>
          <w:del w:id="146" w:author="Carla Marie G. Bersales" w:date="2022-03-04T12:00:00Z"/>
        </w:rPr>
        <w:pPrChange w:id="147" w:author="Carla Marie G. Bersales" w:date="2022-03-04T12:09:00Z">
          <w:pPr>
            <w:spacing w:line="200" w:lineRule="exact"/>
          </w:pPr>
        </w:pPrChange>
      </w:pPr>
    </w:p>
    <w:p w14:paraId="3F449154" w14:textId="0B1CF8A9" w:rsidR="004C1E24" w:rsidRPr="00F43F37" w:rsidDel="00F651B1" w:rsidRDefault="004C1E24" w:rsidP="009D03A7">
      <w:pPr>
        <w:rPr>
          <w:del w:id="148" w:author="Carla Marie G. Bersales" w:date="2022-03-04T12:00:00Z"/>
          <w:noProof/>
        </w:rPr>
        <w:pPrChange w:id="149" w:author="Carla Marie G. Bersales" w:date="2022-03-04T12:09:00Z">
          <w:pPr>
            <w:spacing w:line="200" w:lineRule="exact"/>
          </w:pPr>
        </w:pPrChange>
      </w:pPr>
    </w:p>
    <w:p w14:paraId="508EBB0C" w14:textId="6DA7B73D" w:rsidR="002A714A" w:rsidRPr="00F43F37" w:rsidDel="00F651B1" w:rsidRDefault="002A714A" w:rsidP="009D03A7">
      <w:pPr>
        <w:rPr>
          <w:del w:id="150" w:author="Carla Marie G. Bersales" w:date="2022-03-04T12:00:00Z"/>
          <w:noProof/>
        </w:rPr>
        <w:pPrChange w:id="151" w:author="Carla Marie G. Bersales" w:date="2022-03-04T12:09:00Z">
          <w:pPr>
            <w:spacing w:line="200" w:lineRule="exact"/>
          </w:pPr>
        </w:pPrChange>
      </w:pPr>
    </w:p>
    <w:p w14:paraId="29649445" w14:textId="1298EF5D" w:rsidR="002A714A" w:rsidRPr="00F43F37" w:rsidRDefault="002A714A" w:rsidP="009D03A7">
      <w:pPr>
        <w:rPr>
          <w:noProof/>
        </w:rPr>
        <w:pPrChange w:id="152" w:author="Carla Marie G. Bersales" w:date="2022-03-04T12:09:00Z">
          <w:pPr>
            <w:spacing w:line="200" w:lineRule="exact"/>
          </w:pPr>
        </w:pPrChange>
      </w:pPr>
    </w:p>
    <w:p w14:paraId="10238387" w14:textId="3D79831F" w:rsidR="002A714A" w:rsidRDefault="002A714A" w:rsidP="009D03A7">
      <w:pPr>
        <w:rPr>
          <w:ins w:id="153" w:author="Carla Marie G. Bersales" w:date="2022-03-04T12:01:00Z"/>
          <w:noProof/>
        </w:rPr>
        <w:pPrChange w:id="154" w:author="Carla Marie G. Bersales" w:date="2022-03-04T12:09:00Z">
          <w:pPr>
            <w:spacing w:line="200" w:lineRule="exact"/>
          </w:pPr>
        </w:pPrChange>
      </w:pPr>
    </w:p>
    <w:p w14:paraId="61EEE223" w14:textId="77777777" w:rsidR="005A1865" w:rsidRDefault="005A1865" w:rsidP="009D03A7">
      <w:pPr>
        <w:rPr>
          <w:ins w:id="155" w:author="Carla Marie G. Bersales" w:date="2022-03-04T12:01:00Z"/>
          <w:noProof/>
        </w:rPr>
        <w:pPrChange w:id="156" w:author="Carla Marie G. Bersales" w:date="2022-03-04T12:09:00Z">
          <w:pPr>
            <w:spacing w:line="200" w:lineRule="exact"/>
          </w:pPr>
        </w:pPrChange>
      </w:pPr>
    </w:p>
    <w:p w14:paraId="03A4D041" w14:textId="77777777" w:rsidR="005A1865" w:rsidRDefault="005A1865" w:rsidP="009D03A7">
      <w:pPr>
        <w:rPr>
          <w:ins w:id="157" w:author="Carla Marie G. Bersales" w:date="2022-03-04T12:09:00Z"/>
          <w:noProof/>
        </w:rPr>
      </w:pPr>
    </w:p>
    <w:p w14:paraId="57D415AA" w14:textId="77777777" w:rsidR="009D03A7" w:rsidRDefault="009D03A7" w:rsidP="009D03A7">
      <w:pPr>
        <w:rPr>
          <w:ins w:id="158" w:author="Carla Marie G. Bersales" w:date="2022-03-04T12:09:00Z"/>
          <w:noProof/>
        </w:rPr>
      </w:pPr>
    </w:p>
    <w:p w14:paraId="7316EFE8" w14:textId="77777777" w:rsidR="009D03A7" w:rsidRDefault="009D03A7" w:rsidP="009D03A7">
      <w:pPr>
        <w:rPr>
          <w:ins w:id="159" w:author="Carla Marie G. Bersales" w:date="2022-03-04T12:09:00Z"/>
          <w:noProof/>
        </w:rPr>
      </w:pPr>
    </w:p>
    <w:p w14:paraId="504F9166" w14:textId="77777777" w:rsidR="009D03A7" w:rsidRDefault="009D03A7" w:rsidP="009D03A7">
      <w:pPr>
        <w:rPr>
          <w:ins w:id="160" w:author="Carla Marie G. Bersales" w:date="2022-03-04T12:09:00Z"/>
          <w:noProof/>
        </w:rPr>
      </w:pPr>
    </w:p>
    <w:p w14:paraId="77A487EF" w14:textId="77777777" w:rsidR="009D03A7" w:rsidRDefault="009D03A7" w:rsidP="009D03A7">
      <w:pPr>
        <w:rPr>
          <w:ins w:id="161" w:author="Carla Marie G. Bersales" w:date="2022-03-04T12:09:00Z"/>
          <w:noProof/>
        </w:rPr>
      </w:pPr>
    </w:p>
    <w:p w14:paraId="48A4F864" w14:textId="77777777" w:rsidR="009D03A7" w:rsidRDefault="009D03A7" w:rsidP="009D03A7">
      <w:pPr>
        <w:rPr>
          <w:ins w:id="162" w:author="Carla Marie G. Bersales" w:date="2022-03-04T12:09:00Z"/>
          <w:noProof/>
        </w:rPr>
      </w:pPr>
    </w:p>
    <w:p w14:paraId="4F2BF92D" w14:textId="77777777" w:rsidR="009D03A7" w:rsidRDefault="009D03A7" w:rsidP="009D03A7">
      <w:pPr>
        <w:rPr>
          <w:ins w:id="163" w:author="Carla Marie G. Bersales" w:date="2022-03-04T12:09:00Z"/>
          <w:noProof/>
        </w:rPr>
      </w:pPr>
    </w:p>
    <w:p w14:paraId="2DB8D436" w14:textId="77777777" w:rsidR="009D03A7" w:rsidRDefault="009D03A7" w:rsidP="009D03A7">
      <w:pPr>
        <w:rPr>
          <w:ins w:id="164" w:author="Carla Marie G. Bersales" w:date="2022-03-04T12:01:00Z"/>
          <w:noProof/>
        </w:rPr>
        <w:pPrChange w:id="165" w:author="Carla Marie G. Bersales" w:date="2022-03-04T12:09:00Z">
          <w:pPr>
            <w:spacing w:line="200" w:lineRule="exact"/>
          </w:pPr>
        </w:pPrChange>
      </w:pPr>
    </w:p>
    <w:p w14:paraId="773C009D" w14:textId="77777777" w:rsidR="005A1865" w:rsidRDefault="005A1865" w:rsidP="009D03A7">
      <w:pPr>
        <w:rPr>
          <w:ins w:id="166" w:author="Carla Marie G. Bersales" w:date="2022-03-04T12:01:00Z"/>
          <w:noProof/>
        </w:rPr>
        <w:pPrChange w:id="167" w:author="Carla Marie G. Bersales" w:date="2022-03-04T12:09:00Z">
          <w:pPr>
            <w:spacing w:line="200" w:lineRule="exact"/>
          </w:pPr>
        </w:pPrChange>
      </w:pPr>
    </w:p>
    <w:p w14:paraId="24C65A53" w14:textId="77777777" w:rsidR="005A1865" w:rsidRPr="00F43F37" w:rsidRDefault="005A1865" w:rsidP="009D03A7">
      <w:pPr>
        <w:rPr>
          <w:noProof/>
        </w:rPr>
        <w:pPrChange w:id="168" w:author="Carla Marie G. Bersales" w:date="2022-03-04T12:09:00Z">
          <w:pPr>
            <w:spacing w:line="200" w:lineRule="exact"/>
          </w:pPr>
        </w:pPrChange>
      </w:pPr>
    </w:p>
    <w:p w14:paraId="79A81520" w14:textId="403F56CC" w:rsidR="002A714A" w:rsidRPr="00F43F37" w:rsidRDefault="002A714A" w:rsidP="009D03A7">
      <w:pPr>
        <w:rPr>
          <w:noProof/>
        </w:rPr>
        <w:pPrChange w:id="169" w:author="Carla Marie G. Bersales" w:date="2022-03-04T12:09:00Z">
          <w:pPr>
            <w:spacing w:line="200" w:lineRule="exact"/>
          </w:pPr>
        </w:pPrChange>
      </w:pPr>
    </w:p>
    <w:p w14:paraId="58F1B8C8" w14:textId="4C4AC758" w:rsidR="002A714A" w:rsidRPr="00F43F37" w:rsidRDefault="002A714A" w:rsidP="009D03A7">
      <w:pPr>
        <w:rPr>
          <w:noProof/>
        </w:rPr>
        <w:pPrChange w:id="170" w:author="Carla Marie G. Bersales" w:date="2022-03-04T12:09:00Z">
          <w:pPr>
            <w:spacing w:line="200" w:lineRule="exact"/>
          </w:pPr>
        </w:pPrChange>
      </w:pPr>
    </w:p>
    <w:p w14:paraId="6BCE4A04" w14:textId="63FA6D7E" w:rsidR="002A714A" w:rsidRPr="00F43F37" w:rsidRDefault="002A714A" w:rsidP="009D03A7">
      <w:pPr>
        <w:rPr>
          <w:noProof/>
        </w:rPr>
        <w:pPrChange w:id="171" w:author="Carla Marie G. Bersales" w:date="2022-03-04T12:09:00Z">
          <w:pPr>
            <w:spacing w:line="200" w:lineRule="exact"/>
          </w:pPr>
        </w:pPrChange>
      </w:pPr>
    </w:p>
    <w:p w14:paraId="1947664C" w14:textId="632C3E2F" w:rsidR="002A714A" w:rsidRPr="00F43F37" w:rsidRDefault="002A714A" w:rsidP="009D03A7">
      <w:pPr>
        <w:rPr>
          <w:noProof/>
        </w:rPr>
        <w:pPrChange w:id="172" w:author="Carla Marie G. Bersales" w:date="2022-03-04T12:09:00Z">
          <w:pPr>
            <w:spacing w:line="200" w:lineRule="exact"/>
          </w:pPr>
        </w:pPrChange>
      </w:pPr>
    </w:p>
    <w:p w14:paraId="335A8357" w14:textId="326D7A85" w:rsidR="002A714A" w:rsidRPr="00F43F37" w:rsidRDefault="002A714A" w:rsidP="009D03A7">
      <w:pPr>
        <w:rPr>
          <w:noProof/>
        </w:rPr>
        <w:pPrChange w:id="173" w:author="Carla Marie G. Bersales" w:date="2022-03-04T12:09:00Z">
          <w:pPr>
            <w:spacing w:line="200" w:lineRule="exact"/>
          </w:pPr>
        </w:pPrChange>
      </w:pPr>
    </w:p>
    <w:p w14:paraId="44844446" w14:textId="77777777" w:rsidR="002A714A" w:rsidRPr="00F43F37" w:rsidRDefault="002A714A" w:rsidP="009D03A7">
      <w:pPr>
        <w:pPrChange w:id="174" w:author="Carla Marie G. Bersales" w:date="2022-03-04T12:09:00Z">
          <w:pPr>
            <w:spacing w:line="200" w:lineRule="exact"/>
          </w:pPr>
        </w:pPrChange>
      </w:pPr>
      <w:bookmarkStart w:id="175" w:name="_Hlk75872018"/>
    </w:p>
    <w:p w14:paraId="213C0008" w14:textId="77777777" w:rsidR="002A714A" w:rsidRPr="00F43F37" w:rsidRDefault="002A714A" w:rsidP="009D03A7">
      <w:pPr>
        <w:pPrChange w:id="176" w:author="Carla Marie G. Bersales" w:date="2022-03-04T12:09:00Z">
          <w:pPr>
            <w:spacing w:line="200" w:lineRule="exact"/>
          </w:pPr>
        </w:pPrChange>
      </w:pPr>
      <w:r w:rsidRPr="00F43F37">
        <w:rPr>
          <w:noProof/>
        </w:rPr>
        <w:drawing>
          <wp:anchor distT="0" distB="0" distL="114300" distR="114300" simplePos="0" relativeHeight="251659264" behindDoc="0" locked="0" layoutInCell="1" allowOverlap="1" wp14:anchorId="6C8B7AAF" wp14:editId="413A46D4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9FB24" w14:textId="77777777" w:rsidR="002A714A" w:rsidRPr="00F43F37" w:rsidRDefault="002A714A" w:rsidP="009D03A7">
      <w:pPr>
        <w:pPrChange w:id="177" w:author="Carla Marie G. Bersales" w:date="2022-03-04T12:09:00Z">
          <w:pPr>
            <w:spacing w:line="200" w:lineRule="exact"/>
          </w:pPr>
        </w:pPrChange>
      </w:pPr>
    </w:p>
    <w:p w14:paraId="66844B73" w14:textId="77777777" w:rsidR="002A714A" w:rsidRPr="00F43F37" w:rsidRDefault="002A714A" w:rsidP="009D03A7"/>
    <w:p w14:paraId="7C4F5D88" w14:textId="77777777" w:rsidR="002A714A" w:rsidRPr="00F43F37" w:rsidRDefault="002A714A" w:rsidP="009D03A7"/>
    <w:p w14:paraId="0BC413AF" w14:textId="77777777" w:rsidR="002A714A" w:rsidRPr="00F43F37" w:rsidRDefault="002A714A" w:rsidP="009D03A7">
      <w:pPr>
        <w:pStyle w:val="BTNoDS"/>
        <w:tabs>
          <w:tab w:val="right" w:pos="2880"/>
        </w:tabs>
      </w:pPr>
      <w:r w:rsidRPr="00F43F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2ABD6D" wp14:editId="667D4114">
                <wp:simplePos x="0" y="0"/>
                <wp:positionH relativeFrom="column">
                  <wp:posOffset>4251325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5A59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75pt,19.5pt" to="467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YHneed8AAAAJAQAADwAAAAAAAAAA&#10;AAAAAAAcBAAAZHJzL2Rvd25yZXYueG1sUEsFBgAAAAAEAAQA8wAAACgFAAAAAA==&#10;" strokecolor="black [3213]" strokeweight="1.5pt"/>
            </w:pict>
          </mc:Fallback>
        </mc:AlternateContent>
      </w:r>
    </w:p>
    <w:p w14:paraId="7C33DBFD" w14:textId="009E7216" w:rsidR="002A714A" w:rsidRPr="00F43F37" w:rsidDel="00F651B1" w:rsidRDefault="002A714A" w:rsidP="009D03A7">
      <w:pPr>
        <w:pStyle w:val="BTNoDS"/>
        <w:tabs>
          <w:tab w:val="right" w:pos="2880"/>
        </w:tabs>
        <w:jc w:val="right"/>
        <w:rPr>
          <w:del w:id="178" w:author="Carla Marie G. Bersales" w:date="2022-03-04T12:00:00Z"/>
        </w:rPr>
        <w:pPrChange w:id="179" w:author="Carla Marie G. Bersales" w:date="2022-03-04T12:09:00Z">
          <w:pPr>
            <w:pStyle w:val="BTNoDS"/>
            <w:tabs>
              <w:tab w:val="right" w:pos="2880"/>
            </w:tabs>
            <w:jc w:val="right"/>
          </w:pPr>
        </w:pPrChange>
      </w:pPr>
      <w:r w:rsidRPr="00F43F37">
        <w:t>Jeffrey A. Silver</w:t>
      </w:r>
      <w:r w:rsidRPr="00F43F37">
        <w:br/>
        <w:t>(Authorized Representative)</w:t>
      </w:r>
      <w:r w:rsidRPr="00F43F37">
        <w:br/>
        <w:t xml:space="preserve">Date: </w:t>
      </w:r>
      <w:bookmarkStart w:id="180" w:name="IssuanceDate"/>
      <w:bookmarkEnd w:id="180"/>
      <w:del w:id="181" w:author="Krist Iann M. Tablan" w:date="2021-09-22T16:40:00Z">
        <w:r w:rsidRPr="00F43F37" w:rsidDel="00853909">
          <w:delText>[date of issuance]</w:delText>
        </w:r>
      </w:del>
      <w:r w:rsidRPr="00F43F37">
        <w:t xml:space="preserve"> </w:t>
      </w:r>
    </w:p>
    <w:bookmarkEnd w:id="175"/>
    <w:p w14:paraId="2D0218F5" w14:textId="77777777" w:rsidR="002A714A" w:rsidRPr="00F43F37" w:rsidDel="005A1865" w:rsidRDefault="002A714A" w:rsidP="009D03A7">
      <w:pPr>
        <w:pStyle w:val="BTNoDS"/>
        <w:tabs>
          <w:tab w:val="right" w:pos="2880"/>
        </w:tabs>
        <w:jc w:val="right"/>
        <w:rPr>
          <w:del w:id="182" w:author="Carla Marie G. Bersales" w:date="2022-03-04T12:01:00Z"/>
        </w:rPr>
        <w:pPrChange w:id="183" w:author="Carla Marie G. Bersales" w:date="2022-03-04T12:09:00Z">
          <w:pPr>
            <w:spacing w:line="200" w:lineRule="exact"/>
          </w:pPr>
        </w:pPrChange>
      </w:pPr>
    </w:p>
    <w:p w14:paraId="44881DF4" w14:textId="77777777" w:rsidR="004C1E24" w:rsidRPr="00F43F37" w:rsidRDefault="004C1E24" w:rsidP="009D03A7">
      <w:pPr>
        <w:jc w:val="right"/>
        <w:pPrChange w:id="184" w:author="Carla Marie G. Bersales" w:date="2022-03-04T12:09:00Z">
          <w:pPr>
            <w:spacing w:line="200" w:lineRule="exact"/>
          </w:pPr>
        </w:pPrChange>
      </w:pPr>
    </w:p>
    <w:sectPr w:rsidR="004C1E24" w:rsidRPr="00F43F37" w:rsidSect="00F43F37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  <w:sectPrChange w:id="186" w:author="Carla Marie G. Bersales" w:date="2022-03-03T17:06:00Z">
        <w:sectPr w:rsidR="004C1E24" w:rsidRPr="00F43F37" w:rsidSect="00F43F37">
          <w:pgMar w:top="1360" w:right="1220" w:bottom="280" w:left="132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2F96F" w14:textId="77777777" w:rsidR="0054405E" w:rsidRDefault="0054405E" w:rsidP="00EB22F9">
      <w:r>
        <w:separator/>
      </w:r>
    </w:p>
  </w:endnote>
  <w:endnote w:type="continuationSeparator" w:id="0">
    <w:p w14:paraId="78B3B688" w14:textId="77777777" w:rsidR="0054405E" w:rsidRDefault="0054405E" w:rsidP="00EB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F70F0" w14:textId="77777777" w:rsidR="0054405E" w:rsidRDefault="0054405E" w:rsidP="00EB22F9">
      <w:r>
        <w:separator/>
      </w:r>
    </w:p>
  </w:footnote>
  <w:footnote w:type="continuationSeparator" w:id="0">
    <w:p w14:paraId="5877B7FF" w14:textId="77777777" w:rsidR="0054405E" w:rsidRDefault="0054405E" w:rsidP="00EB2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6C568" w14:textId="532B9969" w:rsidR="00EB22F9" w:rsidRDefault="002A714A">
    <w:pPr>
      <w:pStyle w:val="Header"/>
      <w:rPr>
        <w:b/>
        <w:bCs/>
      </w:rPr>
    </w:pPr>
    <w:r>
      <w:ptab w:relativeTo="margin" w:alignment="right" w:leader="none"/>
    </w:r>
    <w:bookmarkStart w:id="185" w:name="_Hlk75871998"/>
    <w:r w:rsidRPr="00850631">
      <w:rPr>
        <w:b/>
        <w:bCs/>
      </w:rPr>
      <w:t>Texas Insurance Company Auto Policy</w:t>
    </w:r>
    <w:bookmarkEnd w:id="185"/>
  </w:p>
  <w:p w14:paraId="0307D7D6" w14:textId="264AA30B" w:rsidR="002A714A" w:rsidRDefault="002A714A" w:rsidP="002A714A">
    <w:pPr>
      <w:pStyle w:val="Header"/>
      <w:jc w:val="right"/>
    </w:pPr>
    <w:r>
      <w:rPr>
        <w:b/>
        <w:bCs/>
      </w:rPr>
      <w:t>FORM RPCA016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658F2"/>
    <w:multiLevelType w:val="multilevel"/>
    <w:tmpl w:val="F93049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  <w15:person w15:author="Hayden Bernardo">
    <w15:presenceInfo w15:providerId="Windows Live" w15:userId="32feb974afecb5d8"/>
  </w15:person>
  <w15:person w15:author="Krist Iann M. Tablan">
    <w15:presenceInfo w15:providerId="AD" w15:userId="S::krist.tablan@rivtechglobal.com::de7cc426-2783-4b88-a876-09dae25ef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E24"/>
    <w:rsid w:val="000A5666"/>
    <w:rsid w:val="002A714A"/>
    <w:rsid w:val="00447B5A"/>
    <w:rsid w:val="004C1E24"/>
    <w:rsid w:val="004F531C"/>
    <w:rsid w:val="00537B73"/>
    <w:rsid w:val="0054405E"/>
    <w:rsid w:val="005621B0"/>
    <w:rsid w:val="005A1865"/>
    <w:rsid w:val="005A4591"/>
    <w:rsid w:val="005E1CB5"/>
    <w:rsid w:val="00652AA0"/>
    <w:rsid w:val="00711986"/>
    <w:rsid w:val="00714E02"/>
    <w:rsid w:val="00792295"/>
    <w:rsid w:val="007A4730"/>
    <w:rsid w:val="008025A2"/>
    <w:rsid w:val="00853909"/>
    <w:rsid w:val="009156DC"/>
    <w:rsid w:val="00983D0B"/>
    <w:rsid w:val="009D03A7"/>
    <w:rsid w:val="00A14487"/>
    <w:rsid w:val="00A30AD3"/>
    <w:rsid w:val="00AB5195"/>
    <w:rsid w:val="00BE3D41"/>
    <w:rsid w:val="00CF6537"/>
    <w:rsid w:val="00E85D3B"/>
    <w:rsid w:val="00E87B50"/>
    <w:rsid w:val="00EB22F9"/>
    <w:rsid w:val="00EC4644"/>
    <w:rsid w:val="00F43F37"/>
    <w:rsid w:val="00F6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D200"/>
  <w15:docId w15:val="{786074B8-1BF5-4A58-A69B-39F0E47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B22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2F9"/>
  </w:style>
  <w:style w:type="paragraph" w:styleId="Footer">
    <w:name w:val="footer"/>
    <w:basedOn w:val="Normal"/>
    <w:link w:val="FooterChar"/>
    <w:uiPriority w:val="99"/>
    <w:unhideWhenUsed/>
    <w:rsid w:val="00EB22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2F9"/>
  </w:style>
  <w:style w:type="paragraph" w:customStyle="1" w:styleId="BTNoDS">
    <w:name w:val="BT No DS"/>
    <w:basedOn w:val="Normal"/>
    <w:rsid w:val="002A714A"/>
    <w:pPr>
      <w:spacing w:after="240"/>
    </w:pPr>
    <w:rPr>
      <w:rFonts w:eastAsia="PMingLiU"/>
      <w:szCs w:val="22"/>
    </w:rPr>
  </w:style>
  <w:style w:type="paragraph" w:styleId="Revision">
    <w:name w:val="Revision"/>
    <w:hidden/>
    <w:uiPriority w:val="99"/>
    <w:semiHidden/>
    <w:rsid w:val="00F43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E19244-2140-4C7B-9F4F-AF52E6EF0E0B}">
  <ds:schemaRefs>
    <ds:schemaRef ds:uri="http://purl.org/dc/dcmitype/"/>
    <ds:schemaRef ds:uri="d473919b-ebf4-4f0d-8e45-3095723b31a9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24965e87-5ece-45cc-a601-74006cb3a4e0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E1E0BC3-53AF-426B-BD84-41658D4AD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CCF10-D0D9-4AAA-A075-446866B12C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14</cp:revision>
  <dcterms:created xsi:type="dcterms:W3CDTF">2021-07-28T05:43:00Z</dcterms:created>
  <dcterms:modified xsi:type="dcterms:W3CDTF">2022-03-04T04:09:00Z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