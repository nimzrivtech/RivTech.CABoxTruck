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0.xml" ContentType="application/vnd.openxmlformats-officedocument.wordprocessingml.fontTa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2E56BD" w14:textId="77777777" w:rsidR="006828E9" w:rsidRPr="002D2131" w:rsidRDefault="006828E9" w:rsidP="006828E9">
      <w:pPr>
        <w:rPr>
          <w:rFonts w:eastAsia="Arial"/>
          <w:b/>
          <w:color w:val="363435"/>
          <w:spacing w:val="-7"/>
          <w:rPrChange w:id="0" w:author="Carla Marie G. Bersales" w:date="2022-03-03T16:27:00Z">
            <w:rPr>
              <w:rFonts w:ascii="Arial" w:eastAsia="Arial" w:hAnsi="Arial" w:cs="Arial"/>
              <w:b/>
              <w:color w:val="363435"/>
              <w:spacing w:val="-7"/>
            </w:rPr>
          </w:rPrChange>
        </w:rPr>
      </w:pPr>
      <w:r w:rsidRPr="002D2131">
        <w:rPr>
          <w:rFonts w:eastAsia="Arial"/>
          <w:b/>
          <w:color w:val="363435"/>
          <w:spacing w:val="-7"/>
          <w:rPrChange w:id="1" w:author="Carla Marie G. Bersales" w:date="2022-03-03T16:27:00Z">
            <w:rPr>
              <w:rFonts w:ascii="Arial" w:eastAsia="Arial" w:hAnsi="Arial" w:cs="Arial"/>
              <w:b/>
              <w:color w:val="363435"/>
              <w:spacing w:val="-7"/>
            </w:rPr>
          </w:rPrChange>
        </w:rPr>
        <w:t>Insured Name</w:t>
      </w:r>
      <w:r w:rsidRPr="002D2131">
        <w:rPr>
          <w:rFonts w:eastAsia="Arial"/>
          <w:b/>
          <w:color w:val="363435"/>
          <w:spacing w:val="-7"/>
          <w:rPrChange w:id="2" w:author="Carla Marie G. Bersales" w:date="2022-03-03T16:27:00Z">
            <w:rPr>
              <w:rFonts w:ascii="Arial" w:eastAsia="Arial" w:hAnsi="Arial" w:cs="Arial"/>
              <w:b/>
              <w:color w:val="363435"/>
              <w:spacing w:val="-7"/>
            </w:rPr>
          </w:rPrChange>
        </w:rPr>
        <w:tab/>
        <w:t xml:space="preserve">: </w:t>
      </w:r>
      <w:bookmarkStart w:id="3" w:name="InsuredName"/>
      <w:bookmarkEnd w:id="3"/>
      <w:r w:rsidRPr="002D2131">
        <w:rPr>
          <w:rFonts w:eastAsia="Arial"/>
          <w:b/>
          <w:color w:val="363435"/>
          <w:spacing w:val="-7"/>
          <w:rPrChange w:id="4" w:author="Carla Marie G. Bersales" w:date="2022-03-03T16:27:00Z">
            <w:rPr>
              <w:rFonts w:ascii="Arial" w:eastAsia="Arial" w:hAnsi="Arial" w:cs="Arial"/>
              <w:b/>
              <w:color w:val="363435"/>
              <w:spacing w:val="-7"/>
            </w:rPr>
          </w:rPrChange>
        </w:rPr>
        <w:t xml:space="preserve"> </w:t>
      </w:r>
    </w:p>
    <w:p w14:paraId="47C28E17" w14:textId="77777777" w:rsidR="006828E9" w:rsidRPr="002D2131" w:rsidRDefault="006828E9" w:rsidP="006828E9">
      <w:pPr>
        <w:rPr>
          <w:rFonts w:eastAsia="Arial"/>
          <w:b/>
          <w:color w:val="363435"/>
          <w:spacing w:val="-7"/>
          <w:rPrChange w:id="5" w:author="Carla Marie G. Bersales" w:date="2022-03-03T16:27:00Z">
            <w:rPr>
              <w:rFonts w:ascii="Arial" w:eastAsia="Arial" w:hAnsi="Arial" w:cs="Arial"/>
              <w:b/>
              <w:color w:val="363435"/>
              <w:spacing w:val="-7"/>
            </w:rPr>
          </w:rPrChange>
        </w:rPr>
      </w:pPr>
      <w:r w:rsidRPr="002D2131">
        <w:rPr>
          <w:rFonts w:eastAsia="Arial"/>
          <w:b/>
          <w:color w:val="363435"/>
          <w:spacing w:val="-7"/>
          <w:rPrChange w:id="6" w:author="Carla Marie G. Bersales" w:date="2022-03-03T16:27:00Z">
            <w:rPr>
              <w:rFonts w:ascii="Arial" w:eastAsia="Arial" w:hAnsi="Arial" w:cs="Arial"/>
              <w:b/>
              <w:color w:val="363435"/>
              <w:spacing w:val="-7"/>
            </w:rPr>
          </w:rPrChange>
        </w:rPr>
        <w:t>Effective Date</w:t>
      </w:r>
      <w:r w:rsidRPr="002D2131">
        <w:rPr>
          <w:rFonts w:eastAsia="Arial"/>
          <w:b/>
          <w:color w:val="363435"/>
          <w:spacing w:val="-7"/>
          <w:rPrChange w:id="7" w:author="Carla Marie G. Bersales" w:date="2022-03-03T16:27:00Z">
            <w:rPr>
              <w:rFonts w:ascii="Arial" w:eastAsia="Arial" w:hAnsi="Arial" w:cs="Arial"/>
              <w:b/>
              <w:color w:val="363435"/>
              <w:spacing w:val="-7"/>
            </w:rPr>
          </w:rPrChange>
        </w:rPr>
        <w:tab/>
        <w:t xml:space="preserve">: </w:t>
      </w:r>
      <w:bookmarkStart w:id="8" w:name="EffectiveDate"/>
      <w:bookmarkEnd w:id="8"/>
    </w:p>
    <w:p w14:paraId="0DD1E4E5" w14:textId="77777777" w:rsidR="006828E9" w:rsidRPr="002D2131" w:rsidRDefault="006828E9" w:rsidP="006828E9">
      <w:pPr>
        <w:rPr>
          <w:rFonts w:eastAsia="Arial"/>
          <w:b/>
          <w:color w:val="363435"/>
          <w:spacing w:val="-7"/>
          <w:rPrChange w:id="9" w:author="Carla Marie G. Bersales" w:date="2022-03-03T16:27:00Z">
            <w:rPr>
              <w:rFonts w:ascii="Arial" w:eastAsia="Arial" w:hAnsi="Arial" w:cs="Arial"/>
              <w:b/>
              <w:color w:val="363435"/>
              <w:spacing w:val="-7"/>
            </w:rPr>
          </w:rPrChange>
        </w:rPr>
      </w:pPr>
      <w:r w:rsidRPr="002D2131">
        <w:rPr>
          <w:rFonts w:eastAsia="Arial"/>
          <w:b/>
          <w:color w:val="363435"/>
          <w:spacing w:val="-7"/>
          <w:rPrChange w:id="10" w:author="Carla Marie G. Bersales" w:date="2022-03-03T16:27:00Z">
            <w:rPr>
              <w:rFonts w:ascii="Arial" w:eastAsia="Arial" w:hAnsi="Arial" w:cs="Arial"/>
              <w:b/>
              <w:color w:val="363435"/>
              <w:spacing w:val="-7"/>
            </w:rPr>
          </w:rPrChange>
        </w:rPr>
        <w:t>Policy Period</w:t>
      </w:r>
      <w:r w:rsidRPr="002D2131">
        <w:rPr>
          <w:rFonts w:eastAsia="Arial"/>
          <w:b/>
          <w:color w:val="363435"/>
          <w:spacing w:val="-7"/>
          <w:rPrChange w:id="11" w:author="Carla Marie G. Bersales" w:date="2022-03-03T16:27:00Z">
            <w:rPr>
              <w:rFonts w:ascii="Arial" w:eastAsia="Arial" w:hAnsi="Arial" w:cs="Arial"/>
              <w:b/>
              <w:color w:val="363435"/>
              <w:spacing w:val="-7"/>
            </w:rPr>
          </w:rPrChange>
        </w:rPr>
        <w:tab/>
        <w:t xml:space="preserve">: </w:t>
      </w:r>
      <w:bookmarkStart w:id="12" w:name="PolicyPeriod"/>
      <w:bookmarkEnd w:id="12"/>
    </w:p>
    <w:p w14:paraId="4846E52E" w14:textId="588E60CD" w:rsidR="006828E9" w:rsidRPr="002D2131" w:rsidRDefault="006828E9" w:rsidP="006828E9">
      <w:pPr>
        <w:rPr>
          <w:rFonts w:eastAsia="Arial"/>
          <w:b/>
          <w:color w:val="363435"/>
          <w:spacing w:val="-7"/>
          <w:rPrChange w:id="13" w:author="Carla Marie G. Bersales" w:date="2022-03-03T16:27:00Z">
            <w:rPr>
              <w:rFonts w:ascii="Arial" w:eastAsia="Arial" w:hAnsi="Arial" w:cs="Arial"/>
              <w:b/>
              <w:color w:val="363435"/>
              <w:spacing w:val="-7"/>
            </w:rPr>
          </w:rPrChange>
        </w:rPr>
      </w:pPr>
      <w:r w:rsidRPr="002D2131">
        <w:rPr>
          <w:rFonts w:eastAsia="Arial"/>
          <w:b/>
          <w:color w:val="363435"/>
          <w:spacing w:val="-7"/>
          <w:rPrChange w:id="14" w:author="Carla Marie G. Bersales" w:date="2022-03-03T16:27:00Z">
            <w:rPr>
              <w:rFonts w:ascii="Arial" w:eastAsia="Arial" w:hAnsi="Arial" w:cs="Arial"/>
              <w:b/>
              <w:color w:val="363435"/>
              <w:spacing w:val="-7"/>
            </w:rPr>
          </w:rPrChange>
        </w:rPr>
        <w:t>Policy Number</w:t>
      </w:r>
      <w:r w:rsidRPr="002D2131">
        <w:rPr>
          <w:rFonts w:eastAsia="Arial"/>
          <w:b/>
          <w:color w:val="363435"/>
          <w:spacing w:val="-7"/>
          <w:rPrChange w:id="15" w:author="Carla Marie G. Bersales" w:date="2022-03-03T16:27:00Z">
            <w:rPr>
              <w:rFonts w:ascii="Arial" w:eastAsia="Arial" w:hAnsi="Arial" w:cs="Arial"/>
              <w:b/>
              <w:color w:val="363435"/>
              <w:spacing w:val="-7"/>
            </w:rPr>
          </w:rPrChange>
        </w:rPr>
        <w:tab/>
        <w:t xml:space="preserve">: </w:t>
      </w:r>
      <w:bookmarkStart w:id="16" w:name="PolicyNumber"/>
      <w:bookmarkEnd w:id="16"/>
      <w:r w:rsidRPr="002D2131">
        <w:rPr>
          <w:rFonts w:eastAsia="Arial"/>
          <w:b/>
          <w:color w:val="363435"/>
          <w:spacing w:val="-7"/>
          <w:rPrChange w:id="17" w:author="Carla Marie G. Bersales" w:date="2022-03-03T16:27:00Z">
            <w:rPr>
              <w:rFonts w:ascii="Arial" w:eastAsia="Arial" w:hAnsi="Arial" w:cs="Arial"/>
              <w:b/>
              <w:color w:val="363435"/>
              <w:spacing w:val="-7"/>
            </w:rPr>
          </w:rPrChange>
        </w:rPr>
        <w:t xml:space="preserve">  </w:t>
      </w:r>
    </w:p>
    <w:p w14:paraId="69247DEC" w14:textId="37FFC4B1" w:rsidR="006828E9" w:rsidRPr="002D2131" w:rsidRDefault="006828E9" w:rsidP="006828E9">
      <w:pPr>
        <w:rPr>
          <w:rFonts w:eastAsia="Arial"/>
          <w:b/>
          <w:color w:val="363435"/>
          <w:spacing w:val="-7"/>
          <w:rPrChange w:id="18" w:author="Carla Marie G. Bersales" w:date="2022-03-03T16:27:00Z">
            <w:rPr>
              <w:rFonts w:ascii="Arial" w:eastAsia="Arial" w:hAnsi="Arial" w:cs="Arial"/>
              <w:b/>
              <w:color w:val="363435"/>
              <w:spacing w:val="-7"/>
            </w:rPr>
          </w:rPrChange>
        </w:rPr>
      </w:pPr>
    </w:p>
    <w:p w14:paraId="6A297ABD" w14:textId="77777777" w:rsidR="006828E9" w:rsidRPr="002D2131" w:rsidRDefault="006828E9" w:rsidP="006828E9">
      <w:pPr>
        <w:rPr>
          <w:rFonts w:eastAsia="Arial"/>
          <w:b/>
          <w:color w:val="363435"/>
          <w:spacing w:val="-7"/>
          <w:rPrChange w:id="19" w:author="Carla Marie G. Bersales" w:date="2022-03-03T16:27:00Z">
            <w:rPr>
              <w:rFonts w:ascii="Arial" w:eastAsia="Arial" w:hAnsi="Arial" w:cs="Arial"/>
              <w:b/>
              <w:color w:val="363435"/>
              <w:spacing w:val="-7"/>
            </w:rPr>
          </w:rPrChange>
        </w:rPr>
      </w:pPr>
    </w:p>
    <w:p w14:paraId="127F0237" w14:textId="7F6A4BDF" w:rsidR="009A787F" w:rsidRPr="002D2131" w:rsidRDefault="009A787F" w:rsidP="009A787F">
      <w:pPr>
        <w:pStyle w:val="Title"/>
        <w:rPr>
          <w:rFonts w:cs="Times New Roman"/>
          <w:spacing w:val="0"/>
          <w:sz w:val="22"/>
          <w:szCs w:val="72"/>
        </w:rPr>
      </w:pPr>
      <w:r w:rsidRPr="002D2131">
        <w:rPr>
          <w:rFonts w:eastAsia="Tahoma" w:cs="Times New Roman"/>
          <w:spacing w:val="0"/>
          <w:sz w:val="22"/>
          <w:szCs w:val="72"/>
        </w:rPr>
        <w:t>THIS ENDORSEMENT CHANGES THE POLICY.</w:t>
      </w:r>
      <w:ins w:id="20" w:author="Carla Marie G. Bersales" w:date="2022-03-03T16:22:00Z">
        <w:r w:rsidR="008F0DA1" w:rsidRPr="002326D5">
          <w:rPr>
            <w:rFonts w:eastAsia="Tahoma" w:cs="Times New Roman"/>
            <w:spacing w:val="0"/>
            <w:sz w:val="22"/>
            <w:szCs w:val="72"/>
          </w:rPr>
          <w:t xml:space="preserve"> </w:t>
        </w:r>
        <w:r w:rsidR="00EB0676" w:rsidRPr="002D2131">
          <w:rPr>
            <w:rFonts w:eastAsia="Tahoma" w:cs="Times New Roman"/>
            <w:spacing w:val="0"/>
            <w:sz w:val="22"/>
            <w:szCs w:val="72"/>
          </w:rPr>
          <w:t xml:space="preserve"> </w:t>
        </w:r>
      </w:ins>
      <w:del w:id="21" w:author="Carla Marie G. Bersales" w:date="2022-03-03T16:22:00Z">
        <w:r w:rsidRPr="002D2131" w:rsidDel="008F0DA1">
          <w:rPr>
            <w:rFonts w:eastAsia="Tahoma" w:cs="Times New Roman"/>
            <w:spacing w:val="0"/>
            <w:sz w:val="22"/>
            <w:szCs w:val="72"/>
          </w:rPr>
          <w:delText xml:space="preserve"> </w:delText>
        </w:r>
      </w:del>
      <w:r w:rsidRPr="002D2131">
        <w:rPr>
          <w:rFonts w:eastAsia="Tahoma" w:cs="Times New Roman"/>
          <w:spacing w:val="0"/>
          <w:sz w:val="22"/>
          <w:szCs w:val="72"/>
        </w:rPr>
        <w:t>PLEASE READ IT CAREFULLY</w:t>
      </w:r>
      <w:ins w:id="22" w:author="Carla Marie G. Bersales" w:date="2022-03-03T16:22:00Z">
        <w:r w:rsidR="008F0DA1" w:rsidRPr="002D2131">
          <w:rPr>
            <w:rFonts w:eastAsia="Tahoma" w:cs="Times New Roman"/>
            <w:spacing w:val="0"/>
            <w:sz w:val="22"/>
            <w:szCs w:val="72"/>
          </w:rPr>
          <w:t>.</w:t>
        </w:r>
      </w:ins>
    </w:p>
    <w:p w14:paraId="2D84B0B4" w14:textId="0486A72B" w:rsidR="009A787F" w:rsidRPr="002D2131" w:rsidRDefault="009A787F" w:rsidP="00E515F3">
      <w:pPr>
        <w:pStyle w:val="Title"/>
        <w:spacing w:line="240" w:lineRule="auto"/>
        <w:rPr>
          <w:ins w:id="23" w:author="Carla Marie G. Bersales" w:date="2022-03-03T16:27:00Z"/>
          <w:rFonts w:eastAsia="Tahoma" w:cs="Times New Roman"/>
          <w:spacing w:val="0"/>
          <w:sz w:val="32"/>
          <w:szCs w:val="32"/>
        </w:rPr>
      </w:pPr>
      <w:r w:rsidRPr="002D2131">
        <w:rPr>
          <w:rFonts w:eastAsia="Tahoma" w:cs="Times New Roman"/>
          <w:spacing w:val="0"/>
          <w:sz w:val="32"/>
          <w:szCs w:val="32"/>
          <w:rPrChange w:id="24" w:author="Carla Marie G. Bersales" w:date="2022-03-03T16:27:00Z">
            <w:rPr>
              <w:rFonts w:eastAsia="Tahoma"/>
              <w:spacing w:val="0"/>
            </w:rPr>
          </w:rPrChange>
        </w:rPr>
        <w:t>SEXUAL MOLESTATION, CORPORAL PUNISHMENT OR PHYSICAL</w:t>
      </w:r>
      <w:ins w:id="25" w:author="Carla Marie G. Bersales" w:date="2022-03-03T16:26:00Z">
        <w:r w:rsidR="00E515F3" w:rsidRPr="002D2131">
          <w:rPr>
            <w:rFonts w:eastAsia="Tahoma" w:cs="Times New Roman"/>
            <w:spacing w:val="0"/>
            <w:sz w:val="32"/>
            <w:szCs w:val="32"/>
          </w:rPr>
          <w:t xml:space="preserve"> </w:t>
        </w:r>
      </w:ins>
      <w:del w:id="26" w:author="Carla Marie G. Bersales" w:date="2022-03-03T16:26:00Z">
        <w:r w:rsidRPr="002D2131" w:rsidDel="00E515F3">
          <w:rPr>
            <w:rFonts w:eastAsia="Tahoma" w:cs="Times New Roman"/>
            <w:spacing w:val="0"/>
            <w:sz w:val="32"/>
            <w:szCs w:val="32"/>
            <w:rPrChange w:id="27" w:author="Carla Marie G. Bersales" w:date="2022-03-03T16:27:00Z">
              <w:rPr>
                <w:rFonts w:eastAsia="Tahoma"/>
                <w:spacing w:val="0"/>
              </w:rPr>
            </w:rPrChange>
          </w:rPr>
          <w:br/>
        </w:r>
      </w:del>
      <w:r w:rsidRPr="002D2131">
        <w:rPr>
          <w:rFonts w:eastAsia="Tahoma" w:cs="Times New Roman"/>
          <w:spacing w:val="0"/>
          <w:sz w:val="32"/>
          <w:szCs w:val="32"/>
          <w:rPrChange w:id="28" w:author="Carla Marie G. Bersales" w:date="2022-03-03T16:27:00Z">
            <w:rPr>
              <w:rFonts w:eastAsia="Tahoma"/>
              <w:spacing w:val="0"/>
            </w:rPr>
          </w:rPrChange>
        </w:rPr>
        <w:t>OR MENTAL ABUSE EXCLUSION</w:t>
      </w:r>
    </w:p>
    <w:p w14:paraId="49767CED" w14:textId="77777777" w:rsidR="002A72AA" w:rsidRPr="002D2131" w:rsidRDefault="002A72AA">
      <w:pPr>
        <w:rPr>
          <w:sz w:val="32"/>
          <w:szCs w:val="32"/>
          <w:rPrChange w:id="29" w:author="Carla Marie G. Bersales" w:date="2022-03-03T16:27:00Z">
            <w:rPr>
              <w:rFonts w:eastAsia="Tahoma"/>
              <w:spacing w:val="0"/>
            </w:rPr>
          </w:rPrChange>
        </w:rPr>
        <w:pPrChange w:id="30" w:author="Carla Marie G. Bersales" w:date="2022-03-03T16:27:00Z">
          <w:pPr>
            <w:pStyle w:val="Title"/>
          </w:pPr>
        </w:pPrChange>
      </w:pPr>
    </w:p>
    <w:p w14:paraId="567BB01F" w14:textId="510EFC43" w:rsidR="009A787F" w:rsidRPr="002D2131" w:rsidRDefault="009A787F">
      <w:pPr>
        <w:pStyle w:val="BTNoInd"/>
        <w:jc w:val="both"/>
        <w:pPrChange w:id="31" w:author="Carla Marie G. Bersales" w:date="2022-03-03T16:21:00Z">
          <w:pPr>
            <w:pStyle w:val="BTNoInd"/>
          </w:pPr>
        </w:pPrChange>
      </w:pPr>
      <w:r w:rsidRPr="002D2131">
        <w:t>This endorsement modifies insurance provided under the following:</w:t>
      </w:r>
    </w:p>
    <w:p w14:paraId="62208115" w14:textId="77777777" w:rsidR="009A787F" w:rsidRPr="002D2131" w:rsidRDefault="009A787F">
      <w:pPr>
        <w:pStyle w:val="BTNoInd"/>
        <w:ind w:left="567"/>
        <w:jc w:val="both"/>
        <w:pPrChange w:id="32" w:author="Carla Marie G. Bersales" w:date="2022-03-03T16:27:00Z">
          <w:pPr>
            <w:pStyle w:val="BTNoInd"/>
            <w:ind w:left="720"/>
          </w:pPr>
        </w:pPrChange>
      </w:pPr>
      <w:r w:rsidRPr="002D2131">
        <w:t>BUSINESS AUTO COVERAGE FORM</w:t>
      </w:r>
    </w:p>
    <w:p w14:paraId="1404EB15" w14:textId="77777777" w:rsidR="009A787F" w:rsidRDefault="009A787F" w:rsidP="00F9726D">
      <w:pPr>
        <w:pStyle w:val="BTNoInd"/>
        <w:spacing w:line="240" w:lineRule="auto"/>
        <w:jc w:val="both"/>
        <w:rPr>
          <w:ins w:id="33" w:author="Carla Marie G. Bersales" w:date="2022-03-04T12:04:00Z"/>
        </w:rPr>
      </w:pPr>
      <w:r w:rsidRPr="002D2131">
        <w:t>This insurance does not apply to:</w:t>
      </w:r>
    </w:p>
    <w:p w14:paraId="738D9278" w14:textId="77777777" w:rsidR="00F9726D" w:rsidRPr="002D2131" w:rsidRDefault="00F9726D" w:rsidP="00F9726D">
      <w:pPr>
        <w:pStyle w:val="BTNoInd"/>
        <w:spacing w:line="240" w:lineRule="auto"/>
        <w:jc w:val="both"/>
        <w:pPrChange w:id="34" w:author="Carla Marie G. Bersales" w:date="2022-03-04T12:04:00Z">
          <w:pPr>
            <w:pStyle w:val="BTNoInd"/>
          </w:pPr>
        </w:pPrChange>
      </w:pPr>
    </w:p>
    <w:p w14:paraId="1BBB400D" w14:textId="55C0D736" w:rsidR="009A787F" w:rsidRPr="002D2131" w:rsidRDefault="00384D22" w:rsidP="00F9726D">
      <w:pPr>
        <w:pStyle w:val="BTNoInd"/>
        <w:spacing w:after="1920" w:line="240" w:lineRule="auto"/>
        <w:jc w:val="both"/>
        <w:pPrChange w:id="35" w:author="Carla Marie G. Bersales" w:date="2022-03-04T12:04:00Z">
          <w:pPr>
            <w:pStyle w:val="BTNoInd"/>
            <w:spacing w:after="1920" w:line="240" w:lineRule="auto"/>
          </w:pPr>
        </w:pPrChange>
      </w:pPr>
      <w:r w:rsidRPr="002D2131">
        <w:t xml:space="preserve"> </w:t>
      </w:r>
      <w:r w:rsidR="009A787F" w:rsidRPr="002D2131">
        <w:t>“Bodily injury” or “property damage” arising out of sexual molestation, corporal punishment or physical or mental abuse.</w:t>
      </w:r>
    </w:p>
    <w:p w14:paraId="37C7248F" w14:textId="77777777" w:rsidR="00EE2C10" w:rsidRPr="00A16C87" w:rsidRDefault="00EE2C10" w:rsidP="009A787F">
      <w:pPr>
        <w:pStyle w:val="BTNoInd"/>
        <w:spacing w:after="1920" w:line="240" w:lineRule="auto"/>
      </w:pPr>
    </w:p>
    <w:p w14:paraId="03B6DA6F" w14:textId="77777777" w:rsidR="006828E9" w:rsidRDefault="006828E9" w:rsidP="006828E9">
      <w:pPr>
        <w:spacing w:line="200" w:lineRule="exact"/>
      </w:pPr>
      <w:bookmarkStart w:id="36" w:name="_Hlk75872018"/>
    </w:p>
    <w:p w14:paraId="18E68807" w14:textId="77777777" w:rsidR="006828E9" w:rsidRDefault="006828E9" w:rsidP="006828E9">
      <w:pPr>
        <w:spacing w:line="200" w:lineRule="exact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436C2731" wp14:editId="30A56FDA">
            <wp:simplePos x="0" y="0"/>
            <wp:positionH relativeFrom="margin">
              <wp:posOffset>4290060</wp:posOffset>
            </wp:positionH>
            <wp:positionV relativeFrom="paragraph">
              <wp:posOffset>114300</wp:posOffset>
            </wp:positionV>
            <wp:extent cx="1659890" cy="654050"/>
            <wp:effectExtent l="0" t="0" r="0" b="0"/>
            <wp:wrapSquare wrapText="bothSides"/>
            <wp:docPr id="3" name="Picture 3" descr="Text, whitebo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ext, whiteboar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9890" cy="654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FD34C1" w14:textId="77777777" w:rsidR="006828E9" w:rsidRDefault="006828E9" w:rsidP="006828E9">
      <w:pPr>
        <w:spacing w:line="200" w:lineRule="exact"/>
      </w:pPr>
    </w:p>
    <w:p w14:paraId="32DDC381" w14:textId="77777777" w:rsidR="006828E9" w:rsidRDefault="006828E9" w:rsidP="006828E9"/>
    <w:p w14:paraId="00A1FB37" w14:textId="77777777" w:rsidR="006828E9" w:rsidRDefault="006828E9" w:rsidP="006828E9"/>
    <w:p w14:paraId="612F2E2B" w14:textId="77777777" w:rsidR="006828E9" w:rsidRDefault="006828E9" w:rsidP="006828E9">
      <w:pPr>
        <w:pStyle w:val="BTNoDS"/>
        <w:tabs>
          <w:tab w:val="right" w:pos="288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40C1F04" wp14:editId="37C0605D">
                <wp:simplePos x="0" y="0"/>
                <wp:positionH relativeFrom="column">
                  <wp:posOffset>4254500</wp:posOffset>
                </wp:positionH>
                <wp:positionV relativeFrom="paragraph">
                  <wp:posOffset>247650</wp:posOffset>
                </wp:positionV>
                <wp:extent cx="1689100" cy="19050"/>
                <wp:effectExtent l="0" t="0" r="2540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89100" cy="1905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6E23ECB" id="Straight Connector 2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5pt,19.5pt" to="468pt,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" strokecolor="black [3213]" strokeweight="1.5pt">
                <v:stroke joinstyle="miter"/>
              </v:line>
            </w:pict>
          </mc:Fallback>
        </mc:AlternateContent>
      </w:r>
    </w:p>
    <w:p w14:paraId="6A0B0282" w14:textId="5B1D7762" w:rsidR="006828E9" w:rsidRPr="00FE1974" w:rsidDel="00F9726D" w:rsidRDefault="006828E9" w:rsidP="006828E9">
      <w:pPr>
        <w:pStyle w:val="BTNoDS"/>
        <w:tabs>
          <w:tab w:val="right" w:pos="2880"/>
        </w:tabs>
        <w:jc w:val="right"/>
        <w:rPr>
          <w:del w:id="37" w:author="Carla Marie G. Bersales" w:date="2022-03-04T12:04:00Z"/>
        </w:rPr>
      </w:pPr>
      <w:r>
        <w:t>Jeffrey A. Silver</w:t>
      </w:r>
      <w:r w:rsidRPr="00A16C87">
        <w:br/>
        <w:t>(Authorized Representative)</w:t>
      </w:r>
      <w:r>
        <w:br/>
        <w:t>Date:</w:t>
      </w:r>
      <w:del w:id="38" w:author="Krist Iann M. Tablan" w:date="2021-09-22T16:35:00Z">
        <w:r w:rsidDel="00D267A5">
          <w:delText xml:space="preserve"> [date of issuance]</w:delText>
        </w:r>
      </w:del>
      <w:bookmarkStart w:id="39" w:name="IssuanceDate"/>
      <w:bookmarkEnd w:id="39"/>
      <w:r>
        <w:t xml:space="preserve"> </w:t>
      </w:r>
    </w:p>
    <w:bookmarkEnd w:id="36"/>
    <w:p w14:paraId="0484A1B3" w14:textId="77777777" w:rsidR="003B667F" w:rsidRPr="00A16C87" w:rsidRDefault="003B667F" w:rsidP="00EE2C10">
      <w:pPr>
        <w:pStyle w:val="BTNoDS"/>
        <w:tabs>
          <w:tab w:val="right" w:pos="2880"/>
        </w:tabs>
        <w:jc w:val="right"/>
        <w:pPrChange w:id="40" w:author="Carla Marie G. Bersales" w:date="2022-03-04T12:04:00Z">
          <w:pPr/>
        </w:pPrChange>
      </w:pPr>
    </w:p>
    <w:sectPr w:rsidR="003B667F" w:rsidRPr="00A16C87" w:rsidSect="00EF156E">
      <w:headerReference w:type="default" r:id="rId11"/>
      <w:pgSz w:w="12240" w:h="15840" w:code="1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D12993" w14:textId="77777777" w:rsidR="00E07AF4" w:rsidRDefault="00E07AF4" w:rsidP="00BF571A">
      <w:r>
        <w:separator/>
      </w:r>
    </w:p>
  </w:endnote>
  <w:endnote w:type="continuationSeparator" w:id="0">
    <w:p w14:paraId="1ED7960A" w14:textId="77777777" w:rsidR="00E07AF4" w:rsidRDefault="00E07AF4" w:rsidP="00BF57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ntTable0.xml><?xml version="1.0" encoding="utf-8"?>
<w:font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 xmlns:dc="http://purl.org/dc/elements/1.1/" xmlns:cp="http://schemas.openxmlformats.org/package/2006/metadata/core-properties">
  <w:font w:name="Arial">
    <w:charset w:val="00"/>
    <w:pitch w:val="variable"/>
    <w:family w:val="swiss"/>
    <w:panose1 w:val="02020603050405020304"/>
  </w:font>
  <w:font w:name="Tahoma">
    <w:charset w:val="00"/>
    <w:pitch w:val="variable"/>
    <w:family w:val="swiss"/>
    <w:panose1 w:val="02020603050405020304"/>
  </w:font>
  <w:font w:name="Bookman Old Style">
    <w:charset w:val="00"/>
    <w:pitch w:val="variable"/>
    <w:family w:val="roman"/>
    <w:panose1 w:val="02020603050405020304"/>
  </w:font>
  <w:font w:name="Verdana">
    <w:charset w:val="00"/>
    <w:pitch w:val="variable"/>
    <w:family w:val="swiss"/>
    <w:panose1 w:val="02020603050405020304"/>
  </w:font>
  <w:font w:name="Times New Roman">
    <w:charset w:val="00"/>
    <w:pitch w:val="variable"/>
    <w:family w:val="roman"/>
    <w:panose1 w:val="02020603050405020304"/>
  </w:font>
  <w:font w:name="Garamond">
    <w:charset w:val="00"/>
    <w:pitch w:val="variable"/>
    <w:family w:val="roman"/>
    <w:panose1 w:val="02020603050405020304"/>
  </w:font>
  <w:font w:name="Arial Narrow">
    <w:charset w:val="00"/>
    <w:pitch w:val="variable"/>
    <w:family w:val="swiss"/>
    <w:panose1 w:val="02020603050405020304"/>
  </w:font>
  <w:font w:name="Symbol">
    <w:pitch w:val="default"/>
    <w:family w:val="auto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8AA492" w14:textId="77777777" w:rsidR="00E07AF4" w:rsidRDefault="00E07AF4" w:rsidP="00BF571A">
      <w:r>
        <w:separator/>
      </w:r>
    </w:p>
  </w:footnote>
  <w:footnote w:type="continuationSeparator" w:id="0">
    <w:p w14:paraId="6E5176B0" w14:textId="77777777" w:rsidR="00E07AF4" w:rsidRDefault="00E07AF4" w:rsidP="00BF57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C8A717" w14:textId="2619A76C" w:rsidR="00EF14FF" w:rsidRDefault="00EF14FF" w:rsidP="00EF14FF">
    <w:pPr>
      <w:pStyle w:val="Header"/>
      <w:jc w:val="right"/>
    </w:pPr>
    <w:r>
      <w:ptab w:relativeTo="margin" w:alignment="right" w:leader="none"/>
    </w:r>
    <w:bookmarkStart w:id="41" w:name="_Hlk75871998"/>
    <w:r w:rsidR="006828E9" w:rsidRPr="006828E9">
      <w:rPr>
        <w:b/>
        <w:bCs/>
      </w:rPr>
      <w:t xml:space="preserve"> </w:t>
    </w:r>
    <w:r w:rsidR="006828E9" w:rsidRPr="00850631">
      <w:rPr>
        <w:b/>
        <w:bCs/>
      </w:rPr>
      <w:t>Texas Insurance Company Auto Policy</w:t>
    </w:r>
    <w:bookmarkEnd w:id="41"/>
    <w:r>
      <w:rPr>
        <w:b/>
      </w:rPr>
      <w:br/>
      <w:t>FORM RPCA01</w:t>
    </w:r>
    <w:r w:rsidR="00C830E0">
      <w:rPr>
        <w:b/>
      </w:rPr>
      <w:t>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7CCACE7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65DE5D8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A64C42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C4E7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2E0F30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6E44F7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F4AB1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C54E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60298B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D183F6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886A76"/>
    <w:multiLevelType w:val="multilevel"/>
    <w:tmpl w:val="1EBC9A86"/>
    <w:lvl w:ilvl="0">
      <w:start w:val="1"/>
      <w:numFmt w:val="decimal"/>
      <w:lvlText w:val="%1)"/>
      <w:lvlJc w:val="left"/>
      <w:pPr>
        <w:tabs>
          <w:tab w:val="left" w:pos="360"/>
        </w:tabs>
        <w:ind w:left="720"/>
      </w:pPr>
      <w:rPr>
        <w:rFonts w:ascii="Arial" w:eastAsia="Arial" w:hAnsi="Arial"/>
        <w:strike w:val="0"/>
        <w:color w:val="000000"/>
        <w:spacing w:val="0"/>
        <w:w w:val="100"/>
        <w:sz w:val="17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02FA6DB7"/>
    <w:multiLevelType w:val="multilevel"/>
    <w:tmpl w:val="9D9AC6B4"/>
    <w:lvl w:ilvl="0">
      <w:start w:val="1"/>
      <w:numFmt w:val="lowerRoman"/>
      <w:lvlText w:val="%1."/>
      <w:lvlJc w:val="left"/>
      <w:pPr>
        <w:tabs>
          <w:tab w:val="left" w:pos="216"/>
        </w:tabs>
        <w:ind w:left="720"/>
      </w:pPr>
      <w:rPr>
        <w:rFonts w:ascii="Arial" w:eastAsia="Arial" w:hAnsi="Arial"/>
        <w:strike w:val="0"/>
        <w:color w:val="000000"/>
        <w:spacing w:val="0"/>
        <w:w w:val="100"/>
        <w:sz w:val="17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0A3C5269"/>
    <w:multiLevelType w:val="multilevel"/>
    <w:tmpl w:val="BB3A57E2"/>
    <w:lvl w:ilvl="0">
      <w:start w:val="1"/>
      <w:numFmt w:val="decimal"/>
      <w:lvlText w:val="%1)"/>
      <w:lvlJc w:val="left"/>
      <w:pPr>
        <w:tabs>
          <w:tab w:val="left" w:pos="360"/>
        </w:tabs>
        <w:ind w:left="720"/>
      </w:pPr>
      <w:rPr>
        <w:rFonts w:ascii="Arial" w:eastAsia="Arial" w:hAnsi="Arial"/>
        <w:strike w:val="0"/>
        <w:color w:val="000000"/>
        <w:spacing w:val="0"/>
        <w:w w:val="100"/>
        <w:sz w:val="17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0B113A8F"/>
    <w:multiLevelType w:val="multilevel"/>
    <w:tmpl w:val="94A02848"/>
    <w:lvl w:ilvl="0">
      <w:start w:val="1"/>
      <w:numFmt w:val="decimal"/>
      <w:lvlText w:val="%1)"/>
      <w:lvlJc w:val="left"/>
      <w:pPr>
        <w:tabs>
          <w:tab w:val="left" w:pos="360"/>
        </w:tabs>
        <w:ind w:left="720"/>
      </w:pPr>
      <w:rPr>
        <w:rFonts w:ascii="Arial" w:eastAsia="Arial" w:hAnsi="Arial"/>
        <w:strike w:val="0"/>
        <w:color w:val="000000"/>
        <w:spacing w:val="0"/>
        <w:w w:val="100"/>
        <w:sz w:val="17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0BE6290B"/>
    <w:multiLevelType w:val="multilevel"/>
    <w:tmpl w:val="8BA60580"/>
    <w:lvl w:ilvl="0">
      <w:start w:val="1"/>
      <w:numFmt w:val="decimal"/>
      <w:lvlText w:val="%1)"/>
      <w:lvlJc w:val="left"/>
      <w:pPr>
        <w:tabs>
          <w:tab w:val="left" w:pos="360"/>
        </w:tabs>
        <w:ind w:left="720"/>
      </w:pPr>
      <w:rPr>
        <w:rFonts w:ascii="Arial" w:eastAsia="Arial" w:hAnsi="Arial"/>
        <w:strike w:val="0"/>
        <w:color w:val="000000"/>
        <w:spacing w:val="0"/>
        <w:w w:val="100"/>
        <w:sz w:val="17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0E8B26A3"/>
    <w:multiLevelType w:val="multilevel"/>
    <w:tmpl w:val="CFB05268"/>
    <w:lvl w:ilvl="0">
      <w:start w:val="2"/>
      <w:numFmt w:val="upperLetter"/>
      <w:lvlText w:val="%1."/>
      <w:lvlJc w:val="left"/>
      <w:pPr>
        <w:tabs>
          <w:tab w:val="left" w:pos="288"/>
        </w:tabs>
        <w:ind w:left="720"/>
      </w:pPr>
      <w:rPr>
        <w:rFonts w:ascii="Arial" w:eastAsia="Arial" w:hAnsi="Arial"/>
        <w:b/>
        <w:strike w:val="0"/>
        <w:color w:val="000000"/>
        <w:spacing w:val="11"/>
        <w:w w:val="100"/>
        <w:sz w:val="17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132E7B9E"/>
    <w:multiLevelType w:val="multilevel"/>
    <w:tmpl w:val="8220A248"/>
    <w:lvl w:ilvl="0">
      <w:start w:val="1"/>
      <w:numFmt w:val="lowerLetter"/>
      <w:lvlText w:val="%1."/>
      <w:lvlJc w:val="left"/>
      <w:pPr>
        <w:tabs>
          <w:tab w:val="left" w:pos="360"/>
        </w:tabs>
        <w:ind w:left="720"/>
      </w:pPr>
      <w:rPr>
        <w:rFonts w:ascii="Arial" w:eastAsia="Arial" w:hAnsi="Arial"/>
        <w:strike w:val="0"/>
        <w:color w:val="000000"/>
        <w:spacing w:val="0"/>
        <w:w w:val="100"/>
        <w:sz w:val="17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1A2C52E6"/>
    <w:multiLevelType w:val="multilevel"/>
    <w:tmpl w:val="2A2AF60E"/>
    <w:lvl w:ilvl="0">
      <w:start w:val="1"/>
      <w:numFmt w:val="lowerRoman"/>
      <w:lvlText w:val="%1."/>
      <w:lvlJc w:val="left"/>
      <w:pPr>
        <w:tabs>
          <w:tab w:val="left" w:pos="216"/>
        </w:tabs>
        <w:ind w:left="720"/>
      </w:pPr>
      <w:rPr>
        <w:rFonts w:ascii="Arial" w:eastAsia="Arial" w:hAnsi="Arial"/>
        <w:strike w:val="0"/>
        <w:color w:val="000000"/>
        <w:spacing w:val="1"/>
        <w:w w:val="100"/>
        <w:sz w:val="17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265A7D58"/>
    <w:multiLevelType w:val="multilevel"/>
    <w:tmpl w:val="D66EB47A"/>
    <w:lvl w:ilvl="0">
      <w:start w:val="1"/>
      <w:numFmt w:val="lowerLetter"/>
      <w:lvlText w:val="%1."/>
      <w:lvlJc w:val="left"/>
      <w:pPr>
        <w:tabs>
          <w:tab w:val="left" w:pos="360"/>
        </w:tabs>
        <w:ind w:left="720"/>
      </w:pPr>
      <w:rPr>
        <w:rFonts w:ascii="Arial" w:eastAsia="Arial" w:hAnsi="Arial"/>
        <w:strike w:val="0"/>
        <w:color w:val="000000"/>
        <w:spacing w:val="0"/>
        <w:w w:val="100"/>
        <w:sz w:val="17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34EA310C"/>
    <w:multiLevelType w:val="multilevel"/>
    <w:tmpl w:val="90A0B4EC"/>
    <w:lvl w:ilvl="0">
      <w:start w:val="1"/>
      <w:numFmt w:val="lowerRoman"/>
      <w:lvlText w:val="%1."/>
      <w:lvlJc w:val="left"/>
      <w:pPr>
        <w:tabs>
          <w:tab w:val="left" w:pos="288"/>
        </w:tabs>
        <w:ind w:left="720"/>
      </w:pPr>
      <w:rPr>
        <w:rFonts w:ascii="Arial" w:eastAsia="Arial" w:hAnsi="Arial"/>
        <w:strike w:val="0"/>
        <w:color w:val="000000"/>
        <w:spacing w:val="0"/>
        <w:w w:val="100"/>
        <w:sz w:val="17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3AA21F1A"/>
    <w:multiLevelType w:val="multilevel"/>
    <w:tmpl w:val="A22AC27C"/>
    <w:lvl w:ilvl="0">
      <w:start w:val="1"/>
      <w:numFmt w:val="decimal"/>
      <w:lvlText w:val="%1)"/>
      <w:lvlJc w:val="left"/>
      <w:pPr>
        <w:tabs>
          <w:tab w:val="left" w:pos="360"/>
        </w:tabs>
        <w:ind w:left="720"/>
      </w:pPr>
      <w:rPr>
        <w:rFonts w:ascii="Verdana" w:eastAsia="Verdana" w:hAnsi="Verdana"/>
        <w:strike w:val="0"/>
        <w:color w:val="000000"/>
        <w:spacing w:val="-4"/>
        <w:w w:val="100"/>
        <w:sz w:val="16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40F004BA"/>
    <w:multiLevelType w:val="multilevel"/>
    <w:tmpl w:val="E2EAEDEC"/>
    <w:lvl w:ilvl="0">
      <w:start w:val="1"/>
      <w:numFmt w:val="decimal"/>
      <w:lvlText w:val="%1)"/>
      <w:lvlJc w:val="left"/>
      <w:pPr>
        <w:tabs>
          <w:tab w:val="left" w:pos="360"/>
        </w:tabs>
        <w:ind w:left="720"/>
      </w:pPr>
      <w:rPr>
        <w:rFonts w:ascii="Arial" w:eastAsia="Arial" w:hAnsi="Arial"/>
        <w:strike w:val="0"/>
        <w:color w:val="000000"/>
        <w:spacing w:val="0"/>
        <w:w w:val="100"/>
        <w:sz w:val="17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410F1C7F"/>
    <w:multiLevelType w:val="multilevel"/>
    <w:tmpl w:val="EB5EF65C"/>
    <w:lvl w:ilvl="0">
      <w:start w:val="1"/>
      <w:numFmt w:val="lowerRoman"/>
      <w:lvlText w:val="%1."/>
      <w:lvlJc w:val="left"/>
      <w:pPr>
        <w:tabs>
          <w:tab w:val="left" w:pos="360"/>
        </w:tabs>
        <w:ind w:left="720"/>
      </w:pPr>
      <w:rPr>
        <w:rFonts w:ascii="Arial" w:eastAsia="Arial" w:hAnsi="Arial"/>
        <w:strike w:val="0"/>
        <w:color w:val="000000"/>
        <w:spacing w:val="0"/>
        <w:w w:val="100"/>
        <w:sz w:val="17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42445DDD"/>
    <w:multiLevelType w:val="multilevel"/>
    <w:tmpl w:val="76B686AA"/>
    <w:lvl w:ilvl="0">
      <w:start w:val="1"/>
      <w:numFmt w:val="lowerLetter"/>
      <w:lvlText w:val="%1."/>
      <w:lvlJc w:val="left"/>
      <w:pPr>
        <w:tabs>
          <w:tab w:val="left" w:pos="360"/>
        </w:tabs>
        <w:ind w:left="720"/>
      </w:pPr>
      <w:rPr>
        <w:rFonts w:ascii="Arial" w:eastAsia="Arial" w:hAnsi="Arial"/>
        <w:strike w:val="0"/>
        <w:color w:val="000000"/>
        <w:spacing w:val="0"/>
        <w:w w:val="100"/>
        <w:sz w:val="17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4C0E7FB3"/>
    <w:multiLevelType w:val="multilevel"/>
    <w:tmpl w:val="A4B6500A"/>
    <w:lvl w:ilvl="0">
      <w:start w:val="1"/>
      <w:numFmt w:val="decimal"/>
      <w:lvlText w:val="%1)"/>
      <w:lvlJc w:val="left"/>
      <w:pPr>
        <w:tabs>
          <w:tab w:val="left" w:pos="288"/>
        </w:tabs>
        <w:ind w:left="720"/>
      </w:pPr>
      <w:rPr>
        <w:rFonts w:ascii="Arial" w:eastAsia="Arial" w:hAnsi="Arial"/>
        <w:strike w:val="0"/>
        <w:color w:val="000000"/>
        <w:spacing w:val="1"/>
        <w:w w:val="100"/>
        <w:sz w:val="17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54D40178"/>
    <w:multiLevelType w:val="hybridMultilevel"/>
    <w:tmpl w:val="C48CE9A0"/>
    <w:lvl w:ilvl="0" w:tplc="9636171A">
      <w:start w:val="1"/>
      <w:numFmt w:val="lowerLetter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503106B"/>
    <w:multiLevelType w:val="multilevel"/>
    <w:tmpl w:val="3656C810"/>
    <w:lvl w:ilvl="0">
      <w:start w:val="1"/>
      <w:numFmt w:val="decimal"/>
      <w:lvlText w:val="%1)"/>
      <w:lvlJc w:val="left"/>
      <w:pPr>
        <w:tabs>
          <w:tab w:val="left" w:pos="360"/>
        </w:tabs>
        <w:ind w:left="720"/>
      </w:pPr>
      <w:rPr>
        <w:rFonts w:ascii="Arial" w:eastAsia="Arial" w:hAnsi="Arial"/>
        <w:strike w:val="0"/>
        <w:color w:val="000000"/>
        <w:spacing w:val="0"/>
        <w:w w:val="100"/>
        <w:sz w:val="17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5720330A"/>
    <w:multiLevelType w:val="multilevel"/>
    <w:tmpl w:val="27CE71EE"/>
    <w:lvl w:ilvl="0">
      <w:start w:val="1"/>
      <w:numFmt w:val="lowerRoman"/>
      <w:lvlText w:val="%1."/>
      <w:lvlJc w:val="left"/>
      <w:pPr>
        <w:tabs>
          <w:tab w:val="left" w:pos="360"/>
        </w:tabs>
        <w:ind w:left="720"/>
      </w:pPr>
      <w:rPr>
        <w:rFonts w:ascii="Arial" w:eastAsia="Arial" w:hAnsi="Arial"/>
        <w:strike w:val="0"/>
        <w:color w:val="000000"/>
        <w:spacing w:val="0"/>
        <w:w w:val="100"/>
        <w:sz w:val="17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581B5563"/>
    <w:multiLevelType w:val="multilevel"/>
    <w:tmpl w:val="106432E2"/>
    <w:lvl w:ilvl="0">
      <w:start w:val="1"/>
      <w:numFmt w:val="lowerRoman"/>
      <w:lvlText w:val="%1."/>
      <w:lvlJc w:val="left"/>
      <w:pPr>
        <w:tabs>
          <w:tab w:val="left" w:pos="288"/>
        </w:tabs>
        <w:ind w:left="720"/>
      </w:pPr>
      <w:rPr>
        <w:rFonts w:ascii="Arial" w:eastAsia="Arial" w:hAnsi="Arial"/>
        <w:strike w:val="0"/>
        <w:color w:val="000000"/>
        <w:spacing w:val="0"/>
        <w:w w:val="100"/>
        <w:sz w:val="17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5FCC5B44"/>
    <w:multiLevelType w:val="multilevel"/>
    <w:tmpl w:val="1BE2FC40"/>
    <w:lvl w:ilvl="0">
      <w:start w:val="1"/>
      <w:numFmt w:val="lowerLetter"/>
      <w:lvlText w:val="%1."/>
      <w:lvlJc w:val="left"/>
      <w:pPr>
        <w:tabs>
          <w:tab w:val="left" w:pos="288"/>
        </w:tabs>
        <w:ind w:left="720"/>
      </w:pPr>
      <w:rPr>
        <w:rFonts w:ascii="Arial" w:eastAsia="Arial" w:hAnsi="Arial"/>
        <w:strike w:val="0"/>
        <w:color w:val="000000"/>
        <w:spacing w:val="1"/>
        <w:w w:val="100"/>
        <w:sz w:val="17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63410F2C"/>
    <w:multiLevelType w:val="multilevel"/>
    <w:tmpl w:val="6ABE8C7C"/>
    <w:lvl w:ilvl="0">
      <w:start w:val="1"/>
      <w:numFmt w:val="decimal"/>
      <w:lvlText w:val="%1)"/>
      <w:lvlJc w:val="left"/>
      <w:pPr>
        <w:tabs>
          <w:tab w:val="left" w:pos="360"/>
        </w:tabs>
        <w:ind w:left="720"/>
      </w:pPr>
      <w:rPr>
        <w:rFonts w:ascii="Arial" w:eastAsia="Arial" w:hAnsi="Arial"/>
        <w:strike w:val="0"/>
        <w:color w:val="000000"/>
        <w:spacing w:val="-1"/>
        <w:w w:val="100"/>
        <w:sz w:val="17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650A7443"/>
    <w:multiLevelType w:val="multilevel"/>
    <w:tmpl w:val="18222ACA"/>
    <w:lvl w:ilvl="0">
      <w:start w:val="1"/>
      <w:numFmt w:val="decimal"/>
      <w:lvlText w:val="%1)"/>
      <w:lvlJc w:val="left"/>
      <w:pPr>
        <w:tabs>
          <w:tab w:val="left" w:pos="360"/>
        </w:tabs>
        <w:ind w:left="720"/>
      </w:pPr>
      <w:rPr>
        <w:rFonts w:ascii="Arial" w:eastAsia="Arial" w:hAnsi="Arial"/>
        <w:strike w:val="0"/>
        <w:color w:val="000000"/>
        <w:spacing w:val="0"/>
        <w:w w:val="100"/>
        <w:sz w:val="17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71DB2896"/>
    <w:multiLevelType w:val="multilevel"/>
    <w:tmpl w:val="595450A6"/>
    <w:lvl w:ilvl="0">
      <w:start w:val="1"/>
      <w:numFmt w:val="lowerLetter"/>
      <w:lvlText w:val="%1."/>
      <w:lvlJc w:val="left"/>
      <w:pPr>
        <w:tabs>
          <w:tab w:val="left" w:pos="360"/>
        </w:tabs>
        <w:ind w:left="720"/>
      </w:pPr>
      <w:rPr>
        <w:rFonts w:ascii="Arial" w:eastAsia="Arial" w:hAnsi="Arial"/>
        <w:strike w:val="0"/>
        <w:color w:val="000000"/>
        <w:spacing w:val="0"/>
        <w:w w:val="100"/>
        <w:sz w:val="17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764506DA"/>
    <w:multiLevelType w:val="multilevel"/>
    <w:tmpl w:val="01D6B016"/>
    <w:lvl w:ilvl="0">
      <w:start w:val="1"/>
      <w:numFmt w:val="lowerLetter"/>
      <w:lvlText w:val="%1."/>
      <w:lvlJc w:val="left"/>
      <w:pPr>
        <w:tabs>
          <w:tab w:val="left" w:pos="360"/>
        </w:tabs>
        <w:ind w:left="720"/>
      </w:pPr>
      <w:rPr>
        <w:rFonts w:ascii="Arial" w:eastAsia="Arial" w:hAnsi="Arial"/>
        <w:strike w:val="0"/>
        <w:color w:val="000000"/>
        <w:spacing w:val="0"/>
        <w:w w:val="100"/>
        <w:sz w:val="17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76752BDA"/>
    <w:multiLevelType w:val="multilevel"/>
    <w:tmpl w:val="0798C4A8"/>
    <w:lvl w:ilvl="0">
      <w:start w:val="1"/>
      <w:numFmt w:val="bullet"/>
      <w:lvlText w:val="·"/>
      <w:lvlJc w:val="left"/>
      <w:pPr>
        <w:tabs>
          <w:tab w:val="left" w:pos="72"/>
        </w:tabs>
        <w:ind w:left="720"/>
      </w:pPr>
      <w:rPr>
        <w:rFonts w:ascii="Symbol" w:eastAsia="Symbol" w:hAnsi="Symbol"/>
        <w:strike w:val="0"/>
        <w:color w:val="000000"/>
        <w:spacing w:val="0"/>
        <w:w w:val="100"/>
        <w:sz w:val="19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34"/>
  </w:num>
  <w:num w:numId="2">
    <w:abstractNumId w:val="15"/>
  </w:num>
  <w:num w:numId="3">
    <w:abstractNumId w:val="29"/>
  </w:num>
  <w:num w:numId="4">
    <w:abstractNumId w:val="27"/>
  </w:num>
  <w:num w:numId="5">
    <w:abstractNumId w:val="19"/>
  </w:num>
  <w:num w:numId="6">
    <w:abstractNumId w:val="18"/>
  </w:num>
  <w:num w:numId="7">
    <w:abstractNumId w:val="16"/>
  </w:num>
  <w:num w:numId="8">
    <w:abstractNumId w:val="17"/>
  </w:num>
  <w:num w:numId="9">
    <w:abstractNumId w:val="11"/>
  </w:num>
  <w:num w:numId="10">
    <w:abstractNumId w:val="22"/>
  </w:num>
  <w:num w:numId="11">
    <w:abstractNumId w:val="33"/>
  </w:num>
  <w:num w:numId="12">
    <w:abstractNumId w:val="32"/>
  </w:num>
  <w:num w:numId="13">
    <w:abstractNumId w:val="23"/>
  </w:num>
  <w:num w:numId="14">
    <w:abstractNumId w:val="24"/>
  </w:num>
  <w:num w:numId="15">
    <w:abstractNumId w:val="14"/>
  </w:num>
  <w:num w:numId="16">
    <w:abstractNumId w:val="21"/>
  </w:num>
  <w:num w:numId="17">
    <w:abstractNumId w:val="13"/>
  </w:num>
  <w:num w:numId="18">
    <w:abstractNumId w:val="30"/>
  </w:num>
  <w:num w:numId="19">
    <w:abstractNumId w:val="12"/>
  </w:num>
  <w:num w:numId="20">
    <w:abstractNumId w:val="31"/>
  </w:num>
  <w:num w:numId="21">
    <w:abstractNumId w:val="10"/>
  </w:num>
  <w:num w:numId="22">
    <w:abstractNumId w:val="26"/>
  </w:num>
  <w:num w:numId="23">
    <w:abstractNumId w:val="28"/>
  </w:num>
  <w:num w:numId="24">
    <w:abstractNumId w:val="20"/>
  </w:num>
  <w:num w:numId="25">
    <w:abstractNumId w:val="9"/>
  </w:num>
  <w:num w:numId="26">
    <w:abstractNumId w:val="7"/>
  </w:num>
  <w:num w:numId="27">
    <w:abstractNumId w:val="6"/>
  </w:num>
  <w:num w:numId="28">
    <w:abstractNumId w:val="5"/>
  </w:num>
  <w:num w:numId="29">
    <w:abstractNumId w:val="4"/>
  </w:num>
  <w:num w:numId="30">
    <w:abstractNumId w:val="8"/>
  </w:num>
  <w:num w:numId="31">
    <w:abstractNumId w:val="3"/>
  </w:num>
  <w:num w:numId="32">
    <w:abstractNumId w:val="2"/>
  </w:num>
  <w:num w:numId="33">
    <w:abstractNumId w:val="1"/>
  </w:num>
  <w:num w:numId="34">
    <w:abstractNumId w:val="0"/>
  </w:num>
  <w:num w:numId="35">
    <w:abstractNumId w:val="2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Carla Marie G. Bersales">
    <w15:presenceInfo w15:providerId="AD" w15:userId="S::carlamarie.bersales@rivtechglobal.com::45963e67-b83e-43c8-b3d8-b14feb73d99a"/>
  </w15:person>
  <w15:person w15:author="Krist Iann M. Tablan">
    <w15:presenceInfo w15:providerId="AD" w15:userId="S::krist.tablan@rivtechglobal.com::de7cc426-2783-4b88-a876-09dae25ef90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trackRevisions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SWDocIDLayout" w:val="2"/>
    <w:docVar w:name="SWDocIDLocation" w:val="1"/>
  </w:docVars>
  <w:rsids>
    <w:rsidRoot w:val="004E55DF"/>
    <w:rsid w:val="00001DD5"/>
    <w:rsid w:val="0003117A"/>
    <w:rsid w:val="00044BBC"/>
    <w:rsid w:val="0005148A"/>
    <w:rsid w:val="000563E2"/>
    <w:rsid w:val="0006391A"/>
    <w:rsid w:val="00076B2F"/>
    <w:rsid w:val="000828FE"/>
    <w:rsid w:val="000A2243"/>
    <w:rsid w:val="000B7938"/>
    <w:rsid w:val="000C7C7D"/>
    <w:rsid w:val="000E127E"/>
    <w:rsid w:val="000E1F1D"/>
    <w:rsid w:val="00103098"/>
    <w:rsid w:val="001458A9"/>
    <w:rsid w:val="0015756E"/>
    <w:rsid w:val="00201A2F"/>
    <w:rsid w:val="0020538E"/>
    <w:rsid w:val="002053AA"/>
    <w:rsid w:val="00223E14"/>
    <w:rsid w:val="002A2658"/>
    <w:rsid w:val="002A72AA"/>
    <w:rsid w:val="002B44D4"/>
    <w:rsid w:val="002D2131"/>
    <w:rsid w:val="002E3738"/>
    <w:rsid w:val="002E5EAB"/>
    <w:rsid w:val="002F1EA7"/>
    <w:rsid w:val="003619A2"/>
    <w:rsid w:val="00367C6D"/>
    <w:rsid w:val="00371814"/>
    <w:rsid w:val="00373516"/>
    <w:rsid w:val="00384D22"/>
    <w:rsid w:val="003A6FE6"/>
    <w:rsid w:val="003B667F"/>
    <w:rsid w:val="003B69ED"/>
    <w:rsid w:val="003D122A"/>
    <w:rsid w:val="003F739A"/>
    <w:rsid w:val="00412076"/>
    <w:rsid w:val="00487D1B"/>
    <w:rsid w:val="004A0549"/>
    <w:rsid w:val="004D31E0"/>
    <w:rsid w:val="004D39D1"/>
    <w:rsid w:val="004E55DF"/>
    <w:rsid w:val="00551C04"/>
    <w:rsid w:val="00554AEC"/>
    <w:rsid w:val="005650F9"/>
    <w:rsid w:val="005707C6"/>
    <w:rsid w:val="00571D39"/>
    <w:rsid w:val="005940A8"/>
    <w:rsid w:val="00596F2C"/>
    <w:rsid w:val="005A7380"/>
    <w:rsid w:val="005C04B5"/>
    <w:rsid w:val="00615B76"/>
    <w:rsid w:val="006335ED"/>
    <w:rsid w:val="00675C81"/>
    <w:rsid w:val="006828E9"/>
    <w:rsid w:val="006A1E56"/>
    <w:rsid w:val="006A7F5D"/>
    <w:rsid w:val="006D03CC"/>
    <w:rsid w:val="007513EE"/>
    <w:rsid w:val="007C38F8"/>
    <w:rsid w:val="007F3392"/>
    <w:rsid w:val="0081759C"/>
    <w:rsid w:val="00821A17"/>
    <w:rsid w:val="008439D0"/>
    <w:rsid w:val="00860B9A"/>
    <w:rsid w:val="00863449"/>
    <w:rsid w:val="00873D17"/>
    <w:rsid w:val="008929D2"/>
    <w:rsid w:val="008E4692"/>
    <w:rsid w:val="008F0DA1"/>
    <w:rsid w:val="00913686"/>
    <w:rsid w:val="0092603F"/>
    <w:rsid w:val="009276AC"/>
    <w:rsid w:val="00933761"/>
    <w:rsid w:val="00945E9A"/>
    <w:rsid w:val="009517C7"/>
    <w:rsid w:val="00951C44"/>
    <w:rsid w:val="00956F92"/>
    <w:rsid w:val="009A787F"/>
    <w:rsid w:val="009E620D"/>
    <w:rsid w:val="009F1C43"/>
    <w:rsid w:val="00A16214"/>
    <w:rsid w:val="00A16C87"/>
    <w:rsid w:val="00A2270C"/>
    <w:rsid w:val="00A33865"/>
    <w:rsid w:val="00A35ADB"/>
    <w:rsid w:val="00A53740"/>
    <w:rsid w:val="00A62166"/>
    <w:rsid w:val="00A720F9"/>
    <w:rsid w:val="00AA1F34"/>
    <w:rsid w:val="00AA59BB"/>
    <w:rsid w:val="00B00650"/>
    <w:rsid w:val="00B048F3"/>
    <w:rsid w:val="00B33E8C"/>
    <w:rsid w:val="00BA10D8"/>
    <w:rsid w:val="00BD036A"/>
    <w:rsid w:val="00BD396A"/>
    <w:rsid w:val="00BE3F65"/>
    <w:rsid w:val="00BF571A"/>
    <w:rsid w:val="00C26C66"/>
    <w:rsid w:val="00C31673"/>
    <w:rsid w:val="00C47C3A"/>
    <w:rsid w:val="00C818AA"/>
    <w:rsid w:val="00C830E0"/>
    <w:rsid w:val="00CE5214"/>
    <w:rsid w:val="00D037F8"/>
    <w:rsid w:val="00D267A5"/>
    <w:rsid w:val="00D4376C"/>
    <w:rsid w:val="00D76CD6"/>
    <w:rsid w:val="00DC52CE"/>
    <w:rsid w:val="00E04578"/>
    <w:rsid w:val="00E07AF4"/>
    <w:rsid w:val="00E1365B"/>
    <w:rsid w:val="00E34023"/>
    <w:rsid w:val="00E515F3"/>
    <w:rsid w:val="00EB0676"/>
    <w:rsid w:val="00EE2261"/>
    <w:rsid w:val="00EE2C10"/>
    <w:rsid w:val="00EF14FF"/>
    <w:rsid w:val="00EF156E"/>
    <w:rsid w:val="00EF15FF"/>
    <w:rsid w:val="00F10D77"/>
    <w:rsid w:val="00F10FE1"/>
    <w:rsid w:val="00F315BB"/>
    <w:rsid w:val="00F47C27"/>
    <w:rsid w:val="00F76EC4"/>
    <w:rsid w:val="00F9726D"/>
    <w:rsid w:val="00FD25D9"/>
    <w:rsid w:val="00FE59E8"/>
    <w:rsid w:val="00FF0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3BEAC28E"/>
  <w15:docId w15:val="{3787C7C8-3A41-4996-BFE9-1DC25E05B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PMingLiU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EF156E"/>
    <w:rPr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26C66"/>
    <w:pPr>
      <w:spacing w:line="480" w:lineRule="auto"/>
      <w:jc w:val="center"/>
    </w:pPr>
    <w:rPr>
      <w:rFonts w:eastAsiaTheme="majorEastAsia" w:cstheme="majorBidi"/>
      <w:b/>
      <w:spacing w:val="-10"/>
      <w:kern w:val="28"/>
      <w:sz w:val="2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6C66"/>
    <w:rPr>
      <w:rFonts w:eastAsiaTheme="majorEastAsia" w:cstheme="majorBidi"/>
      <w:b/>
      <w:spacing w:val="-10"/>
      <w:kern w:val="28"/>
      <w:sz w:val="24"/>
      <w:szCs w:val="56"/>
    </w:rPr>
  </w:style>
  <w:style w:type="table" w:styleId="TableGrid">
    <w:name w:val="Table Grid"/>
    <w:basedOn w:val="TableNormal"/>
    <w:uiPriority w:val="39"/>
    <w:rsid w:val="00C26C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TNoDS">
    <w:name w:val="BT No DS"/>
    <w:basedOn w:val="Normal"/>
    <w:rsid w:val="00863449"/>
    <w:pPr>
      <w:spacing w:after="240"/>
    </w:pPr>
  </w:style>
  <w:style w:type="paragraph" w:customStyle="1" w:styleId="BTNoInd">
    <w:name w:val="BT No Ind"/>
    <w:basedOn w:val="Normal"/>
    <w:rsid w:val="000E1F1D"/>
    <w:pPr>
      <w:spacing w:line="480" w:lineRule="auto"/>
      <w:textAlignment w:val="baseline"/>
    </w:pPr>
    <w:rPr>
      <w:rFonts w:eastAsia="Tahoma"/>
      <w:szCs w:val="20"/>
    </w:rPr>
  </w:style>
  <w:style w:type="paragraph" w:customStyle="1" w:styleId="BT25">
    <w:name w:val="BT .25"/>
    <w:basedOn w:val="Normal"/>
    <w:rsid w:val="009517C7"/>
    <w:pPr>
      <w:tabs>
        <w:tab w:val="left" w:pos="720"/>
      </w:tabs>
      <w:spacing w:line="480" w:lineRule="auto"/>
      <w:ind w:left="1080" w:hanging="720"/>
      <w:textAlignment w:val="baseline"/>
    </w:pPr>
    <w:rPr>
      <w:rFonts w:eastAsia="Arial"/>
      <w:b/>
      <w:spacing w:val="7"/>
      <w:szCs w:val="20"/>
    </w:rPr>
  </w:style>
  <w:style w:type="paragraph" w:customStyle="1" w:styleId="BT5">
    <w:name w:val="BT .5"/>
    <w:basedOn w:val="Normal"/>
    <w:rsid w:val="00A16214"/>
    <w:pPr>
      <w:tabs>
        <w:tab w:val="left" w:pos="1080"/>
      </w:tabs>
      <w:spacing w:line="480" w:lineRule="auto"/>
      <w:ind w:left="1080" w:hanging="360"/>
      <w:textAlignment w:val="baseline"/>
    </w:pPr>
    <w:rPr>
      <w:rFonts w:eastAsia="Arial"/>
      <w:szCs w:val="20"/>
    </w:rPr>
  </w:style>
  <w:style w:type="paragraph" w:customStyle="1" w:styleId="BT10">
    <w:name w:val="BT 1.0"/>
    <w:basedOn w:val="Normal"/>
    <w:rsid w:val="00BD396A"/>
    <w:pPr>
      <w:tabs>
        <w:tab w:val="left" w:pos="1800"/>
      </w:tabs>
      <w:spacing w:line="480" w:lineRule="auto"/>
      <w:ind w:left="1800" w:hanging="360"/>
      <w:textAlignment w:val="baseline"/>
    </w:pPr>
    <w:rPr>
      <w:rFonts w:eastAsia="Arial"/>
      <w:color w:val="000000"/>
      <w:szCs w:val="20"/>
    </w:rPr>
  </w:style>
  <w:style w:type="paragraph" w:customStyle="1" w:styleId="BT15">
    <w:name w:val="BT 1.5"/>
    <w:basedOn w:val="Normal"/>
    <w:rsid w:val="00EF15FF"/>
    <w:pPr>
      <w:tabs>
        <w:tab w:val="left" w:pos="2520"/>
      </w:tabs>
      <w:spacing w:line="480" w:lineRule="auto"/>
      <w:ind w:left="2520" w:hanging="360"/>
      <w:textAlignment w:val="baseline"/>
    </w:pPr>
    <w:rPr>
      <w:rFonts w:eastAsia="Arial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3098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</w:rPr>
  </w:style>
  <w:style w:type="character" w:customStyle="1" w:styleId="SubtitleChar">
    <w:name w:val="Subtitle Char"/>
    <w:basedOn w:val="DefaultParagraphFont"/>
    <w:link w:val="Subtitle"/>
    <w:uiPriority w:val="11"/>
    <w:rsid w:val="00103098"/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paragraph" w:styleId="Header">
    <w:name w:val="header"/>
    <w:basedOn w:val="Normal"/>
    <w:link w:val="HeaderChar"/>
    <w:uiPriority w:val="99"/>
    <w:unhideWhenUsed/>
    <w:rsid w:val="00BF571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F571A"/>
    <w:rPr>
      <w:sz w:val="20"/>
    </w:rPr>
  </w:style>
  <w:style w:type="paragraph" w:styleId="Footer">
    <w:name w:val="footer"/>
    <w:basedOn w:val="Normal"/>
    <w:link w:val="FooterChar"/>
    <w:uiPriority w:val="99"/>
    <w:unhideWhenUsed/>
    <w:rsid w:val="00BF571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F571A"/>
    <w:rPr>
      <w:sz w:val="20"/>
    </w:rPr>
  </w:style>
  <w:style w:type="paragraph" w:styleId="Revision">
    <w:name w:val="Revision"/>
    <w:hidden/>
    <w:uiPriority w:val="99"/>
    <w:semiHidden/>
    <w:rsid w:val="00821A17"/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2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drId2" Type="http://schemas.openxmlformats.org/wordprocessingml/2006/fontTable" Target="fontTable0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B8E4E7B8EE964CA6E3F892321D241C" ma:contentTypeVersion="13" ma:contentTypeDescription="Create a new document." ma:contentTypeScope="" ma:versionID="c6d9f8b6d4949e36bd4655b4aa8e0d6b">
  <xsd:schema xmlns:xsd="http://www.w3.org/2001/XMLSchema" xmlns:xs="http://www.w3.org/2001/XMLSchema" xmlns:p="http://schemas.microsoft.com/office/2006/metadata/properties" xmlns:ns2="d473919b-ebf4-4f0d-8e45-3095723b31a9" xmlns:ns3="24965e87-5ece-45cc-a601-74006cb3a4e0" targetNamespace="http://schemas.microsoft.com/office/2006/metadata/properties" ma:root="true" ma:fieldsID="8c72f2e8dbd685c1d0c68ef81d707595" ns2:_="" ns3:_="">
    <xsd:import namespace="d473919b-ebf4-4f0d-8e45-3095723b31a9"/>
    <xsd:import namespace="24965e87-5ece-45cc-a601-74006cb3a4e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73919b-ebf4-4f0d-8e45-3095723b31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965e87-5ece-45cc-a601-74006cb3a4e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04897FD-34B0-4EB5-AA61-C7AC5E6BE25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73919b-ebf4-4f0d-8e45-3095723b31a9"/>
    <ds:schemaRef ds:uri="24965e87-5ece-45cc-a601-74006cb3a4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F4F9DDC-5F24-41DD-A394-6779E6B5871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027D957-0A02-4EFC-83DA-5D17077B3371}">
  <ds:schemaRefs>
    <ds:schemaRef ds:uri="http://www.w3.org/XML/1998/namespace"/>
    <ds:schemaRef ds:uri="24965e87-5ece-45cc-a601-74006cb3a4e0"/>
    <ds:schemaRef ds:uri="http://schemas.microsoft.com/office/2006/metadata/properties"/>
    <ds:schemaRef ds:uri="d473919b-ebf4-4f0d-8e45-3095723b31a9"/>
    <ds:schemaRef ds:uri="http://schemas.microsoft.com/office/2006/documentManagement/types"/>
    <ds:schemaRef ds:uri="http://schemas.openxmlformats.org/package/2006/metadata/core-properties"/>
    <ds:schemaRef ds:uri="http://purl.org/dc/terms/"/>
    <ds:schemaRef ds:uri="http://purl.org/dc/elements/1.1/"/>
    <ds:schemaRef ds:uri="http://purl.org/dc/dcmitype/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82</Words>
  <Characters>469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Wilson Elser Moskowitz Edelman and Dicker LLP</Company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Carla Marie G. Bersales</cp:lastModifiedBy>
  <cp:revision>28</cp:revision>
  <dcterms:created xsi:type="dcterms:W3CDTF">2018-10-10T01:26:00Z</dcterms:created>
  <dcterms:modified xsi:type="dcterms:W3CDTF">2022-03-04T04:04:00Z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WDocID">
    <vt:lpwstr>1270394v.1</vt:lpwstr>
  </property>
  <property fmtid="{D5CDD505-2E9C-101B-9397-08002B2CF9AE}" pid="3" name="ContentTypeId">
    <vt:lpwstr>0x010100CFB8E4E7B8EE964CA6E3F892321D241C</vt:lpwstr>
  </property>
</Properties>
</file>